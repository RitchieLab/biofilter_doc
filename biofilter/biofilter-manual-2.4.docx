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1ED679A" w14:textId="77777777" w:rsidR="00FA1623" w:rsidRDefault="00FA1623">
      <w:pPr>
        <w:rPr>
          <w:rFonts w:cs="Times New Roman"/>
        </w:rPr>
      </w:pPr>
    </w:p>
    <w:p w14:paraId="0005D1DC" w14:textId="77777777" w:rsidR="00D02EDD" w:rsidRDefault="00D02EDD">
      <w:pPr>
        <w:rPr>
          <w:rFonts w:cs="Times New Roman"/>
        </w:rPr>
      </w:pPr>
    </w:p>
    <w:p w14:paraId="7A50A20F" w14:textId="77777777" w:rsidR="00D02EDD" w:rsidRDefault="00D02EDD">
      <w:pPr>
        <w:rPr>
          <w:rFonts w:cs="Times New Roman"/>
        </w:rPr>
      </w:pPr>
    </w:p>
    <w:p w14:paraId="0266220D" w14:textId="77777777" w:rsidR="00D02EDD" w:rsidRDefault="00D02EDD">
      <w:pPr>
        <w:rPr>
          <w:rFonts w:cs="Times New Roman"/>
        </w:rPr>
      </w:pPr>
    </w:p>
    <w:p w14:paraId="2334ECB8" w14:textId="77777777" w:rsidR="00D02EDD" w:rsidRDefault="00D02EDD">
      <w:pPr>
        <w:rPr>
          <w:rFonts w:cs="Times New Roman"/>
        </w:rPr>
      </w:pPr>
    </w:p>
    <w:p w14:paraId="406A17D4" w14:textId="77777777" w:rsidR="00D02EDD" w:rsidRDefault="00D02EDD">
      <w:pPr>
        <w:rPr>
          <w:rFonts w:cs="Times New Roman"/>
        </w:rPr>
      </w:pPr>
    </w:p>
    <w:p w14:paraId="4120E759" w14:textId="77777777" w:rsidR="00D02EDD" w:rsidRDefault="00D02EDD">
      <w:pPr>
        <w:rPr>
          <w:rFonts w:cs="Times New Roman"/>
        </w:rPr>
      </w:pPr>
    </w:p>
    <w:p w14:paraId="2658182D" w14:textId="77777777" w:rsidR="00D02EDD" w:rsidRDefault="00D02EDD">
      <w:pPr>
        <w:rPr>
          <w:rFonts w:cs="Times New Roman"/>
        </w:rPr>
      </w:pPr>
    </w:p>
    <w:p w14:paraId="1CA43DD5" w14:textId="77777777" w:rsidR="00D02EDD" w:rsidRDefault="00D02EDD">
      <w:pPr>
        <w:rPr>
          <w:rFonts w:cs="Times New Roman"/>
        </w:rPr>
      </w:pPr>
    </w:p>
    <w:p w14:paraId="63E4D2CB" w14:textId="77777777" w:rsidR="00D02EDD" w:rsidRPr="00C5773D" w:rsidRDefault="00D02EDD">
      <w:pPr>
        <w:rPr>
          <w:rFonts w:cs="Times New Roman"/>
        </w:rPr>
      </w:pPr>
    </w:p>
    <w:p w14:paraId="3347A400" w14:textId="372C0219" w:rsidR="00D02EDD" w:rsidRDefault="00D26325" w:rsidP="00D26325">
      <w:pPr>
        <w:jc w:val="center"/>
        <w:rPr>
          <w:rFonts w:ascii="Goudy Old Style" w:hAnsi="Goudy Old Style" w:cs="Didot"/>
          <w:b/>
          <w:bCs/>
          <w:sz w:val="48"/>
          <w:szCs w:val="48"/>
        </w:rPr>
      </w:pPr>
      <w:r w:rsidRPr="00CD5EF8">
        <w:rPr>
          <w:rFonts w:ascii="Goudy Old Style" w:hAnsi="Goudy Old Style" w:cs="Didot"/>
          <w:b/>
          <w:bCs/>
          <w:sz w:val="48"/>
          <w:szCs w:val="48"/>
        </w:rPr>
        <w:t>Biofilter</w:t>
      </w:r>
    </w:p>
    <w:p w14:paraId="3E70B3A2" w14:textId="2E593733" w:rsidR="00D26325" w:rsidRPr="00CD5EF8" w:rsidRDefault="00D26325" w:rsidP="00D26325">
      <w:pPr>
        <w:jc w:val="center"/>
        <w:rPr>
          <w:rFonts w:ascii="Goudy Old Style" w:hAnsi="Goudy Old Style" w:cs="Didot"/>
          <w:b/>
          <w:bCs/>
          <w:sz w:val="48"/>
          <w:szCs w:val="48"/>
        </w:rPr>
      </w:pPr>
      <w:r w:rsidRPr="00CD5EF8">
        <w:rPr>
          <w:rFonts w:ascii="Goudy Old Style" w:hAnsi="Goudy Old Style" w:cs="Didot"/>
          <w:b/>
          <w:bCs/>
          <w:sz w:val="48"/>
          <w:szCs w:val="48"/>
        </w:rPr>
        <w:t>User</w:t>
      </w:r>
      <w:r w:rsidR="00D02EDD">
        <w:rPr>
          <w:rFonts w:ascii="Goudy Old Style" w:hAnsi="Goudy Old Style" w:cs="Didot"/>
          <w:b/>
          <w:bCs/>
          <w:sz w:val="48"/>
          <w:szCs w:val="48"/>
        </w:rPr>
        <w:t>’s</w:t>
      </w:r>
      <w:r w:rsidRPr="00CD5EF8">
        <w:rPr>
          <w:rFonts w:ascii="Goudy Old Style" w:hAnsi="Goudy Old Style" w:cs="Didot"/>
          <w:b/>
          <w:bCs/>
          <w:sz w:val="48"/>
          <w:szCs w:val="48"/>
        </w:rPr>
        <w:t xml:space="preserve"> </w:t>
      </w:r>
      <w:r w:rsidR="00D02EDD">
        <w:rPr>
          <w:rFonts w:ascii="Goudy Old Style" w:hAnsi="Goudy Old Style" w:cs="Didot"/>
          <w:b/>
          <w:bCs/>
          <w:sz w:val="48"/>
          <w:szCs w:val="48"/>
        </w:rPr>
        <w:t>G</w:t>
      </w:r>
      <w:r w:rsidRPr="00CD5EF8">
        <w:rPr>
          <w:rFonts w:ascii="Goudy Old Style" w:hAnsi="Goudy Old Style" w:cs="Didot"/>
          <w:b/>
          <w:bCs/>
          <w:sz w:val="48"/>
          <w:szCs w:val="48"/>
        </w:rPr>
        <w:t>uide</w:t>
      </w:r>
    </w:p>
    <w:p w14:paraId="7BCF10F2" w14:textId="77777777" w:rsidR="00D02EDD" w:rsidRDefault="00D02EDD">
      <w:pPr>
        <w:widowControl/>
        <w:suppressAutoHyphens w:val="0"/>
        <w:rPr>
          <w:rFonts w:cs="Times New Roman"/>
        </w:rPr>
      </w:pPr>
    </w:p>
    <w:p w14:paraId="51CA105F" w14:textId="77777777" w:rsidR="00D02EDD" w:rsidRDefault="00D02EDD">
      <w:pPr>
        <w:widowControl/>
        <w:suppressAutoHyphens w:val="0"/>
        <w:rPr>
          <w:rFonts w:cs="Times New Roman"/>
        </w:rPr>
      </w:pPr>
    </w:p>
    <w:p w14:paraId="4FE2DB1C" w14:textId="77777777" w:rsidR="00D02EDD" w:rsidRDefault="00D02EDD">
      <w:pPr>
        <w:widowControl/>
        <w:suppressAutoHyphens w:val="0"/>
        <w:rPr>
          <w:rFonts w:cs="Times New Roman"/>
        </w:rPr>
      </w:pPr>
    </w:p>
    <w:p w14:paraId="4CFCAFC4" w14:textId="77777777" w:rsidR="00D02EDD" w:rsidRDefault="00D02EDD">
      <w:pPr>
        <w:widowControl/>
        <w:suppressAutoHyphens w:val="0"/>
        <w:rPr>
          <w:rFonts w:cs="Times New Roman"/>
        </w:rPr>
      </w:pPr>
    </w:p>
    <w:p w14:paraId="14EFCFF1" w14:textId="77777777" w:rsidR="00D02EDD" w:rsidRDefault="00D02EDD">
      <w:pPr>
        <w:widowControl/>
        <w:suppressAutoHyphens w:val="0"/>
        <w:rPr>
          <w:rFonts w:cs="Times New Roman"/>
        </w:rPr>
      </w:pPr>
    </w:p>
    <w:p w14:paraId="4F090CF1" w14:textId="77777777" w:rsidR="00D02EDD" w:rsidRDefault="00D02EDD">
      <w:pPr>
        <w:widowControl/>
        <w:suppressAutoHyphens w:val="0"/>
        <w:rPr>
          <w:rFonts w:cs="Times New Roman"/>
        </w:rPr>
      </w:pPr>
    </w:p>
    <w:p w14:paraId="294262D4" w14:textId="77777777" w:rsidR="00D02EDD" w:rsidRDefault="00D02EDD">
      <w:pPr>
        <w:widowControl/>
        <w:suppressAutoHyphens w:val="0"/>
        <w:rPr>
          <w:rFonts w:cs="Times New Roman"/>
        </w:rPr>
      </w:pPr>
    </w:p>
    <w:p w14:paraId="72D61A5B" w14:textId="77777777" w:rsidR="00D02EDD" w:rsidRDefault="00D02EDD">
      <w:pPr>
        <w:widowControl/>
        <w:suppressAutoHyphens w:val="0"/>
        <w:rPr>
          <w:rFonts w:cs="Times New Roman"/>
        </w:rPr>
      </w:pPr>
    </w:p>
    <w:p w14:paraId="1ABE0FDE" w14:textId="77777777" w:rsidR="00D02EDD" w:rsidRDefault="00D02EDD">
      <w:pPr>
        <w:widowControl/>
        <w:suppressAutoHyphens w:val="0"/>
        <w:rPr>
          <w:rFonts w:cs="Times New Roman"/>
        </w:rPr>
      </w:pPr>
    </w:p>
    <w:p w14:paraId="08738667" w14:textId="77777777" w:rsidR="00D02EDD" w:rsidRDefault="00D02EDD">
      <w:pPr>
        <w:widowControl/>
        <w:suppressAutoHyphens w:val="0"/>
        <w:rPr>
          <w:rFonts w:cs="Times New Roman"/>
        </w:rPr>
      </w:pPr>
    </w:p>
    <w:p w14:paraId="2E50BF73" w14:textId="77777777" w:rsidR="00D02EDD" w:rsidRDefault="00D02EDD">
      <w:pPr>
        <w:widowControl/>
        <w:suppressAutoHyphens w:val="0"/>
        <w:rPr>
          <w:rFonts w:cs="Times New Roman"/>
        </w:rPr>
      </w:pPr>
    </w:p>
    <w:p w14:paraId="6ACD5E50" w14:textId="77777777" w:rsidR="00D02EDD" w:rsidRDefault="00D02EDD">
      <w:pPr>
        <w:widowControl/>
        <w:suppressAutoHyphens w:val="0"/>
        <w:rPr>
          <w:rFonts w:cs="Times New Roman"/>
        </w:rPr>
      </w:pPr>
    </w:p>
    <w:p w14:paraId="63A82476" w14:textId="77777777" w:rsidR="00D02EDD" w:rsidRDefault="00D02EDD">
      <w:pPr>
        <w:widowControl/>
        <w:suppressAutoHyphens w:val="0"/>
        <w:rPr>
          <w:rFonts w:cs="Times New Roman"/>
        </w:rPr>
      </w:pPr>
    </w:p>
    <w:p w14:paraId="632790D4" w14:textId="77777777" w:rsidR="00D02EDD" w:rsidRDefault="00D02EDD">
      <w:pPr>
        <w:widowControl/>
        <w:suppressAutoHyphens w:val="0"/>
        <w:rPr>
          <w:rFonts w:cs="Times New Roman"/>
        </w:rPr>
      </w:pPr>
    </w:p>
    <w:p w14:paraId="7FEBFF56" w14:textId="77777777" w:rsidR="00D02EDD" w:rsidRDefault="00D02EDD">
      <w:pPr>
        <w:widowControl/>
        <w:suppressAutoHyphens w:val="0"/>
        <w:rPr>
          <w:rFonts w:cs="Times New Roman"/>
        </w:rPr>
      </w:pPr>
    </w:p>
    <w:p w14:paraId="1BAF7CC8" w14:textId="77777777" w:rsidR="00D02EDD" w:rsidRDefault="00D02EDD">
      <w:pPr>
        <w:widowControl/>
        <w:suppressAutoHyphens w:val="0"/>
        <w:rPr>
          <w:rFonts w:cs="Times New Roman"/>
        </w:rPr>
      </w:pPr>
    </w:p>
    <w:p w14:paraId="52F7CD39" w14:textId="624A1753" w:rsidR="00D02EDD" w:rsidRDefault="00D02EDD" w:rsidP="00943DD1">
      <w:pPr>
        <w:widowControl/>
        <w:suppressAutoHyphens w:val="0"/>
        <w:jc w:val="center"/>
        <w:rPr>
          <w:rFonts w:ascii="Goudy Old Style" w:hAnsi="Goudy Old Style" w:cs="Times New Roman"/>
          <w:sz w:val="36"/>
          <w:szCs w:val="36"/>
        </w:rPr>
      </w:pPr>
      <w:r w:rsidRPr="00943DD1">
        <w:rPr>
          <w:rFonts w:ascii="Goudy Old Style" w:hAnsi="Goudy Old Style" w:cs="Times New Roman"/>
          <w:sz w:val="36"/>
          <w:szCs w:val="36"/>
        </w:rPr>
        <w:t>version 2.</w:t>
      </w:r>
      <w:del w:id="0" w:author="Alexander Thomas Frase" w:date="2016-03-10T11:24:00Z">
        <w:r w:rsidR="00357A70" w:rsidDel="00D223A5">
          <w:rPr>
            <w:rFonts w:ascii="Goudy Old Style" w:hAnsi="Goudy Old Style" w:cs="Times New Roman"/>
            <w:sz w:val="36"/>
            <w:szCs w:val="36"/>
          </w:rPr>
          <w:delText>2</w:delText>
        </w:r>
      </w:del>
      <w:ins w:id="1" w:author="Alexander Thomas Frase" w:date="2016-03-10T11:24:00Z">
        <w:r w:rsidR="00D223A5">
          <w:rPr>
            <w:rFonts w:ascii="Goudy Old Style" w:hAnsi="Goudy Old Style" w:cs="Times New Roman"/>
            <w:sz w:val="36"/>
            <w:szCs w:val="36"/>
          </w:rPr>
          <w:t>4</w:t>
        </w:r>
      </w:ins>
    </w:p>
    <w:p w14:paraId="30CD8712" w14:textId="77777777" w:rsidR="00E834E3" w:rsidRPr="00943DD1" w:rsidRDefault="00E834E3" w:rsidP="00943DD1">
      <w:pPr>
        <w:widowControl/>
        <w:suppressAutoHyphens w:val="0"/>
        <w:jc w:val="center"/>
        <w:rPr>
          <w:rFonts w:ascii="Goudy Old Style" w:hAnsi="Goudy Old Style" w:cs="Times New Roman"/>
          <w:sz w:val="36"/>
          <w:szCs w:val="36"/>
        </w:rPr>
      </w:pPr>
    </w:p>
    <w:p w14:paraId="7A91B37D" w14:textId="0A520D6E" w:rsidR="00696002" w:rsidRDefault="00E76925" w:rsidP="002E16CC">
      <w:pPr>
        <w:widowControl/>
        <w:suppressAutoHyphens w:val="0"/>
        <w:jc w:val="center"/>
        <w:rPr>
          <w:rFonts w:cs="Times New Roman"/>
        </w:rPr>
      </w:pPr>
      <w:r w:rsidRPr="00D217D5">
        <w:rPr>
          <w:rFonts w:ascii="Goudy Old Style" w:hAnsi="Goudy Old Style" w:cs="Didot"/>
          <w:b/>
          <w:bCs/>
          <w:i/>
        </w:rPr>
        <w:t>The information contained in this document is the sole property of the lab of Dr. Marylyn Ritchi</w:t>
      </w:r>
      <w:r>
        <w:rPr>
          <w:rFonts w:ascii="Goudy Old Style" w:hAnsi="Goudy Old Style" w:cs="Didot"/>
          <w:b/>
          <w:bCs/>
          <w:i/>
        </w:rPr>
        <w:t xml:space="preserve">e Unauthorized reproduction is prohibited. Last updated </w:t>
      </w:r>
      <w:del w:id="2" w:author="Alexander Thomas Frase" w:date="2016-03-10T11:30:00Z">
        <w:r w:rsidR="00357A70" w:rsidDel="00D223A5">
          <w:rPr>
            <w:rFonts w:ascii="Goudy Old Style" w:hAnsi="Goudy Old Style" w:cs="Didot"/>
            <w:b/>
            <w:bCs/>
            <w:i/>
          </w:rPr>
          <w:delText>May 21, 2014</w:delText>
        </w:r>
      </w:del>
      <w:ins w:id="3" w:author="Alexander Thomas Frase" w:date="2016-03-10T11:30:00Z">
        <w:r w:rsidR="00D223A5">
          <w:rPr>
            <w:rFonts w:ascii="Goudy Old Style" w:hAnsi="Goudy Old Style" w:cs="Didot"/>
            <w:b/>
            <w:bCs/>
            <w:i/>
          </w:rPr>
          <w:t xml:space="preserve">March </w:t>
        </w:r>
      </w:ins>
      <w:ins w:id="4" w:author="Alexander Thomas Frase" w:date="2016-03-25T15:37:00Z">
        <w:r w:rsidR="00F659E2">
          <w:rPr>
            <w:rFonts w:ascii="Goudy Old Style" w:hAnsi="Goudy Old Style" w:cs="Didot"/>
            <w:b/>
            <w:bCs/>
            <w:i/>
          </w:rPr>
          <w:t>2</w:t>
        </w:r>
      </w:ins>
      <w:ins w:id="5" w:author="Alexander Thomas Frase" w:date="2016-03-29T13:27:00Z">
        <w:r w:rsidR="00822675">
          <w:rPr>
            <w:rFonts w:ascii="Goudy Old Style" w:hAnsi="Goudy Old Style" w:cs="Didot"/>
            <w:b/>
            <w:bCs/>
            <w:i/>
          </w:rPr>
          <w:t>9</w:t>
        </w:r>
      </w:ins>
      <w:ins w:id="6" w:author="Alexander Thomas Frase" w:date="2016-03-10T11:30:00Z">
        <w:r w:rsidR="00D223A5">
          <w:rPr>
            <w:rFonts w:ascii="Goudy Old Style" w:hAnsi="Goudy Old Style" w:cs="Didot"/>
            <w:b/>
            <w:bCs/>
            <w:i/>
          </w:rPr>
          <w:t>, 2016</w:t>
        </w:r>
      </w:ins>
    </w:p>
    <w:p w14:paraId="252399BB" w14:textId="77777777" w:rsidR="00696002" w:rsidRDefault="00696002">
      <w:pPr>
        <w:widowControl/>
        <w:suppressAutoHyphens w:val="0"/>
        <w:rPr>
          <w:rFonts w:cs="Times New Roman"/>
        </w:rPr>
      </w:pPr>
      <w:r>
        <w:rPr>
          <w:rFonts w:cs="Times New Roman"/>
        </w:rPr>
        <w:br w:type="page"/>
      </w:r>
    </w:p>
    <w:sdt>
      <w:sdtPr>
        <w:rPr>
          <w:rFonts w:asciiTheme="majorHAnsi" w:eastAsia="DejaVu Sans" w:hAnsiTheme="majorHAnsi" w:cs="Lohit Devanagari"/>
          <w:b w:val="0"/>
          <w:bCs w:val="0"/>
          <w:color w:val="243F60" w:themeColor="accent1" w:themeShade="7F"/>
          <w:sz w:val="24"/>
          <w:szCs w:val="24"/>
        </w:rPr>
        <w:id w:val="903798475"/>
        <w:docPartObj>
          <w:docPartGallery w:val="Table of Contents"/>
          <w:docPartUnique/>
        </w:docPartObj>
      </w:sdtPr>
      <w:sdtEndPr>
        <w:rPr>
          <w:rFonts w:ascii="Times New Roman" w:hAnsi="Times New Roman"/>
          <w:noProof/>
        </w:rPr>
      </w:sdtEndPr>
      <w:sdtContent>
        <w:p w14:paraId="7497E419" w14:textId="707D6921" w:rsidR="00312DBC" w:rsidRDefault="00312DBC">
          <w:pPr>
            <w:pStyle w:val="TOCHeading"/>
          </w:pPr>
          <w:r>
            <w:t>Table of Contents</w:t>
          </w:r>
        </w:p>
        <w:p w14:paraId="5261FD5D" w14:textId="77777777" w:rsidR="00822675" w:rsidRDefault="00A85390">
          <w:pPr>
            <w:pStyle w:val="TOC1"/>
            <w:tabs>
              <w:tab w:val="right" w:leader="dot" w:pos="9962"/>
            </w:tabs>
            <w:rPr>
              <w:ins w:id="7" w:author="Alexander Thomas Frase" w:date="2016-03-29T13:27:00Z"/>
              <w:rFonts w:asciiTheme="minorHAnsi" w:eastAsiaTheme="minorEastAsia" w:hAnsiTheme="minorHAnsi" w:cstheme="minorBidi"/>
              <w:b w:val="0"/>
              <w:noProof/>
              <w:color w:val="auto"/>
              <w:kern w:val="0"/>
              <w:sz w:val="22"/>
              <w:szCs w:val="22"/>
              <w:lang w:eastAsia="en-US" w:bidi="ar-SA"/>
            </w:rPr>
          </w:pPr>
          <w:r>
            <w:fldChar w:fldCharType="begin"/>
          </w:r>
          <w:r>
            <w:instrText xml:space="preserve"> TOC \o "1-6" </w:instrText>
          </w:r>
          <w:r>
            <w:fldChar w:fldCharType="separate"/>
          </w:r>
          <w:ins w:id="8" w:author="Alexander Thomas Frase" w:date="2016-03-29T13:27:00Z">
            <w:r w:rsidR="00822675">
              <w:rPr>
                <w:noProof/>
              </w:rPr>
              <w:t>Introduction</w:t>
            </w:r>
            <w:r w:rsidR="00822675">
              <w:rPr>
                <w:noProof/>
              </w:rPr>
              <w:tab/>
            </w:r>
            <w:r w:rsidR="00822675">
              <w:rPr>
                <w:noProof/>
              </w:rPr>
              <w:fldChar w:fldCharType="begin"/>
            </w:r>
            <w:r w:rsidR="00822675">
              <w:rPr>
                <w:noProof/>
              </w:rPr>
              <w:instrText xml:space="preserve"> PAGEREF _Toc447021371 \h </w:instrText>
            </w:r>
            <w:r w:rsidR="00822675">
              <w:rPr>
                <w:noProof/>
              </w:rPr>
            </w:r>
          </w:ins>
          <w:r w:rsidR="00822675">
            <w:rPr>
              <w:noProof/>
            </w:rPr>
            <w:fldChar w:fldCharType="separate"/>
          </w:r>
          <w:ins w:id="9" w:author="Alexander Thomas Frase" w:date="2016-03-29T13:27:00Z">
            <w:r w:rsidR="00822675">
              <w:rPr>
                <w:noProof/>
              </w:rPr>
              <w:t>6</w:t>
            </w:r>
            <w:r w:rsidR="00822675">
              <w:rPr>
                <w:noProof/>
              </w:rPr>
              <w:fldChar w:fldCharType="end"/>
            </w:r>
          </w:ins>
        </w:p>
        <w:p w14:paraId="1441A956" w14:textId="77777777" w:rsidR="00822675" w:rsidRDefault="00822675">
          <w:pPr>
            <w:pStyle w:val="TOC2"/>
            <w:tabs>
              <w:tab w:val="right" w:leader="dot" w:pos="9962"/>
            </w:tabs>
            <w:rPr>
              <w:ins w:id="10" w:author="Alexander Thomas Frase" w:date="2016-03-29T13:27:00Z"/>
              <w:rFonts w:eastAsiaTheme="minorEastAsia" w:cstheme="minorBidi"/>
              <w:noProof/>
              <w:kern w:val="0"/>
              <w:lang w:eastAsia="en-US" w:bidi="ar-SA"/>
            </w:rPr>
          </w:pPr>
          <w:ins w:id="11" w:author="Alexander Thomas Frase" w:date="2016-03-29T13:27:00Z">
            <w:r>
              <w:rPr>
                <w:noProof/>
              </w:rPr>
              <w:t>What is Biofilter?</w:t>
            </w:r>
            <w:r>
              <w:rPr>
                <w:noProof/>
              </w:rPr>
              <w:tab/>
            </w:r>
            <w:r>
              <w:rPr>
                <w:noProof/>
              </w:rPr>
              <w:fldChar w:fldCharType="begin"/>
            </w:r>
            <w:r>
              <w:rPr>
                <w:noProof/>
              </w:rPr>
              <w:instrText xml:space="preserve"> PAGEREF _Toc447021372 \h </w:instrText>
            </w:r>
            <w:r>
              <w:rPr>
                <w:noProof/>
              </w:rPr>
            </w:r>
          </w:ins>
          <w:r>
            <w:rPr>
              <w:noProof/>
            </w:rPr>
            <w:fldChar w:fldCharType="separate"/>
          </w:r>
          <w:ins w:id="12" w:author="Alexander Thomas Frase" w:date="2016-03-29T13:27:00Z">
            <w:r>
              <w:rPr>
                <w:noProof/>
              </w:rPr>
              <w:t>6</w:t>
            </w:r>
            <w:r>
              <w:rPr>
                <w:noProof/>
              </w:rPr>
              <w:fldChar w:fldCharType="end"/>
            </w:r>
          </w:ins>
        </w:p>
        <w:p w14:paraId="360A05D6" w14:textId="77777777" w:rsidR="00822675" w:rsidRDefault="00822675">
          <w:pPr>
            <w:pStyle w:val="TOC2"/>
            <w:tabs>
              <w:tab w:val="right" w:leader="dot" w:pos="9962"/>
            </w:tabs>
            <w:rPr>
              <w:ins w:id="13" w:author="Alexander Thomas Frase" w:date="2016-03-29T13:27:00Z"/>
              <w:rFonts w:eastAsiaTheme="minorEastAsia" w:cstheme="minorBidi"/>
              <w:noProof/>
              <w:kern w:val="0"/>
              <w:lang w:eastAsia="en-US" w:bidi="ar-SA"/>
            </w:rPr>
          </w:pPr>
          <w:ins w:id="14" w:author="Alexander Thomas Frase" w:date="2016-03-29T13:27:00Z">
            <w:r>
              <w:rPr>
                <w:noProof/>
              </w:rPr>
              <w:t>Why use Biofilter?</w:t>
            </w:r>
            <w:r>
              <w:rPr>
                <w:noProof/>
              </w:rPr>
              <w:tab/>
            </w:r>
            <w:r>
              <w:rPr>
                <w:noProof/>
              </w:rPr>
              <w:fldChar w:fldCharType="begin"/>
            </w:r>
            <w:r>
              <w:rPr>
                <w:noProof/>
              </w:rPr>
              <w:instrText xml:space="preserve"> PAGEREF _Toc447021373 \h </w:instrText>
            </w:r>
            <w:r>
              <w:rPr>
                <w:noProof/>
              </w:rPr>
            </w:r>
          </w:ins>
          <w:r>
            <w:rPr>
              <w:noProof/>
            </w:rPr>
            <w:fldChar w:fldCharType="separate"/>
          </w:r>
          <w:ins w:id="15" w:author="Alexander Thomas Frase" w:date="2016-03-29T13:27:00Z">
            <w:r>
              <w:rPr>
                <w:noProof/>
              </w:rPr>
              <w:t>6</w:t>
            </w:r>
            <w:r>
              <w:rPr>
                <w:noProof/>
              </w:rPr>
              <w:fldChar w:fldCharType="end"/>
            </w:r>
          </w:ins>
        </w:p>
        <w:p w14:paraId="398EA20F" w14:textId="77777777" w:rsidR="00822675" w:rsidRDefault="00822675">
          <w:pPr>
            <w:pStyle w:val="TOC2"/>
            <w:tabs>
              <w:tab w:val="right" w:leader="dot" w:pos="9962"/>
            </w:tabs>
            <w:rPr>
              <w:ins w:id="16" w:author="Alexander Thomas Frase" w:date="2016-03-29T13:27:00Z"/>
              <w:rFonts w:eastAsiaTheme="minorEastAsia" w:cstheme="minorBidi"/>
              <w:noProof/>
              <w:kern w:val="0"/>
              <w:lang w:eastAsia="en-US" w:bidi="ar-SA"/>
            </w:rPr>
          </w:pPr>
          <w:ins w:id="17" w:author="Alexander Thomas Frase" w:date="2016-03-29T13:27:00Z">
            <w:r>
              <w:rPr>
                <w:noProof/>
              </w:rPr>
              <w:t>Library of Knowledge Integration (LOKI)</w:t>
            </w:r>
            <w:r>
              <w:rPr>
                <w:noProof/>
              </w:rPr>
              <w:tab/>
            </w:r>
            <w:r>
              <w:rPr>
                <w:noProof/>
              </w:rPr>
              <w:fldChar w:fldCharType="begin"/>
            </w:r>
            <w:r>
              <w:rPr>
                <w:noProof/>
              </w:rPr>
              <w:instrText xml:space="preserve"> PAGEREF _Toc447021374 \h </w:instrText>
            </w:r>
            <w:r>
              <w:rPr>
                <w:noProof/>
              </w:rPr>
            </w:r>
          </w:ins>
          <w:r>
            <w:rPr>
              <w:noProof/>
            </w:rPr>
            <w:fldChar w:fldCharType="separate"/>
          </w:r>
          <w:ins w:id="18" w:author="Alexander Thomas Frase" w:date="2016-03-29T13:27:00Z">
            <w:r>
              <w:rPr>
                <w:noProof/>
              </w:rPr>
              <w:t>6</w:t>
            </w:r>
            <w:r>
              <w:rPr>
                <w:noProof/>
              </w:rPr>
              <w:fldChar w:fldCharType="end"/>
            </w:r>
          </w:ins>
        </w:p>
        <w:p w14:paraId="2FEBDF95" w14:textId="77777777" w:rsidR="00822675" w:rsidRDefault="00822675">
          <w:pPr>
            <w:pStyle w:val="TOC2"/>
            <w:tabs>
              <w:tab w:val="right" w:leader="dot" w:pos="9962"/>
            </w:tabs>
            <w:rPr>
              <w:ins w:id="19" w:author="Alexander Thomas Frase" w:date="2016-03-29T13:27:00Z"/>
              <w:rFonts w:eastAsiaTheme="minorEastAsia" w:cstheme="minorBidi"/>
              <w:noProof/>
              <w:kern w:val="0"/>
              <w:lang w:eastAsia="en-US" w:bidi="ar-SA"/>
            </w:rPr>
          </w:pPr>
          <w:ins w:id="20" w:author="Alexander Thomas Frase" w:date="2016-03-29T13:27:00Z">
            <w:r>
              <w:rPr>
                <w:noProof/>
              </w:rPr>
              <w:t>Knowledge Sources</w:t>
            </w:r>
            <w:r>
              <w:rPr>
                <w:noProof/>
              </w:rPr>
              <w:tab/>
            </w:r>
            <w:r>
              <w:rPr>
                <w:noProof/>
              </w:rPr>
              <w:fldChar w:fldCharType="begin"/>
            </w:r>
            <w:r>
              <w:rPr>
                <w:noProof/>
              </w:rPr>
              <w:instrText xml:space="preserve"> PAGEREF _Toc447021375 \h </w:instrText>
            </w:r>
            <w:r>
              <w:rPr>
                <w:noProof/>
              </w:rPr>
            </w:r>
          </w:ins>
          <w:r>
            <w:rPr>
              <w:noProof/>
            </w:rPr>
            <w:fldChar w:fldCharType="separate"/>
          </w:r>
          <w:ins w:id="21" w:author="Alexander Thomas Frase" w:date="2016-03-29T13:27:00Z">
            <w:r>
              <w:rPr>
                <w:noProof/>
              </w:rPr>
              <w:t>7</w:t>
            </w:r>
            <w:r>
              <w:rPr>
                <w:noProof/>
              </w:rPr>
              <w:fldChar w:fldCharType="end"/>
            </w:r>
          </w:ins>
        </w:p>
        <w:p w14:paraId="06ED3192" w14:textId="77777777" w:rsidR="00822675" w:rsidRDefault="00822675">
          <w:pPr>
            <w:pStyle w:val="TOC2"/>
            <w:tabs>
              <w:tab w:val="right" w:leader="dot" w:pos="9962"/>
            </w:tabs>
            <w:rPr>
              <w:ins w:id="22" w:author="Alexander Thomas Frase" w:date="2016-03-29T13:27:00Z"/>
              <w:rFonts w:eastAsiaTheme="minorEastAsia" w:cstheme="minorBidi"/>
              <w:noProof/>
              <w:kern w:val="0"/>
              <w:lang w:eastAsia="en-US" w:bidi="ar-SA"/>
            </w:rPr>
          </w:pPr>
          <w:ins w:id="23" w:author="Alexander Thomas Frase" w:date="2016-03-29T13:27:00Z">
            <w:r>
              <w:rPr>
                <w:noProof/>
              </w:rPr>
              <w:t>Data Types</w:t>
            </w:r>
            <w:r>
              <w:rPr>
                <w:noProof/>
              </w:rPr>
              <w:tab/>
            </w:r>
            <w:r>
              <w:rPr>
                <w:noProof/>
              </w:rPr>
              <w:fldChar w:fldCharType="begin"/>
            </w:r>
            <w:r>
              <w:rPr>
                <w:noProof/>
              </w:rPr>
              <w:instrText xml:space="preserve"> PAGEREF _Toc447021376 \h </w:instrText>
            </w:r>
            <w:r>
              <w:rPr>
                <w:noProof/>
              </w:rPr>
            </w:r>
          </w:ins>
          <w:r>
            <w:rPr>
              <w:noProof/>
            </w:rPr>
            <w:fldChar w:fldCharType="separate"/>
          </w:r>
          <w:ins w:id="24" w:author="Alexander Thomas Frase" w:date="2016-03-29T13:27:00Z">
            <w:r>
              <w:rPr>
                <w:noProof/>
              </w:rPr>
              <w:t>8</w:t>
            </w:r>
            <w:r>
              <w:rPr>
                <w:noProof/>
              </w:rPr>
              <w:fldChar w:fldCharType="end"/>
            </w:r>
          </w:ins>
        </w:p>
        <w:p w14:paraId="54936ABB" w14:textId="77777777" w:rsidR="00822675" w:rsidRDefault="00822675">
          <w:pPr>
            <w:pStyle w:val="TOC2"/>
            <w:tabs>
              <w:tab w:val="right" w:leader="dot" w:pos="9962"/>
            </w:tabs>
            <w:rPr>
              <w:ins w:id="25" w:author="Alexander Thomas Frase" w:date="2016-03-29T13:27:00Z"/>
              <w:rFonts w:eastAsiaTheme="minorEastAsia" w:cstheme="minorBidi"/>
              <w:noProof/>
              <w:kern w:val="0"/>
              <w:lang w:eastAsia="en-US" w:bidi="ar-SA"/>
            </w:rPr>
          </w:pPr>
          <w:ins w:id="26" w:author="Alexander Thomas Frase" w:date="2016-03-29T13:27:00Z">
            <w:r>
              <w:rPr>
                <w:noProof/>
              </w:rPr>
              <w:t>Analysis Modes</w:t>
            </w:r>
            <w:r>
              <w:rPr>
                <w:noProof/>
              </w:rPr>
              <w:tab/>
            </w:r>
            <w:r>
              <w:rPr>
                <w:noProof/>
              </w:rPr>
              <w:fldChar w:fldCharType="begin"/>
            </w:r>
            <w:r>
              <w:rPr>
                <w:noProof/>
              </w:rPr>
              <w:instrText xml:space="preserve"> PAGEREF _Toc447021377 \h </w:instrText>
            </w:r>
            <w:r>
              <w:rPr>
                <w:noProof/>
              </w:rPr>
            </w:r>
          </w:ins>
          <w:r>
            <w:rPr>
              <w:noProof/>
            </w:rPr>
            <w:fldChar w:fldCharType="separate"/>
          </w:r>
          <w:ins w:id="27" w:author="Alexander Thomas Frase" w:date="2016-03-29T13:27:00Z">
            <w:r>
              <w:rPr>
                <w:noProof/>
              </w:rPr>
              <w:t>9</w:t>
            </w:r>
            <w:r>
              <w:rPr>
                <w:noProof/>
              </w:rPr>
              <w:fldChar w:fldCharType="end"/>
            </w:r>
          </w:ins>
        </w:p>
        <w:p w14:paraId="367266B8" w14:textId="77777777" w:rsidR="00822675" w:rsidRDefault="00822675">
          <w:pPr>
            <w:pStyle w:val="TOC3"/>
            <w:tabs>
              <w:tab w:val="right" w:leader="dot" w:pos="9962"/>
            </w:tabs>
            <w:rPr>
              <w:ins w:id="28" w:author="Alexander Thomas Frase" w:date="2016-03-29T13:27:00Z"/>
              <w:rFonts w:eastAsiaTheme="minorEastAsia" w:cstheme="minorBidi"/>
              <w:i w:val="0"/>
              <w:noProof/>
              <w:kern w:val="0"/>
              <w:lang w:eastAsia="en-US" w:bidi="ar-SA"/>
            </w:rPr>
          </w:pPr>
          <w:ins w:id="29" w:author="Alexander Thomas Frase" w:date="2016-03-29T13:27:00Z">
            <w:r>
              <w:rPr>
                <w:noProof/>
              </w:rPr>
              <w:t>Filtering</w:t>
            </w:r>
            <w:r>
              <w:rPr>
                <w:noProof/>
              </w:rPr>
              <w:tab/>
            </w:r>
            <w:r>
              <w:rPr>
                <w:noProof/>
              </w:rPr>
              <w:fldChar w:fldCharType="begin"/>
            </w:r>
            <w:r>
              <w:rPr>
                <w:noProof/>
              </w:rPr>
              <w:instrText xml:space="preserve"> PAGEREF _Toc447021378 \h </w:instrText>
            </w:r>
            <w:r>
              <w:rPr>
                <w:noProof/>
              </w:rPr>
            </w:r>
          </w:ins>
          <w:r>
            <w:rPr>
              <w:noProof/>
            </w:rPr>
            <w:fldChar w:fldCharType="separate"/>
          </w:r>
          <w:ins w:id="30" w:author="Alexander Thomas Frase" w:date="2016-03-29T13:27:00Z">
            <w:r>
              <w:rPr>
                <w:noProof/>
              </w:rPr>
              <w:t>9</w:t>
            </w:r>
            <w:r>
              <w:rPr>
                <w:noProof/>
              </w:rPr>
              <w:fldChar w:fldCharType="end"/>
            </w:r>
          </w:ins>
        </w:p>
        <w:p w14:paraId="5DDB7211" w14:textId="77777777" w:rsidR="00822675" w:rsidRDefault="00822675">
          <w:pPr>
            <w:pStyle w:val="TOC3"/>
            <w:tabs>
              <w:tab w:val="right" w:leader="dot" w:pos="9962"/>
            </w:tabs>
            <w:rPr>
              <w:ins w:id="31" w:author="Alexander Thomas Frase" w:date="2016-03-29T13:27:00Z"/>
              <w:rFonts w:eastAsiaTheme="minorEastAsia" w:cstheme="minorBidi"/>
              <w:i w:val="0"/>
              <w:noProof/>
              <w:kern w:val="0"/>
              <w:lang w:eastAsia="en-US" w:bidi="ar-SA"/>
            </w:rPr>
          </w:pPr>
          <w:ins w:id="32" w:author="Alexander Thomas Frase" w:date="2016-03-29T13:27:00Z">
            <w:r>
              <w:rPr>
                <w:noProof/>
              </w:rPr>
              <w:t>Annotation</w:t>
            </w:r>
            <w:r>
              <w:rPr>
                <w:noProof/>
              </w:rPr>
              <w:tab/>
            </w:r>
            <w:r>
              <w:rPr>
                <w:noProof/>
              </w:rPr>
              <w:fldChar w:fldCharType="begin"/>
            </w:r>
            <w:r>
              <w:rPr>
                <w:noProof/>
              </w:rPr>
              <w:instrText xml:space="preserve"> PAGEREF _Toc447021379 \h </w:instrText>
            </w:r>
            <w:r>
              <w:rPr>
                <w:noProof/>
              </w:rPr>
            </w:r>
          </w:ins>
          <w:r>
            <w:rPr>
              <w:noProof/>
            </w:rPr>
            <w:fldChar w:fldCharType="separate"/>
          </w:r>
          <w:ins w:id="33" w:author="Alexander Thomas Frase" w:date="2016-03-29T13:27:00Z">
            <w:r>
              <w:rPr>
                <w:noProof/>
              </w:rPr>
              <w:t>9</w:t>
            </w:r>
            <w:r>
              <w:rPr>
                <w:noProof/>
              </w:rPr>
              <w:fldChar w:fldCharType="end"/>
            </w:r>
          </w:ins>
        </w:p>
        <w:p w14:paraId="46B3CC1E" w14:textId="77777777" w:rsidR="00822675" w:rsidRDefault="00822675">
          <w:pPr>
            <w:pStyle w:val="TOC3"/>
            <w:tabs>
              <w:tab w:val="right" w:leader="dot" w:pos="9962"/>
            </w:tabs>
            <w:rPr>
              <w:ins w:id="34" w:author="Alexander Thomas Frase" w:date="2016-03-29T13:27:00Z"/>
              <w:rFonts w:eastAsiaTheme="minorEastAsia" w:cstheme="minorBidi"/>
              <w:i w:val="0"/>
              <w:noProof/>
              <w:kern w:val="0"/>
              <w:lang w:eastAsia="en-US" w:bidi="ar-SA"/>
            </w:rPr>
          </w:pPr>
          <w:ins w:id="35" w:author="Alexander Thomas Frase" w:date="2016-03-29T13:27:00Z">
            <w:r>
              <w:rPr>
                <w:noProof/>
              </w:rPr>
              <w:t>Modeling</w:t>
            </w:r>
            <w:r>
              <w:rPr>
                <w:noProof/>
              </w:rPr>
              <w:tab/>
            </w:r>
            <w:r>
              <w:rPr>
                <w:noProof/>
              </w:rPr>
              <w:fldChar w:fldCharType="begin"/>
            </w:r>
            <w:r>
              <w:rPr>
                <w:noProof/>
              </w:rPr>
              <w:instrText xml:space="preserve"> PAGEREF _Toc447021380 \h </w:instrText>
            </w:r>
            <w:r>
              <w:rPr>
                <w:noProof/>
              </w:rPr>
            </w:r>
          </w:ins>
          <w:r>
            <w:rPr>
              <w:noProof/>
            </w:rPr>
            <w:fldChar w:fldCharType="separate"/>
          </w:r>
          <w:ins w:id="36" w:author="Alexander Thomas Frase" w:date="2016-03-29T13:27:00Z">
            <w:r>
              <w:rPr>
                <w:noProof/>
              </w:rPr>
              <w:t>10</w:t>
            </w:r>
            <w:r>
              <w:rPr>
                <w:noProof/>
              </w:rPr>
              <w:fldChar w:fldCharType="end"/>
            </w:r>
          </w:ins>
        </w:p>
        <w:p w14:paraId="7AAA81D9" w14:textId="77777777" w:rsidR="00822675" w:rsidRDefault="00822675">
          <w:pPr>
            <w:pStyle w:val="TOC2"/>
            <w:tabs>
              <w:tab w:val="right" w:leader="dot" w:pos="9962"/>
            </w:tabs>
            <w:rPr>
              <w:ins w:id="37" w:author="Alexander Thomas Frase" w:date="2016-03-29T13:27:00Z"/>
              <w:rFonts w:eastAsiaTheme="minorEastAsia" w:cstheme="minorBidi"/>
              <w:noProof/>
              <w:kern w:val="0"/>
              <w:lang w:eastAsia="en-US" w:bidi="ar-SA"/>
            </w:rPr>
          </w:pPr>
          <w:ins w:id="38" w:author="Alexander Thomas Frase" w:date="2016-03-29T13:27:00Z">
            <w:r>
              <w:rPr>
                <w:noProof/>
              </w:rPr>
              <w:t>Primary and Alternate Input Datasets</w:t>
            </w:r>
            <w:r>
              <w:rPr>
                <w:noProof/>
              </w:rPr>
              <w:tab/>
            </w:r>
            <w:r>
              <w:rPr>
                <w:noProof/>
              </w:rPr>
              <w:fldChar w:fldCharType="begin"/>
            </w:r>
            <w:r>
              <w:rPr>
                <w:noProof/>
              </w:rPr>
              <w:instrText xml:space="preserve"> PAGEREF _Toc447021381 \h </w:instrText>
            </w:r>
            <w:r>
              <w:rPr>
                <w:noProof/>
              </w:rPr>
            </w:r>
          </w:ins>
          <w:r>
            <w:rPr>
              <w:noProof/>
            </w:rPr>
            <w:fldChar w:fldCharType="separate"/>
          </w:r>
          <w:ins w:id="39" w:author="Alexander Thomas Frase" w:date="2016-03-29T13:27:00Z">
            <w:r>
              <w:rPr>
                <w:noProof/>
              </w:rPr>
              <w:t>10</w:t>
            </w:r>
            <w:r>
              <w:rPr>
                <w:noProof/>
              </w:rPr>
              <w:fldChar w:fldCharType="end"/>
            </w:r>
          </w:ins>
        </w:p>
        <w:p w14:paraId="7A4451B2" w14:textId="77777777" w:rsidR="00822675" w:rsidRDefault="00822675">
          <w:pPr>
            <w:pStyle w:val="TOC2"/>
            <w:tabs>
              <w:tab w:val="right" w:leader="dot" w:pos="9962"/>
            </w:tabs>
            <w:rPr>
              <w:ins w:id="40" w:author="Alexander Thomas Frase" w:date="2016-03-29T13:27:00Z"/>
              <w:rFonts w:eastAsiaTheme="minorEastAsia" w:cstheme="minorBidi"/>
              <w:noProof/>
              <w:kern w:val="0"/>
              <w:lang w:eastAsia="en-US" w:bidi="ar-SA"/>
            </w:rPr>
          </w:pPr>
          <w:ins w:id="41" w:author="Alexander Thomas Frase" w:date="2016-03-29T13:27:00Z">
            <w:r>
              <w:rPr>
                <w:noProof/>
              </w:rPr>
              <w:t>Identifiers</w:t>
            </w:r>
            <w:r>
              <w:rPr>
                <w:noProof/>
              </w:rPr>
              <w:tab/>
            </w:r>
            <w:r>
              <w:rPr>
                <w:noProof/>
              </w:rPr>
              <w:fldChar w:fldCharType="begin"/>
            </w:r>
            <w:r>
              <w:rPr>
                <w:noProof/>
              </w:rPr>
              <w:instrText xml:space="preserve"> PAGEREF _Toc447021382 \h </w:instrText>
            </w:r>
            <w:r>
              <w:rPr>
                <w:noProof/>
              </w:rPr>
            </w:r>
          </w:ins>
          <w:r>
            <w:rPr>
              <w:noProof/>
            </w:rPr>
            <w:fldChar w:fldCharType="separate"/>
          </w:r>
          <w:ins w:id="42" w:author="Alexander Thomas Frase" w:date="2016-03-29T13:27:00Z">
            <w:r>
              <w:rPr>
                <w:noProof/>
              </w:rPr>
              <w:t>11</w:t>
            </w:r>
            <w:r>
              <w:rPr>
                <w:noProof/>
              </w:rPr>
              <w:fldChar w:fldCharType="end"/>
            </w:r>
          </w:ins>
        </w:p>
        <w:p w14:paraId="29FF2136" w14:textId="77777777" w:rsidR="00822675" w:rsidRDefault="00822675">
          <w:pPr>
            <w:pStyle w:val="TOC1"/>
            <w:tabs>
              <w:tab w:val="right" w:leader="dot" w:pos="9962"/>
            </w:tabs>
            <w:rPr>
              <w:ins w:id="43" w:author="Alexander Thomas Frase" w:date="2016-03-29T13:27:00Z"/>
              <w:rFonts w:asciiTheme="minorHAnsi" w:eastAsiaTheme="minorEastAsia" w:hAnsiTheme="minorHAnsi" w:cstheme="minorBidi"/>
              <w:b w:val="0"/>
              <w:noProof/>
              <w:color w:val="auto"/>
              <w:kern w:val="0"/>
              <w:sz w:val="22"/>
              <w:szCs w:val="22"/>
              <w:lang w:eastAsia="en-US" w:bidi="ar-SA"/>
            </w:rPr>
          </w:pPr>
          <w:ins w:id="44" w:author="Alexander Thomas Frase" w:date="2016-03-29T13:27:00Z">
            <w:r>
              <w:rPr>
                <w:noProof/>
              </w:rPr>
              <w:t>Installation &amp; Setup</w:t>
            </w:r>
            <w:r>
              <w:rPr>
                <w:noProof/>
              </w:rPr>
              <w:tab/>
            </w:r>
            <w:r>
              <w:rPr>
                <w:noProof/>
              </w:rPr>
              <w:fldChar w:fldCharType="begin"/>
            </w:r>
            <w:r>
              <w:rPr>
                <w:noProof/>
              </w:rPr>
              <w:instrText xml:space="preserve"> PAGEREF _Toc447021383 \h </w:instrText>
            </w:r>
            <w:r>
              <w:rPr>
                <w:noProof/>
              </w:rPr>
            </w:r>
          </w:ins>
          <w:r>
            <w:rPr>
              <w:noProof/>
            </w:rPr>
            <w:fldChar w:fldCharType="separate"/>
          </w:r>
          <w:ins w:id="45" w:author="Alexander Thomas Frase" w:date="2016-03-29T13:27:00Z">
            <w:r>
              <w:rPr>
                <w:noProof/>
              </w:rPr>
              <w:t>12</w:t>
            </w:r>
            <w:r>
              <w:rPr>
                <w:noProof/>
              </w:rPr>
              <w:fldChar w:fldCharType="end"/>
            </w:r>
          </w:ins>
        </w:p>
        <w:p w14:paraId="3BA9DEB9" w14:textId="77777777" w:rsidR="00822675" w:rsidRDefault="00822675">
          <w:pPr>
            <w:pStyle w:val="TOC2"/>
            <w:tabs>
              <w:tab w:val="right" w:leader="dot" w:pos="9962"/>
            </w:tabs>
            <w:rPr>
              <w:ins w:id="46" w:author="Alexander Thomas Frase" w:date="2016-03-29T13:27:00Z"/>
              <w:rFonts w:eastAsiaTheme="minorEastAsia" w:cstheme="minorBidi"/>
              <w:noProof/>
              <w:kern w:val="0"/>
              <w:lang w:eastAsia="en-US" w:bidi="ar-SA"/>
            </w:rPr>
          </w:pPr>
          <w:ins w:id="47" w:author="Alexander Thomas Frase" w:date="2016-03-29T13:27:00Z">
            <w:r>
              <w:rPr>
                <w:noProof/>
              </w:rPr>
              <w:t>Prerequisites</w:t>
            </w:r>
            <w:r>
              <w:rPr>
                <w:noProof/>
              </w:rPr>
              <w:tab/>
            </w:r>
            <w:r>
              <w:rPr>
                <w:noProof/>
              </w:rPr>
              <w:fldChar w:fldCharType="begin"/>
            </w:r>
            <w:r>
              <w:rPr>
                <w:noProof/>
              </w:rPr>
              <w:instrText xml:space="preserve"> PAGEREF _Toc447021384 \h </w:instrText>
            </w:r>
            <w:r>
              <w:rPr>
                <w:noProof/>
              </w:rPr>
            </w:r>
          </w:ins>
          <w:r>
            <w:rPr>
              <w:noProof/>
            </w:rPr>
            <w:fldChar w:fldCharType="separate"/>
          </w:r>
          <w:ins w:id="48" w:author="Alexander Thomas Frase" w:date="2016-03-29T13:27:00Z">
            <w:r>
              <w:rPr>
                <w:noProof/>
              </w:rPr>
              <w:t>12</w:t>
            </w:r>
            <w:r>
              <w:rPr>
                <w:noProof/>
              </w:rPr>
              <w:fldChar w:fldCharType="end"/>
            </w:r>
          </w:ins>
        </w:p>
        <w:p w14:paraId="7ED22B55" w14:textId="77777777" w:rsidR="00822675" w:rsidRDefault="00822675">
          <w:pPr>
            <w:pStyle w:val="TOC2"/>
            <w:tabs>
              <w:tab w:val="right" w:leader="dot" w:pos="9962"/>
            </w:tabs>
            <w:rPr>
              <w:ins w:id="49" w:author="Alexander Thomas Frase" w:date="2016-03-29T13:27:00Z"/>
              <w:rFonts w:eastAsiaTheme="minorEastAsia" w:cstheme="minorBidi"/>
              <w:noProof/>
              <w:kern w:val="0"/>
              <w:lang w:eastAsia="en-US" w:bidi="ar-SA"/>
            </w:rPr>
          </w:pPr>
          <w:ins w:id="50" w:author="Alexander Thomas Frase" w:date="2016-03-29T13:27:00Z">
            <w:r>
              <w:rPr>
                <w:noProof/>
              </w:rPr>
              <w:t>Platforms</w:t>
            </w:r>
            <w:r>
              <w:rPr>
                <w:noProof/>
              </w:rPr>
              <w:tab/>
            </w:r>
            <w:r>
              <w:rPr>
                <w:noProof/>
              </w:rPr>
              <w:fldChar w:fldCharType="begin"/>
            </w:r>
            <w:r>
              <w:rPr>
                <w:noProof/>
              </w:rPr>
              <w:instrText xml:space="preserve"> PAGEREF _Toc447021385 \h </w:instrText>
            </w:r>
            <w:r>
              <w:rPr>
                <w:noProof/>
              </w:rPr>
            </w:r>
          </w:ins>
          <w:r>
            <w:rPr>
              <w:noProof/>
            </w:rPr>
            <w:fldChar w:fldCharType="separate"/>
          </w:r>
          <w:ins w:id="51" w:author="Alexander Thomas Frase" w:date="2016-03-29T13:27:00Z">
            <w:r>
              <w:rPr>
                <w:noProof/>
              </w:rPr>
              <w:t>12</w:t>
            </w:r>
            <w:r>
              <w:rPr>
                <w:noProof/>
              </w:rPr>
              <w:fldChar w:fldCharType="end"/>
            </w:r>
          </w:ins>
        </w:p>
        <w:p w14:paraId="5FD54AB2" w14:textId="77777777" w:rsidR="00822675" w:rsidRDefault="00822675">
          <w:pPr>
            <w:pStyle w:val="TOC2"/>
            <w:tabs>
              <w:tab w:val="right" w:leader="dot" w:pos="9962"/>
            </w:tabs>
            <w:rPr>
              <w:ins w:id="52" w:author="Alexander Thomas Frase" w:date="2016-03-29T13:27:00Z"/>
              <w:rFonts w:eastAsiaTheme="minorEastAsia" w:cstheme="minorBidi"/>
              <w:noProof/>
              <w:kern w:val="0"/>
              <w:lang w:eastAsia="en-US" w:bidi="ar-SA"/>
            </w:rPr>
          </w:pPr>
          <w:ins w:id="53" w:author="Alexander Thomas Frase" w:date="2016-03-29T13:27:00Z">
            <w:r>
              <w:rPr>
                <w:noProof/>
              </w:rPr>
              <w:t>Installing Biofilter</w:t>
            </w:r>
            <w:r>
              <w:rPr>
                <w:noProof/>
              </w:rPr>
              <w:tab/>
            </w:r>
            <w:r>
              <w:rPr>
                <w:noProof/>
              </w:rPr>
              <w:fldChar w:fldCharType="begin"/>
            </w:r>
            <w:r>
              <w:rPr>
                <w:noProof/>
              </w:rPr>
              <w:instrText xml:space="preserve"> PAGEREF _Toc447021386 \h </w:instrText>
            </w:r>
            <w:r>
              <w:rPr>
                <w:noProof/>
              </w:rPr>
            </w:r>
          </w:ins>
          <w:r>
            <w:rPr>
              <w:noProof/>
            </w:rPr>
            <w:fldChar w:fldCharType="separate"/>
          </w:r>
          <w:ins w:id="54" w:author="Alexander Thomas Frase" w:date="2016-03-29T13:27:00Z">
            <w:r>
              <w:rPr>
                <w:noProof/>
              </w:rPr>
              <w:t>12</w:t>
            </w:r>
            <w:r>
              <w:rPr>
                <w:noProof/>
              </w:rPr>
              <w:fldChar w:fldCharType="end"/>
            </w:r>
          </w:ins>
        </w:p>
        <w:p w14:paraId="149F8162" w14:textId="77777777" w:rsidR="00822675" w:rsidRDefault="00822675">
          <w:pPr>
            <w:pStyle w:val="TOC2"/>
            <w:tabs>
              <w:tab w:val="right" w:leader="dot" w:pos="9962"/>
            </w:tabs>
            <w:rPr>
              <w:ins w:id="55" w:author="Alexander Thomas Frase" w:date="2016-03-29T13:27:00Z"/>
              <w:rFonts w:eastAsiaTheme="minorEastAsia" w:cstheme="minorBidi"/>
              <w:noProof/>
              <w:kern w:val="0"/>
              <w:lang w:eastAsia="en-US" w:bidi="ar-SA"/>
            </w:rPr>
          </w:pPr>
          <w:ins w:id="56" w:author="Alexander Thomas Frase" w:date="2016-03-29T13:27:00Z">
            <w:r>
              <w:rPr>
                <w:noProof/>
              </w:rPr>
              <w:t>Compiling Prior Knowledge</w:t>
            </w:r>
            <w:r>
              <w:rPr>
                <w:noProof/>
              </w:rPr>
              <w:tab/>
            </w:r>
            <w:r>
              <w:rPr>
                <w:noProof/>
              </w:rPr>
              <w:fldChar w:fldCharType="begin"/>
            </w:r>
            <w:r>
              <w:rPr>
                <w:noProof/>
              </w:rPr>
              <w:instrText xml:space="preserve"> PAGEREF _Toc447021387 \h </w:instrText>
            </w:r>
            <w:r>
              <w:rPr>
                <w:noProof/>
              </w:rPr>
            </w:r>
          </w:ins>
          <w:r>
            <w:rPr>
              <w:noProof/>
            </w:rPr>
            <w:fldChar w:fldCharType="separate"/>
          </w:r>
          <w:ins w:id="57" w:author="Alexander Thomas Frase" w:date="2016-03-29T13:27:00Z">
            <w:r>
              <w:rPr>
                <w:noProof/>
              </w:rPr>
              <w:t>12</w:t>
            </w:r>
            <w:r>
              <w:rPr>
                <w:noProof/>
              </w:rPr>
              <w:fldChar w:fldCharType="end"/>
            </w:r>
          </w:ins>
        </w:p>
        <w:p w14:paraId="46334399" w14:textId="77777777" w:rsidR="00822675" w:rsidRDefault="00822675">
          <w:pPr>
            <w:pStyle w:val="TOC3"/>
            <w:tabs>
              <w:tab w:val="right" w:leader="dot" w:pos="9962"/>
            </w:tabs>
            <w:rPr>
              <w:ins w:id="58" w:author="Alexander Thomas Frase" w:date="2016-03-29T13:27:00Z"/>
              <w:rFonts w:eastAsiaTheme="minorEastAsia" w:cstheme="minorBidi"/>
              <w:i w:val="0"/>
              <w:noProof/>
              <w:kern w:val="0"/>
              <w:lang w:eastAsia="en-US" w:bidi="ar-SA"/>
            </w:rPr>
          </w:pPr>
          <w:ins w:id="59" w:author="Alexander Thomas Frase" w:date="2016-03-29T13:27:00Z">
            <w:r>
              <w:rPr>
                <w:noProof/>
              </w:rPr>
              <w:t>LOKI Build Script Options</w:t>
            </w:r>
            <w:r>
              <w:rPr>
                <w:noProof/>
              </w:rPr>
              <w:tab/>
            </w:r>
            <w:r>
              <w:rPr>
                <w:noProof/>
              </w:rPr>
              <w:fldChar w:fldCharType="begin"/>
            </w:r>
            <w:r>
              <w:rPr>
                <w:noProof/>
              </w:rPr>
              <w:instrText xml:space="preserve"> PAGEREF _Toc447021388 \h </w:instrText>
            </w:r>
            <w:r>
              <w:rPr>
                <w:noProof/>
              </w:rPr>
            </w:r>
          </w:ins>
          <w:r>
            <w:rPr>
              <w:noProof/>
            </w:rPr>
            <w:fldChar w:fldCharType="separate"/>
          </w:r>
          <w:ins w:id="60" w:author="Alexander Thomas Frase" w:date="2016-03-29T13:27:00Z">
            <w:r>
              <w:rPr>
                <w:noProof/>
              </w:rPr>
              <w:t>13</w:t>
            </w:r>
            <w:r>
              <w:rPr>
                <w:noProof/>
              </w:rPr>
              <w:fldChar w:fldCharType="end"/>
            </w:r>
          </w:ins>
        </w:p>
        <w:p w14:paraId="37B52ADC" w14:textId="77777777" w:rsidR="00822675" w:rsidRDefault="00822675">
          <w:pPr>
            <w:pStyle w:val="TOC2"/>
            <w:tabs>
              <w:tab w:val="right" w:leader="dot" w:pos="9962"/>
            </w:tabs>
            <w:rPr>
              <w:ins w:id="61" w:author="Alexander Thomas Frase" w:date="2016-03-29T13:27:00Z"/>
              <w:rFonts w:eastAsiaTheme="minorEastAsia" w:cstheme="minorBidi"/>
              <w:noProof/>
              <w:kern w:val="0"/>
              <w:lang w:eastAsia="en-US" w:bidi="ar-SA"/>
            </w:rPr>
          </w:pPr>
          <w:ins w:id="62" w:author="Alexander Thomas Frase" w:date="2016-03-29T13:27:00Z">
            <w:r>
              <w:rPr>
                <w:noProof/>
              </w:rPr>
              <w:t>Updating &amp; Archiving Prior Knowledge</w:t>
            </w:r>
            <w:r>
              <w:rPr>
                <w:noProof/>
              </w:rPr>
              <w:tab/>
            </w:r>
            <w:r>
              <w:rPr>
                <w:noProof/>
              </w:rPr>
              <w:fldChar w:fldCharType="begin"/>
            </w:r>
            <w:r>
              <w:rPr>
                <w:noProof/>
              </w:rPr>
              <w:instrText xml:space="preserve"> PAGEREF _Toc447021389 \h </w:instrText>
            </w:r>
            <w:r>
              <w:rPr>
                <w:noProof/>
              </w:rPr>
            </w:r>
          </w:ins>
          <w:r>
            <w:rPr>
              <w:noProof/>
            </w:rPr>
            <w:fldChar w:fldCharType="separate"/>
          </w:r>
          <w:ins w:id="63" w:author="Alexander Thomas Frase" w:date="2016-03-29T13:27:00Z">
            <w:r>
              <w:rPr>
                <w:noProof/>
              </w:rPr>
              <w:t>15</w:t>
            </w:r>
            <w:r>
              <w:rPr>
                <w:noProof/>
              </w:rPr>
              <w:fldChar w:fldCharType="end"/>
            </w:r>
          </w:ins>
        </w:p>
        <w:p w14:paraId="3C3A1170" w14:textId="77777777" w:rsidR="00822675" w:rsidRDefault="00822675">
          <w:pPr>
            <w:pStyle w:val="TOC2"/>
            <w:tabs>
              <w:tab w:val="right" w:leader="dot" w:pos="9962"/>
            </w:tabs>
            <w:rPr>
              <w:ins w:id="64" w:author="Alexander Thomas Frase" w:date="2016-03-29T13:27:00Z"/>
              <w:rFonts w:eastAsiaTheme="minorEastAsia" w:cstheme="minorBidi"/>
              <w:noProof/>
              <w:kern w:val="0"/>
              <w:lang w:eastAsia="en-US" w:bidi="ar-SA"/>
            </w:rPr>
          </w:pPr>
          <w:ins w:id="65" w:author="Alexander Thomas Frase" w:date="2016-03-29T13:27:00Z">
            <w:r>
              <w:rPr>
                <w:noProof/>
              </w:rPr>
              <w:t>LD Profiles</w:t>
            </w:r>
            <w:r>
              <w:rPr>
                <w:noProof/>
              </w:rPr>
              <w:tab/>
            </w:r>
            <w:r>
              <w:rPr>
                <w:noProof/>
              </w:rPr>
              <w:fldChar w:fldCharType="begin"/>
            </w:r>
            <w:r>
              <w:rPr>
                <w:noProof/>
              </w:rPr>
              <w:instrText xml:space="preserve"> PAGEREF _Toc447021390 \h </w:instrText>
            </w:r>
            <w:r>
              <w:rPr>
                <w:noProof/>
              </w:rPr>
            </w:r>
          </w:ins>
          <w:r>
            <w:rPr>
              <w:noProof/>
            </w:rPr>
            <w:fldChar w:fldCharType="separate"/>
          </w:r>
          <w:ins w:id="66" w:author="Alexander Thomas Frase" w:date="2016-03-29T13:27:00Z">
            <w:r>
              <w:rPr>
                <w:noProof/>
              </w:rPr>
              <w:t>15</w:t>
            </w:r>
            <w:r>
              <w:rPr>
                <w:noProof/>
              </w:rPr>
              <w:fldChar w:fldCharType="end"/>
            </w:r>
          </w:ins>
        </w:p>
        <w:p w14:paraId="1ABBD586" w14:textId="77777777" w:rsidR="00822675" w:rsidRDefault="00822675">
          <w:pPr>
            <w:pStyle w:val="TOC1"/>
            <w:tabs>
              <w:tab w:val="right" w:leader="dot" w:pos="9962"/>
            </w:tabs>
            <w:rPr>
              <w:ins w:id="67" w:author="Alexander Thomas Frase" w:date="2016-03-29T13:27:00Z"/>
              <w:rFonts w:asciiTheme="minorHAnsi" w:eastAsiaTheme="minorEastAsia" w:hAnsiTheme="minorHAnsi" w:cstheme="minorBidi"/>
              <w:b w:val="0"/>
              <w:noProof/>
              <w:color w:val="auto"/>
              <w:kern w:val="0"/>
              <w:sz w:val="22"/>
              <w:szCs w:val="22"/>
              <w:lang w:eastAsia="en-US" w:bidi="ar-SA"/>
            </w:rPr>
          </w:pPr>
          <w:ins w:id="68" w:author="Alexander Thomas Frase" w:date="2016-03-29T13:27:00Z">
            <w:r>
              <w:rPr>
                <w:noProof/>
              </w:rPr>
              <w:t>Using Biofilter</w:t>
            </w:r>
            <w:r>
              <w:rPr>
                <w:noProof/>
              </w:rPr>
              <w:tab/>
            </w:r>
            <w:r>
              <w:rPr>
                <w:noProof/>
              </w:rPr>
              <w:fldChar w:fldCharType="begin"/>
            </w:r>
            <w:r>
              <w:rPr>
                <w:noProof/>
              </w:rPr>
              <w:instrText xml:space="preserve"> PAGEREF _Toc447021391 \h </w:instrText>
            </w:r>
            <w:r>
              <w:rPr>
                <w:noProof/>
              </w:rPr>
            </w:r>
          </w:ins>
          <w:r>
            <w:rPr>
              <w:noProof/>
            </w:rPr>
            <w:fldChar w:fldCharType="separate"/>
          </w:r>
          <w:ins w:id="69" w:author="Alexander Thomas Frase" w:date="2016-03-29T13:27:00Z">
            <w:r>
              <w:rPr>
                <w:noProof/>
              </w:rPr>
              <w:t>16</w:t>
            </w:r>
            <w:r>
              <w:rPr>
                <w:noProof/>
              </w:rPr>
              <w:fldChar w:fldCharType="end"/>
            </w:r>
          </w:ins>
        </w:p>
        <w:p w14:paraId="32FB355F" w14:textId="77777777" w:rsidR="00822675" w:rsidRDefault="00822675">
          <w:pPr>
            <w:pStyle w:val="TOC2"/>
            <w:tabs>
              <w:tab w:val="right" w:leader="dot" w:pos="9962"/>
            </w:tabs>
            <w:rPr>
              <w:ins w:id="70" w:author="Alexander Thomas Frase" w:date="2016-03-29T13:27:00Z"/>
              <w:rFonts w:eastAsiaTheme="minorEastAsia" w:cstheme="minorBidi"/>
              <w:noProof/>
              <w:kern w:val="0"/>
              <w:lang w:eastAsia="en-US" w:bidi="ar-SA"/>
            </w:rPr>
          </w:pPr>
          <w:ins w:id="71" w:author="Alexander Thomas Frase" w:date="2016-03-29T13:27:00Z">
            <w:r>
              <w:rPr>
                <w:noProof/>
              </w:rPr>
              <w:t>Configuration Options</w:t>
            </w:r>
            <w:r>
              <w:rPr>
                <w:noProof/>
              </w:rPr>
              <w:tab/>
            </w:r>
            <w:r>
              <w:rPr>
                <w:noProof/>
              </w:rPr>
              <w:fldChar w:fldCharType="begin"/>
            </w:r>
            <w:r>
              <w:rPr>
                <w:noProof/>
              </w:rPr>
              <w:instrText xml:space="preserve"> PAGEREF _Toc447021392 \h </w:instrText>
            </w:r>
            <w:r>
              <w:rPr>
                <w:noProof/>
              </w:rPr>
            </w:r>
          </w:ins>
          <w:r>
            <w:rPr>
              <w:noProof/>
            </w:rPr>
            <w:fldChar w:fldCharType="separate"/>
          </w:r>
          <w:ins w:id="72" w:author="Alexander Thomas Frase" w:date="2016-03-29T13:27:00Z">
            <w:r>
              <w:rPr>
                <w:noProof/>
              </w:rPr>
              <w:t>16</w:t>
            </w:r>
            <w:r>
              <w:rPr>
                <w:noProof/>
              </w:rPr>
              <w:fldChar w:fldCharType="end"/>
            </w:r>
          </w:ins>
        </w:p>
        <w:p w14:paraId="6A3B401F" w14:textId="77777777" w:rsidR="00822675" w:rsidRDefault="00822675">
          <w:pPr>
            <w:pStyle w:val="TOC3"/>
            <w:tabs>
              <w:tab w:val="right" w:leader="dot" w:pos="9962"/>
            </w:tabs>
            <w:rPr>
              <w:ins w:id="73" w:author="Alexander Thomas Frase" w:date="2016-03-29T13:27:00Z"/>
              <w:rFonts w:eastAsiaTheme="minorEastAsia" w:cstheme="minorBidi"/>
              <w:i w:val="0"/>
              <w:noProof/>
              <w:kern w:val="0"/>
              <w:lang w:eastAsia="en-US" w:bidi="ar-SA"/>
            </w:rPr>
          </w:pPr>
          <w:ins w:id="74" w:author="Alexander Thomas Frase" w:date="2016-03-29T13:27:00Z">
            <w:r>
              <w:rPr>
                <w:noProof/>
              </w:rPr>
              <w:t>--help  /  HELP</w:t>
            </w:r>
            <w:r>
              <w:rPr>
                <w:noProof/>
              </w:rPr>
              <w:tab/>
            </w:r>
            <w:r>
              <w:rPr>
                <w:noProof/>
              </w:rPr>
              <w:fldChar w:fldCharType="begin"/>
            </w:r>
            <w:r>
              <w:rPr>
                <w:noProof/>
              </w:rPr>
              <w:instrText xml:space="preserve"> PAGEREF _Toc447021393 \h </w:instrText>
            </w:r>
            <w:r>
              <w:rPr>
                <w:noProof/>
              </w:rPr>
            </w:r>
          </w:ins>
          <w:r>
            <w:rPr>
              <w:noProof/>
            </w:rPr>
            <w:fldChar w:fldCharType="separate"/>
          </w:r>
          <w:ins w:id="75" w:author="Alexander Thomas Frase" w:date="2016-03-29T13:27:00Z">
            <w:r>
              <w:rPr>
                <w:noProof/>
              </w:rPr>
              <w:t>16</w:t>
            </w:r>
            <w:r>
              <w:rPr>
                <w:noProof/>
              </w:rPr>
              <w:fldChar w:fldCharType="end"/>
            </w:r>
          </w:ins>
        </w:p>
        <w:p w14:paraId="7E17D174" w14:textId="77777777" w:rsidR="00822675" w:rsidRDefault="00822675">
          <w:pPr>
            <w:pStyle w:val="TOC3"/>
            <w:tabs>
              <w:tab w:val="right" w:leader="dot" w:pos="9962"/>
            </w:tabs>
            <w:rPr>
              <w:ins w:id="76" w:author="Alexander Thomas Frase" w:date="2016-03-29T13:27:00Z"/>
              <w:rFonts w:eastAsiaTheme="minorEastAsia" w:cstheme="minorBidi"/>
              <w:i w:val="0"/>
              <w:noProof/>
              <w:kern w:val="0"/>
              <w:lang w:eastAsia="en-US" w:bidi="ar-SA"/>
            </w:rPr>
          </w:pPr>
          <w:ins w:id="77" w:author="Alexander Thomas Frase" w:date="2016-03-29T13:27:00Z">
            <w:r>
              <w:rPr>
                <w:noProof/>
              </w:rPr>
              <w:t>--version  /  VERSION</w:t>
            </w:r>
            <w:r>
              <w:rPr>
                <w:noProof/>
              </w:rPr>
              <w:tab/>
            </w:r>
            <w:r>
              <w:rPr>
                <w:noProof/>
              </w:rPr>
              <w:fldChar w:fldCharType="begin"/>
            </w:r>
            <w:r>
              <w:rPr>
                <w:noProof/>
              </w:rPr>
              <w:instrText xml:space="preserve"> PAGEREF _Toc447021394 \h </w:instrText>
            </w:r>
            <w:r>
              <w:rPr>
                <w:noProof/>
              </w:rPr>
            </w:r>
          </w:ins>
          <w:r>
            <w:rPr>
              <w:noProof/>
            </w:rPr>
            <w:fldChar w:fldCharType="separate"/>
          </w:r>
          <w:ins w:id="78" w:author="Alexander Thomas Frase" w:date="2016-03-29T13:27:00Z">
            <w:r>
              <w:rPr>
                <w:noProof/>
              </w:rPr>
              <w:t>16</w:t>
            </w:r>
            <w:r>
              <w:rPr>
                <w:noProof/>
              </w:rPr>
              <w:fldChar w:fldCharType="end"/>
            </w:r>
          </w:ins>
        </w:p>
        <w:p w14:paraId="72CB5A6E" w14:textId="77777777" w:rsidR="00822675" w:rsidRDefault="00822675">
          <w:pPr>
            <w:pStyle w:val="TOC3"/>
            <w:tabs>
              <w:tab w:val="right" w:leader="dot" w:pos="9962"/>
            </w:tabs>
            <w:rPr>
              <w:ins w:id="79" w:author="Alexander Thomas Frase" w:date="2016-03-29T13:27:00Z"/>
              <w:rFonts w:eastAsiaTheme="minorEastAsia" w:cstheme="minorBidi"/>
              <w:i w:val="0"/>
              <w:noProof/>
              <w:kern w:val="0"/>
              <w:lang w:eastAsia="en-US" w:bidi="ar-SA"/>
            </w:rPr>
          </w:pPr>
          <w:ins w:id="80" w:author="Alexander Thomas Frase" w:date="2016-03-29T13:27:00Z">
            <w:r>
              <w:rPr>
                <w:noProof/>
              </w:rPr>
              <w:t>--report-configuration  /  REPORT_CONFIGURATION</w:t>
            </w:r>
            <w:r>
              <w:rPr>
                <w:noProof/>
              </w:rPr>
              <w:tab/>
            </w:r>
            <w:r>
              <w:rPr>
                <w:noProof/>
              </w:rPr>
              <w:fldChar w:fldCharType="begin"/>
            </w:r>
            <w:r>
              <w:rPr>
                <w:noProof/>
              </w:rPr>
              <w:instrText xml:space="preserve"> PAGEREF _Toc447021395 \h </w:instrText>
            </w:r>
            <w:r>
              <w:rPr>
                <w:noProof/>
              </w:rPr>
            </w:r>
          </w:ins>
          <w:r>
            <w:rPr>
              <w:noProof/>
            </w:rPr>
            <w:fldChar w:fldCharType="separate"/>
          </w:r>
          <w:ins w:id="81" w:author="Alexander Thomas Frase" w:date="2016-03-29T13:27:00Z">
            <w:r>
              <w:rPr>
                <w:noProof/>
              </w:rPr>
              <w:t>16</w:t>
            </w:r>
            <w:r>
              <w:rPr>
                <w:noProof/>
              </w:rPr>
              <w:fldChar w:fldCharType="end"/>
            </w:r>
          </w:ins>
        </w:p>
        <w:p w14:paraId="7E592192" w14:textId="77777777" w:rsidR="00822675" w:rsidRDefault="00822675">
          <w:pPr>
            <w:pStyle w:val="TOC3"/>
            <w:tabs>
              <w:tab w:val="right" w:leader="dot" w:pos="9962"/>
            </w:tabs>
            <w:rPr>
              <w:ins w:id="82" w:author="Alexander Thomas Frase" w:date="2016-03-29T13:27:00Z"/>
              <w:rFonts w:eastAsiaTheme="minorEastAsia" w:cstheme="minorBidi"/>
              <w:i w:val="0"/>
              <w:noProof/>
              <w:kern w:val="0"/>
              <w:lang w:eastAsia="en-US" w:bidi="ar-SA"/>
            </w:rPr>
          </w:pPr>
          <w:ins w:id="83" w:author="Alexander Thomas Frase" w:date="2016-03-29T13:27:00Z">
            <w:r>
              <w:rPr>
                <w:noProof/>
              </w:rPr>
              <w:t>--report-replication-fingerprint  /  REPORT_REPLICATION_FINGERPRINT</w:t>
            </w:r>
            <w:r>
              <w:rPr>
                <w:noProof/>
              </w:rPr>
              <w:tab/>
            </w:r>
            <w:r>
              <w:rPr>
                <w:noProof/>
              </w:rPr>
              <w:fldChar w:fldCharType="begin"/>
            </w:r>
            <w:r>
              <w:rPr>
                <w:noProof/>
              </w:rPr>
              <w:instrText xml:space="preserve"> PAGEREF _Toc447021396 \h </w:instrText>
            </w:r>
            <w:r>
              <w:rPr>
                <w:noProof/>
              </w:rPr>
            </w:r>
          </w:ins>
          <w:r>
            <w:rPr>
              <w:noProof/>
            </w:rPr>
            <w:fldChar w:fldCharType="separate"/>
          </w:r>
          <w:ins w:id="84" w:author="Alexander Thomas Frase" w:date="2016-03-29T13:27:00Z">
            <w:r>
              <w:rPr>
                <w:noProof/>
              </w:rPr>
              <w:t>17</w:t>
            </w:r>
            <w:r>
              <w:rPr>
                <w:noProof/>
              </w:rPr>
              <w:fldChar w:fldCharType="end"/>
            </w:r>
          </w:ins>
        </w:p>
        <w:p w14:paraId="3C69E8BB" w14:textId="77777777" w:rsidR="00822675" w:rsidRDefault="00822675">
          <w:pPr>
            <w:pStyle w:val="TOC3"/>
            <w:tabs>
              <w:tab w:val="right" w:leader="dot" w:pos="9962"/>
            </w:tabs>
            <w:rPr>
              <w:ins w:id="85" w:author="Alexander Thomas Frase" w:date="2016-03-29T13:27:00Z"/>
              <w:rFonts w:eastAsiaTheme="minorEastAsia" w:cstheme="minorBidi"/>
              <w:i w:val="0"/>
              <w:noProof/>
              <w:kern w:val="0"/>
              <w:lang w:eastAsia="en-US" w:bidi="ar-SA"/>
            </w:rPr>
          </w:pPr>
          <w:ins w:id="86" w:author="Alexander Thomas Frase" w:date="2016-03-29T13:27:00Z">
            <w:r>
              <w:rPr>
                <w:noProof/>
              </w:rPr>
              <w:t>--random-number-generator-seed  /  RANDOM_NUMBER_GENERATOR_SEED</w:t>
            </w:r>
            <w:r>
              <w:rPr>
                <w:noProof/>
              </w:rPr>
              <w:tab/>
            </w:r>
            <w:r>
              <w:rPr>
                <w:noProof/>
              </w:rPr>
              <w:fldChar w:fldCharType="begin"/>
            </w:r>
            <w:r>
              <w:rPr>
                <w:noProof/>
              </w:rPr>
              <w:instrText xml:space="preserve"> PAGEREF _Toc447021397 \h </w:instrText>
            </w:r>
            <w:r>
              <w:rPr>
                <w:noProof/>
              </w:rPr>
            </w:r>
          </w:ins>
          <w:r>
            <w:rPr>
              <w:noProof/>
            </w:rPr>
            <w:fldChar w:fldCharType="separate"/>
          </w:r>
          <w:ins w:id="87" w:author="Alexander Thomas Frase" w:date="2016-03-29T13:27:00Z">
            <w:r>
              <w:rPr>
                <w:noProof/>
              </w:rPr>
              <w:t>17</w:t>
            </w:r>
            <w:r>
              <w:rPr>
                <w:noProof/>
              </w:rPr>
              <w:fldChar w:fldCharType="end"/>
            </w:r>
          </w:ins>
        </w:p>
        <w:p w14:paraId="4612302A" w14:textId="77777777" w:rsidR="00822675" w:rsidRDefault="00822675">
          <w:pPr>
            <w:pStyle w:val="TOC2"/>
            <w:tabs>
              <w:tab w:val="right" w:leader="dot" w:pos="9962"/>
            </w:tabs>
            <w:rPr>
              <w:ins w:id="88" w:author="Alexander Thomas Frase" w:date="2016-03-29T13:27:00Z"/>
              <w:rFonts w:eastAsiaTheme="minorEastAsia" w:cstheme="minorBidi"/>
              <w:noProof/>
              <w:kern w:val="0"/>
              <w:lang w:eastAsia="en-US" w:bidi="ar-SA"/>
            </w:rPr>
          </w:pPr>
          <w:ins w:id="89" w:author="Alexander Thomas Frase" w:date="2016-03-29T13:27:00Z">
            <w:r>
              <w:rPr>
                <w:noProof/>
              </w:rPr>
              <w:t>Prior Knowledge Options</w:t>
            </w:r>
            <w:r>
              <w:rPr>
                <w:noProof/>
              </w:rPr>
              <w:tab/>
            </w:r>
            <w:r>
              <w:rPr>
                <w:noProof/>
              </w:rPr>
              <w:fldChar w:fldCharType="begin"/>
            </w:r>
            <w:r>
              <w:rPr>
                <w:noProof/>
              </w:rPr>
              <w:instrText xml:space="preserve"> PAGEREF _Toc447021398 \h </w:instrText>
            </w:r>
            <w:r>
              <w:rPr>
                <w:noProof/>
              </w:rPr>
            </w:r>
          </w:ins>
          <w:r>
            <w:rPr>
              <w:noProof/>
            </w:rPr>
            <w:fldChar w:fldCharType="separate"/>
          </w:r>
          <w:ins w:id="90" w:author="Alexander Thomas Frase" w:date="2016-03-29T13:27:00Z">
            <w:r>
              <w:rPr>
                <w:noProof/>
              </w:rPr>
              <w:t>17</w:t>
            </w:r>
            <w:r>
              <w:rPr>
                <w:noProof/>
              </w:rPr>
              <w:fldChar w:fldCharType="end"/>
            </w:r>
          </w:ins>
        </w:p>
        <w:p w14:paraId="42CE9A1E" w14:textId="77777777" w:rsidR="00822675" w:rsidRDefault="00822675">
          <w:pPr>
            <w:pStyle w:val="TOC3"/>
            <w:tabs>
              <w:tab w:val="right" w:leader="dot" w:pos="9962"/>
            </w:tabs>
            <w:rPr>
              <w:ins w:id="91" w:author="Alexander Thomas Frase" w:date="2016-03-29T13:27:00Z"/>
              <w:rFonts w:eastAsiaTheme="minorEastAsia" w:cstheme="minorBidi"/>
              <w:i w:val="0"/>
              <w:noProof/>
              <w:kern w:val="0"/>
              <w:lang w:eastAsia="en-US" w:bidi="ar-SA"/>
            </w:rPr>
          </w:pPr>
          <w:ins w:id="92" w:author="Alexander Thomas Frase" w:date="2016-03-29T13:27:00Z">
            <w:r>
              <w:rPr>
                <w:noProof/>
              </w:rPr>
              <w:t>--knowledge  /  KNOWLEDGE</w:t>
            </w:r>
            <w:r>
              <w:rPr>
                <w:noProof/>
              </w:rPr>
              <w:tab/>
            </w:r>
            <w:r>
              <w:rPr>
                <w:noProof/>
              </w:rPr>
              <w:fldChar w:fldCharType="begin"/>
            </w:r>
            <w:r>
              <w:rPr>
                <w:noProof/>
              </w:rPr>
              <w:instrText xml:space="preserve"> PAGEREF _Toc447021399 \h </w:instrText>
            </w:r>
            <w:r>
              <w:rPr>
                <w:noProof/>
              </w:rPr>
            </w:r>
          </w:ins>
          <w:r>
            <w:rPr>
              <w:noProof/>
            </w:rPr>
            <w:fldChar w:fldCharType="separate"/>
          </w:r>
          <w:ins w:id="93" w:author="Alexander Thomas Frase" w:date="2016-03-29T13:27:00Z">
            <w:r>
              <w:rPr>
                <w:noProof/>
              </w:rPr>
              <w:t>17</w:t>
            </w:r>
            <w:r>
              <w:rPr>
                <w:noProof/>
              </w:rPr>
              <w:fldChar w:fldCharType="end"/>
            </w:r>
          </w:ins>
        </w:p>
        <w:p w14:paraId="0AFB4918" w14:textId="77777777" w:rsidR="00822675" w:rsidRDefault="00822675">
          <w:pPr>
            <w:pStyle w:val="TOC3"/>
            <w:tabs>
              <w:tab w:val="right" w:leader="dot" w:pos="9962"/>
            </w:tabs>
            <w:rPr>
              <w:ins w:id="94" w:author="Alexander Thomas Frase" w:date="2016-03-29T13:27:00Z"/>
              <w:rFonts w:eastAsiaTheme="minorEastAsia" w:cstheme="minorBidi"/>
              <w:i w:val="0"/>
              <w:noProof/>
              <w:kern w:val="0"/>
              <w:lang w:eastAsia="en-US" w:bidi="ar-SA"/>
            </w:rPr>
          </w:pPr>
          <w:ins w:id="95" w:author="Alexander Thomas Frase" w:date="2016-03-29T13:27:00Z">
            <w:r>
              <w:rPr>
                <w:noProof/>
              </w:rPr>
              <w:t>--report-genome-build  /  REPORT_GENOME_BUILD</w:t>
            </w:r>
            <w:r>
              <w:rPr>
                <w:noProof/>
              </w:rPr>
              <w:tab/>
            </w:r>
            <w:r>
              <w:rPr>
                <w:noProof/>
              </w:rPr>
              <w:fldChar w:fldCharType="begin"/>
            </w:r>
            <w:r>
              <w:rPr>
                <w:noProof/>
              </w:rPr>
              <w:instrText xml:space="preserve"> PAGEREF _Toc447021400 \h </w:instrText>
            </w:r>
            <w:r>
              <w:rPr>
                <w:noProof/>
              </w:rPr>
            </w:r>
          </w:ins>
          <w:r>
            <w:rPr>
              <w:noProof/>
            </w:rPr>
            <w:fldChar w:fldCharType="separate"/>
          </w:r>
          <w:ins w:id="96" w:author="Alexander Thomas Frase" w:date="2016-03-29T13:27:00Z">
            <w:r>
              <w:rPr>
                <w:noProof/>
              </w:rPr>
              <w:t>17</w:t>
            </w:r>
            <w:r>
              <w:rPr>
                <w:noProof/>
              </w:rPr>
              <w:fldChar w:fldCharType="end"/>
            </w:r>
          </w:ins>
        </w:p>
        <w:p w14:paraId="652FC92D" w14:textId="77777777" w:rsidR="00822675" w:rsidRDefault="00822675">
          <w:pPr>
            <w:pStyle w:val="TOC3"/>
            <w:tabs>
              <w:tab w:val="right" w:leader="dot" w:pos="9962"/>
            </w:tabs>
            <w:rPr>
              <w:ins w:id="97" w:author="Alexander Thomas Frase" w:date="2016-03-29T13:27:00Z"/>
              <w:rFonts w:eastAsiaTheme="minorEastAsia" w:cstheme="minorBidi"/>
              <w:i w:val="0"/>
              <w:noProof/>
              <w:kern w:val="0"/>
              <w:lang w:eastAsia="en-US" w:bidi="ar-SA"/>
            </w:rPr>
          </w:pPr>
          <w:ins w:id="98" w:author="Alexander Thomas Frase" w:date="2016-03-29T13:27:00Z">
            <w:r>
              <w:rPr>
                <w:noProof/>
              </w:rPr>
              <w:t>--report-gene-name-stats  /  REPORT_GENE_NAME_STATS</w:t>
            </w:r>
            <w:r>
              <w:rPr>
                <w:noProof/>
              </w:rPr>
              <w:tab/>
            </w:r>
            <w:r>
              <w:rPr>
                <w:noProof/>
              </w:rPr>
              <w:fldChar w:fldCharType="begin"/>
            </w:r>
            <w:r>
              <w:rPr>
                <w:noProof/>
              </w:rPr>
              <w:instrText xml:space="preserve"> PAGEREF _Toc447021401 \h </w:instrText>
            </w:r>
            <w:r>
              <w:rPr>
                <w:noProof/>
              </w:rPr>
            </w:r>
          </w:ins>
          <w:r>
            <w:rPr>
              <w:noProof/>
            </w:rPr>
            <w:fldChar w:fldCharType="separate"/>
          </w:r>
          <w:ins w:id="99" w:author="Alexander Thomas Frase" w:date="2016-03-29T13:27:00Z">
            <w:r>
              <w:rPr>
                <w:noProof/>
              </w:rPr>
              <w:t>17</w:t>
            </w:r>
            <w:r>
              <w:rPr>
                <w:noProof/>
              </w:rPr>
              <w:fldChar w:fldCharType="end"/>
            </w:r>
          </w:ins>
        </w:p>
        <w:p w14:paraId="7545AAAC" w14:textId="77777777" w:rsidR="00822675" w:rsidRDefault="00822675">
          <w:pPr>
            <w:pStyle w:val="TOC3"/>
            <w:tabs>
              <w:tab w:val="right" w:leader="dot" w:pos="9962"/>
            </w:tabs>
            <w:rPr>
              <w:ins w:id="100" w:author="Alexander Thomas Frase" w:date="2016-03-29T13:27:00Z"/>
              <w:rFonts w:eastAsiaTheme="minorEastAsia" w:cstheme="minorBidi"/>
              <w:i w:val="0"/>
              <w:noProof/>
              <w:kern w:val="0"/>
              <w:lang w:eastAsia="en-US" w:bidi="ar-SA"/>
            </w:rPr>
          </w:pPr>
          <w:ins w:id="101" w:author="Alexander Thomas Frase" w:date="2016-03-29T13:27:00Z">
            <w:r>
              <w:rPr>
                <w:noProof/>
              </w:rPr>
              <w:t>--report-group-name-stats  /  REPORT_GROUP_NAME_STATS</w:t>
            </w:r>
            <w:r>
              <w:rPr>
                <w:noProof/>
              </w:rPr>
              <w:tab/>
            </w:r>
            <w:r>
              <w:rPr>
                <w:noProof/>
              </w:rPr>
              <w:fldChar w:fldCharType="begin"/>
            </w:r>
            <w:r>
              <w:rPr>
                <w:noProof/>
              </w:rPr>
              <w:instrText xml:space="preserve"> PAGEREF _Toc447021402 \h </w:instrText>
            </w:r>
            <w:r>
              <w:rPr>
                <w:noProof/>
              </w:rPr>
            </w:r>
          </w:ins>
          <w:r>
            <w:rPr>
              <w:noProof/>
            </w:rPr>
            <w:fldChar w:fldCharType="separate"/>
          </w:r>
          <w:ins w:id="102" w:author="Alexander Thomas Frase" w:date="2016-03-29T13:27:00Z">
            <w:r>
              <w:rPr>
                <w:noProof/>
              </w:rPr>
              <w:t>17</w:t>
            </w:r>
            <w:r>
              <w:rPr>
                <w:noProof/>
              </w:rPr>
              <w:fldChar w:fldCharType="end"/>
            </w:r>
          </w:ins>
        </w:p>
        <w:p w14:paraId="0CB174D6" w14:textId="77777777" w:rsidR="00822675" w:rsidRDefault="00822675">
          <w:pPr>
            <w:pStyle w:val="TOC3"/>
            <w:tabs>
              <w:tab w:val="right" w:leader="dot" w:pos="9962"/>
            </w:tabs>
            <w:rPr>
              <w:ins w:id="103" w:author="Alexander Thomas Frase" w:date="2016-03-29T13:27:00Z"/>
              <w:rFonts w:eastAsiaTheme="minorEastAsia" w:cstheme="minorBidi"/>
              <w:i w:val="0"/>
              <w:noProof/>
              <w:kern w:val="0"/>
              <w:lang w:eastAsia="en-US" w:bidi="ar-SA"/>
            </w:rPr>
          </w:pPr>
          <w:ins w:id="104" w:author="Alexander Thomas Frase" w:date="2016-03-29T13:27:00Z">
            <w:r>
              <w:rPr>
                <w:noProof/>
              </w:rPr>
              <w:t>--allow-unvalidated-snp-positions  /  ALLOW_UNVALIDATED_SNP_POSITIONS</w:t>
            </w:r>
            <w:r>
              <w:rPr>
                <w:noProof/>
              </w:rPr>
              <w:tab/>
            </w:r>
            <w:r>
              <w:rPr>
                <w:noProof/>
              </w:rPr>
              <w:fldChar w:fldCharType="begin"/>
            </w:r>
            <w:r>
              <w:rPr>
                <w:noProof/>
              </w:rPr>
              <w:instrText xml:space="preserve"> PAGEREF _Toc447021403 \h </w:instrText>
            </w:r>
            <w:r>
              <w:rPr>
                <w:noProof/>
              </w:rPr>
            </w:r>
          </w:ins>
          <w:r>
            <w:rPr>
              <w:noProof/>
            </w:rPr>
            <w:fldChar w:fldCharType="separate"/>
          </w:r>
          <w:ins w:id="105" w:author="Alexander Thomas Frase" w:date="2016-03-29T13:27:00Z">
            <w:r>
              <w:rPr>
                <w:noProof/>
              </w:rPr>
              <w:t>17</w:t>
            </w:r>
            <w:r>
              <w:rPr>
                <w:noProof/>
              </w:rPr>
              <w:fldChar w:fldCharType="end"/>
            </w:r>
          </w:ins>
        </w:p>
        <w:p w14:paraId="0EDBDC09" w14:textId="77777777" w:rsidR="00822675" w:rsidRDefault="00822675">
          <w:pPr>
            <w:pStyle w:val="TOC3"/>
            <w:tabs>
              <w:tab w:val="right" w:leader="dot" w:pos="9962"/>
            </w:tabs>
            <w:rPr>
              <w:ins w:id="106" w:author="Alexander Thomas Frase" w:date="2016-03-29T13:27:00Z"/>
              <w:rFonts w:eastAsiaTheme="minorEastAsia" w:cstheme="minorBidi"/>
              <w:i w:val="0"/>
              <w:noProof/>
              <w:kern w:val="0"/>
              <w:lang w:eastAsia="en-US" w:bidi="ar-SA"/>
            </w:rPr>
          </w:pPr>
          <w:ins w:id="107" w:author="Alexander Thomas Frase" w:date="2016-03-29T13:27:00Z">
            <w:r>
              <w:rPr>
                <w:noProof/>
              </w:rPr>
              <w:t>--allow-ambiguous-snps  /  ALLOW_AMBIGUOUS_SNPS</w:t>
            </w:r>
            <w:r>
              <w:rPr>
                <w:noProof/>
              </w:rPr>
              <w:tab/>
            </w:r>
            <w:r>
              <w:rPr>
                <w:noProof/>
              </w:rPr>
              <w:fldChar w:fldCharType="begin"/>
            </w:r>
            <w:r>
              <w:rPr>
                <w:noProof/>
              </w:rPr>
              <w:instrText xml:space="preserve"> PAGEREF _Toc447021404 \h </w:instrText>
            </w:r>
            <w:r>
              <w:rPr>
                <w:noProof/>
              </w:rPr>
            </w:r>
          </w:ins>
          <w:r>
            <w:rPr>
              <w:noProof/>
            </w:rPr>
            <w:fldChar w:fldCharType="separate"/>
          </w:r>
          <w:ins w:id="108" w:author="Alexander Thomas Frase" w:date="2016-03-29T13:27:00Z">
            <w:r>
              <w:rPr>
                <w:noProof/>
              </w:rPr>
              <w:t>17</w:t>
            </w:r>
            <w:r>
              <w:rPr>
                <w:noProof/>
              </w:rPr>
              <w:fldChar w:fldCharType="end"/>
            </w:r>
          </w:ins>
        </w:p>
        <w:p w14:paraId="2394F1C7" w14:textId="77777777" w:rsidR="00822675" w:rsidRDefault="00822675">
          <w:pPr>
            <w:pStyle w:val="TOC3"/>
            <w:tabs>
              <w:tab w:val="right" w:leader="dot" w:pos="9962"/>
            </w:tabs>
            <w:rPr>
              <w:ins w:id="109" w:author="Alexander Thomas Frase" w:date="2016-03-29T13:27:00Z"/>
              <w:rFonts w:eastAsiaTheme="minorEastAsia" w:cstheme="minorBidi"/>
              <w:i w:val="0"/>
              <w:noProof/>
              <w:kern w:val="0"/>
              <w:lang w:eastAsia="en-US" w:bidi="ar-SA"/>
            </w:rPr>
          </w:pPr>
          <w:ins w:id="110" w:author="Alexander Thomas Frase" w:date="2016-03-29T13:27:00Z">
            <w:r>
              <w:rPr>
                <w:noProof/>
              </w:rPr>
              <w:t>--allow-ambiguous-knowledge  /  ALLOW_AMBIGUOUS_KNOWLEDGE</w:t>
            </w:r>
            <w:r>
              <w:rPr>
                <w:noProof/>
              </w:rPr>
              <w:tab/>
            </w:r>
            <w:r>
              <w:rPr>
                <w:noProof/>
              </w:rPr>
              <w:fldChar w:fldCharType="begin"/>
            </w:r>
            <w:r>
              <w:rPr>
                <w:noProof/>
              </w:rPr>
              <w:instrText xml:space="preserve"> PAGEREF _Toc447021405 \h </w:instrText>
            </w:r>
            <w:r>
              <w:rPr>
                <w:noProof/>
              </w:rPr>
            </w:r>
          </w:ins>
          <w:r>
            <w:rPr>
              <w:noProof/>
            </w:rPr>
            <w:fldChar w:fldCharType="separate"/>
          </w:r>
          <w:ins w:id="111" w:author="Alexander Thomas Frase" w:date="2016-03-29T13:27:00Z">
            <w:r>
              <w:rPr>
                <w:noProof/>
              </w:rPr>
              <w:t>18</w:t>
            </w:r>
            <w:r>
              <w:rPr>
                <w:noProof/>
              </w:rPr>
              <w:fldChar w:fldCharType="end"/>
            </w:r>
          </w:ins>
        </w:p>
        <w:p w14:paraId="240C3517" w14:textId="77777777" w:rsidR="00822675" w:rsidRDefault="00822675">
          <w:pPr>
            <w:pStyle w:val="TOC3"/>
            <w:tabs>
              <w:tab w:val="right" w:leader="dot" w:pos="9962"/>
            </w:tabs>
            <w:rPr>
              <w:ins w:id="112" w:author="Alexander Thomas Frase" w:date="2016-03-29T13:27:00Z"/>
              <w:rFonts w:eastAsiaTheme="minorEastAsia" w:cstheme="minorBidi"/>
              <w:i w:val="0"/>
              <w:noProof/>
              <w:kern w:val="0"/>
              <w:lang w:eastAsia="en-US" w:bidi="ar-SA"/>
            </w:rPr>
          </w:pPr>
          <w:ins w:id="113" w:author="Alexander Thomas Frase" w:date="2016-03-29T13:27:00Z">
            <w:r>
              <w:rPr>
                <w:noProof/>
              </w:rPr>
              <w:t>--reduce-ambiguous-knowledge  /  REDUCE_AMBIGUOUS_KNOWLEDGE</w:t>
            </w:r>
            <w:r>
              <w:rPr>
                <w:noProof/>
              </w:rPr>
              <w:tab/>
            </w:r>
            <w:r>
              <w:rPr>
                <w:noProof/>
              </w:rPr>
              <w:fldChar w:fldCharType="begin"/>
            </w:r>
            <w:r>
              <w:rPr>
                <w:noProof/>
              </w:rPr>
              <w:instrText xml:space="preserve"> PAGEREF _Toc447021406 \h </w:instrText>
            </w:r>
            <w:r>
              <w:rPr>
                <w:noProof/>
              </w:rPr>
            </w:r>
          </w:ins>
          <w:r>
            <w:rPr>
              <w:noProof/>
            </w:rPr>
            <w:fldChar w:fldCharType="separate"/>
          </w:r>
          <w:ins w:id="114" w:author="Alexander Thomas Frase" w:date="2016-03-29T13:27:00Z">
            <w:r>
              <w:rPr>
                <w:noProof/>
              </w:rPr>
              <w:t>18</w:t>
            </w:r>
            <w:r>
              <w:rPr>
                <w:noProof/>
              </w:rPr>
              <w:fldChar w:fldCharType="end"/>
            </w:r>
          </w:ins>
        </w:p>
        <w:p w14:paraId="035D6603" w14:textId="77777777" w:rsidR="00822675" w:rsidRDefault="00822675">
          <w:pPr>
            <w:pStyle w:val="TOC3"/>
            <w:tabs>
              <w:tab w:val="right" w:leader="dot" w:pos="9962"/>
            </w:tabs>
            <w:rPr>
              <w:ins w:id="115" w:author="Alexander Thomas Frase" w:date="2016-03-29T13:27:00Z"/>
              <w:rFonts w:eastAsiaTheme="minorEastAsia" w:cstheme="minorBidi"/>
              <w:i w:val="0"/>
              <w:noProof/>
              <w:kern w:val="0"/>
              <w:lang w:eastAsia="en-US" w:bidi="ar-SA"/>
            </w:rPr>
          </w:pPr>
          <w:ins w:id="116" w:author="Alexander Thomas Frase" w:date="2016-03-29T13:27:00Z">
            <w:r>
              <w:rPr>
                <w:noProof/>
              </w:rPr>
              <w:t>--report-ld-profiles  /  REPORT_LD_PROFILES</w:t>
            </w:r>
            <w:r>
              <w:rPr>
                <w:noProof/>
              </w:rPr>
              <w:tab/>
            </w:r>
            <w:r>
              <w:rPr>
                <w:noProof/>
              </w:rPr>
              <w:fldChar w:fldCharType="begin"/>
            </w:r>
            <w:r>
              <w:rPr>
                <w:noProof/>
              </w:rPr>
              <w:instrText xml:space="preserve"> PAGEREF _Toc447021407 \h </w:instrText>
            </w:r>
            <w:r>
              <w:rPr>
                <w:noProof/>
              </w:rPr>
            </w:r>
          </w:ins>
          <w:r>
            <w:rPr>
              <w:noProof/>
            </w:rPr>
            <w:fldChar w:fldCharType="separate"/>
          </w:r>
          <w:ins w:id="117" w:author="Alexander Thomas Frase" w:date="2016-03-29T13:27:00Z">
            <w:r>
              <w:rPr>
                <w:noProof/>
              </w:rPr>
              <w:t>18</w:t>
            </w:r>
            <w:r>
              <w:rPr>
                <w:noProof/>
              </w:rPr>
              <w:fldChar w:fldCharType="end"/>
            </w:r>
          </w:ins>
        </w:p>
        <w:p w14:paraId="311F2C79" w14:textId="77777777" w:rsidR="00822675" w:rsidRDefault="00822675">
          <w:pPr>
            <w:pStyle w:val="TOC3"/>
            <w:tabs>
              <w:tab w:val="right" w:leader="dot" w:pos="9962"/>
            </w:tabs>
            <w:rPr>
              <w:ins w:id="118" w:author="Alexander Thomas Frase" w:date="2016-03-29T13:27:00Z"/>
              <w:rFonts w:eastAsiaTheme="minorEastAsia" w:cstheme="minorBidi"/>
              <w:i w:val="0"/>
              <w:noProof/>
              <w:kern w:val="0"/>
              <w:lang w:eastAsia="en-US" w:bidi="ar-SA"/>
            </w:rPr>
          </w:pPr>
          <w:ins w:id="119" w:author="Alexander Thomas Frase" w:date="2016-03-29T13:27:00Z">
            <w:r>
              <w:rPr>
                <w:noProof/>
              </w:rPr>
              <w:t>--ld-profile  /  LD_PROFILE</w:t>
            </w:r>
            <w:r>
              <w:rPr>
                <w:noProof/>
              </w:rPr>
              <w:tab/>
            </w:r>
            <w:r>
              <w:rPr>
                <w:noProof/>
              </w:rPr>
              <w:fldChar w:fldCharType="begin"/>
            </w:r>
            <w:r>
              <w:rPr>
                <w:noProof/>
              </w:rPr>
              <w:instrText xml:space="preserve"> PAGEREF _Toc447021408 \h </w:instrText>
            </w:r>
            <w:r>
              <w:rPr>
                <w:noProof/>
              </w:rPr>
            </w:r>
          </w:ins>
          <w:r>
            <w:rPr>
              <w:noProof/>
            </w:rPr>
            <w:fldChar w:fldCharType="separate"/>
          </w:r>
          <w:ins w:id="120" w:author="Alexander Thomas Frase" w:date="2016-03-29T13:27:00Z">
            <w:r>
              <w:rPr>
                <w:noProof/>
              </w:rPr>
              <w:t>18</w:t>
            </w:r>
            <w:r>
              <w:rPr>
                <w:noProof/>
              </w:rPr>
              <w:fldChar w:fldCharType="end"/>
            </w:r>
          </w:ins>
        </w:p>
        <w:p w14:paraId="13F9FE51" w14:textId="77777777" w:rsidR="00822675" w:rsidRDefault="00822675">
          <w:pPr>
            <w:pStyle w:val="TOC3"/>
            <w:tabs>
              <w:tab w:val="right" w:leader="dot" w:pos="9962"/>
            </w:tabs>
            <w:rPr>
              <w:ins w:id="121" w:author="Alexander Thomas Frase" w:date="2016-03-29T13:27:00Z"/>
              <w:rFonts w:eastAsiaTheme="minorEastAsia" w:cstheme="minorBidi"/>
              <w:i w:val="0"/>
              <w:noProof/>
              <w:kern w:val="0"/>
              <w:lang w:eastAsia="en-US" w:bidi="ar-SA"/>
            </w:rPr>
          </w:pPr>
          <w:ins w:id="122" w:author="Alexander Thomas Frase" w:date="2016-03-29T13:27:00Z">
            <w:r>
              <w:rPr>
                <w:noProof/>
              </w:rPr>
              <w:t>--verify-biofilter-version  /  VERIFY_BIOFILTER_VERSION</w:t>
            </w:r>
            <w:r>
              <w:rPr>
                <w:noProof/>
              </w:rPr>
              <w:tab/>
            </w:r>
            <w:r>
              <w:rPr>
                <w:noProof/>
              </w:rPr>
              <w:fldChar w:fldCharType="begin"/>
            </w:r>
            <w:r>
              <w:rPr>
                <w:noProof/>
              </w:rPr>
              <w:instrText xml:space="preserve"> PAGEREF _Toc447021409 \h </w:instrText>
            </w:r>
            <w:r>
              <w:rPr>
                <w:noProof/>
              </w:rPr>
            </w:r>
          </w:ins>
          <w:r>
            <w:rPr>
              <w:noProof/>
            </w:rPr>
            <w:fldChar w:fldCharType="separate"/>
          </w:r>
          <w:ins w:id="123" w:author="Alexander Thomas Frase" w:date="2016-03-29T13:27:00Z">
            <w:r>
              <w:rPr>
                <w:noProof/>
              </w:rPr>
              <w:t>18</w:t>
            </w:r>
            <w:r>
              <w:rPr>
                <w:noProof/>
              </w:rPr>
              <w:fldChar w:fldCharType="end"/>
            </w:r>
          </w:ins>
        </w:p>
        <w:p w14:paraId="789E3387" w14:textId="77777777" w:rsidR="00822675" w:rsidRDefault="00822675">
          <w:pPr>
            <w:pStyle w:val="TOC3"/>
            <w:tabs>
              <w:tab w:val="right" w:leader="dot" w:pos="9962"/>
            </w:tabs>
            <w:rPr>
              <w:ins w:id="124" w:author="Alexander Thomas Frase" w:date="2016-03-29T13:27:00Z"/>
              <w:rFonts w:eastAsiaTheme="minorEastAsia" w:cstheme="minorBidi"/>
              <w:i w:val="0"/>
              <w:noProof/>
              <w:kern w:val="0"/>
              <w:lang w:eastAsia="en-US" w:bidi="ar-SA"/>
            </w:rPr>
          </w:pPr>
          <w:ins w:id="125" w:author="Alexander Thomas Frase" w:date="2016-03-29T13:27:00Z">
            <w:r>
              <w:rPr>
                <w:noProof/>
              </w:rPr>
              <w:t>--verify-loki-version  /  VERIFY_LOKI_VERSION</w:t>
            </w:r>
            <w:r>
              <w:rPr>
                <w:noProof/>
              </w:rPr>
              <w:tab/>
            </w:r>
            <w:r>
              <w:rPr>
                <w:noProof/>
              </w:rPr>
              <w:fldChar w:fldCharType="begin"/>
            </w:r>
            <w:r>
              <w:rPr>
                <w:noProof/>
              </w:rPr>
              <w:instrText xml:space="preserve"> PAGEREF _Toc447021410 \h </w:instrText>
            </w:r>
            <w:r>
              <w:rPr>
                <w:noProof/>
              </w:rPr>
            </w:r>
          </w:ins>
          <w:r>
            <w:rPr>
              <w:noProof/>
            </w:rPr>
            <w:fldChar w:fldCharType="separate"/>
          </w:r>
          <w:ins w:id="126" w:author="Alexander Thomas Frase" w:date="2016-03-29T13:27:00Z">
            <w:r>
              <w:rPr>
                <w:noProof/>
              </w:rPr>
              <w:t>18</w:t>
            </w:r>
            <w:r>
              <w:rPr>
                <w:noProof/>
              </w:rPr>
              <w:fldChar w:fldCharType="end"/>
            </w:r>
          </w:ins>
        </w:p>
        <w:p w14:paraId="682BB488" w14:textId="77777777" w:rsidR="00822675" w:rsidRDefault="00822675">
          <w:pPr>
            <w:pStyle w:val="TOC3"/>
            <w:tabs>
              <w:tab w:val="right" w:leader="dot" w:pos="9962"/>
            </w:tabs>
            <w:rPr>
              <w:ins w:id="127" w:author="Alexander Thomas Frase" w:date="2016-03-29T13:27:00Z"/>
              <w:rFonts w:eastAsiaTheme="minorEastAsia" w:cstheme="minorBidi"/>
              <w:i w:val="0"/>
              <w:noProof/>
              <w:kern w:val="0"/>
              <w:lang w:eastAsia="en-US" w:bidi="ar-SA"/>
            </w:rPr>
          </w:pPr>
          <w:ins w:id="128" w:author="Alexander Thomas Frase" w:date="2016-03-29T13:27:00Z">
            <w:r>
              <w:rPr>
                <w:noProof/>
              </w:rPr>
              <w:t>--verify-source-loader  /  VERIFY_SOURCE_LOADER</w:t>
            </w:r>
            <w:r>
              <w:rPr>
                <w:noProof/>
              </w:rPr>
              <w:tab/>
            </w:r>
            <w:r>
              <w:rPr>
                <w:noProof/>
              </w:rPr>
              <w:fldChar w:fldCharType="begin"/>
            </w:r>
            <w:r>
              <w:rPr>
                <w:noProof/>
              </w:rPr>
              <w:instrText xml:space="preserve"> PAGEREF _Toc447021411 \h </w:instrText>
            </w:r>
            <w:r>
              <w:rPr>
                <w:noProof/>
              </w:rPr>
            </w:r>
          </w:ins>
          <w:r>
            <w:rPr>
              <w:noProof/>
            </w:rPr>
            <w:fldChar w:fldCharType="separate"/>
          </w:r>
          <w:ins w:id="129" w:author="Alexander Thomas Frase" w:date="2016-03-29T13:27:00Z">
            <w:r>
              <w:rPr>
                <w:noProof/>
              </w:rPr>
              <w:t>18</w:t>
            </w:r>
            <w:r>
              <w:rPr>
                <w:noProof/>
              </w:rPr>
              <w:fldChar w:fldCharType="end"/>
            </w:r>
          </w:ins>
        </w:p>
        <w:p w14:paraId="6FB9B439" w14:textId="77777777" w:rsidR="00822675" w:rsidRDefault="00822675">
          <w:pPr>
            <w:pStyle w:val="TOC3"/>
            <w:tabs>
              <w:tab w:val="right" w:leader="dot" w:pos="9962"/>
            </w:tabs>
            <w:rPr>
              <w:ins w:id="130" w:author="Alexander Thomas Frase" w:date="2016-03-29T13:27:00Z"/>
              <w:rFonts w:eastAsiaTheme="minorEastAsia" w:cstheme="minorBidi"/>
              <w:i w:val="0"/>
              <w:noProof/>
              <w:kern w:val="0"/>
              <w:lang w:eastAsia="en-US" w:bidi="ar-SA"/>
            </w:rPr>
          </w:pPr>
          <w:ins w:id="131" w:author="Alexander Thomas Frase" w:date="2016-03-29T13:27:00Z">
            <w:r>
              <w:rPr>
                <w:noProof/>
              </w:rPr>
              <w:t>--verify-source-option  /  VERIFY_SOURCE_OPTION</w:t>
            </w:r>
            <w:r>
              <w:rPr>
                <w:noProof/>
              </w:rPr>
              <w:tab/>
            </w:r>
            <w:r>
              <w:rPr>
                <w:noProof/>
              </w:rPr>
              <w:fldChar w:fldCharType="begin"/>
            </w:r>
            <w:r>
              <w:rPr>
                <w:noProof/>
              </w:rPr>
              <w:instrText xml:space="preserve"> PAGEREF _Toc447021412 \h </w:instrText>
            </w:r>
            <w:r>
              <w:rPr>
                <w:noProof/>
              </w:rPr>
            </w:r>
          </w:ins>
          <w:r>
            <w:rPr>
              <w:noProof/>
            </w:rPr>
            <w:fldChar w:fldCharType="separate"/>
          </w:r>
          <w:ins w:id="132" w:author="Alexander Thomas Frase" w:date="2016-03-29T13:27:00Z">
            <w:r>
              <w:rPr>
                <w:noProof/>
              </w:rPr>
              <w:t>18</w:t>
            </w:r>
            <w:r>
              <w:rPr>
                <w:noProof/>
              </w:rPr>
              <w:fldChar w:fldCharType="end"/>
            </w:r>
          </w:ins>
        </w:p>
        <w:p w14:paraId="4243E159" w14:textId="77777777" w:rsidR="00822675" w:rsidRDefault="00822675">
          <w:pPr>
            <w:pStyle w:val="TOC3"/>
            <w:tabs>
              <w:tab w:val="right" w:leader="dot" w:pos="9962"/>
            </w:tabs>
            <w:rPr>
              <w:ins w:id="133" w:author="Alexander Thomas Frase" w:date="2016-03-29T13:27:00Z"/>
              <w:rFonts w:eastAsiaTheme="minorEastAsia" w:cstheme="minorBidi"/>
              <w:i w:val="0"/>
              <w:noProof/>
              <w:kern w:val="0"/>
              <w:lang w:eastAsia="en-US" w:bidi="ar-SA"/>
            </w:rPr>
          </w:pPr>
          <w:ins w:id="134" w:author="Alexander Thomas Frase" w:date="2016-03-29T13:27:00Z">
            <w:r>
              <w:rPr>
                <w:noProof/>
              </w:rPr>
              <w:t>--verify-source-file  /  VERIFY_SOURCE_FILE</w:t>
            </w:r>
            <w:r>
              <w:rPr>
                <w:noProof/>
              </w:rPr>
              <w:tab/>
            </w:r>
            <w:r>
              <w:rPr>
                <w:noProof/>
              </w:rPr>
              <w:fldChar w:fldCharType="begin"/>
            </w:r>
            <w:r>
              <w:rPr>
                <w:noProof/>
              </w:rPr>
              <w:instrText xml:space="preserve"> PAGEREF _Toc447021413 \h </w:instrText>
            </w:r>
            <w:r>
              <w:rPr>
                <w:noProof/>
              </w:rPr>
            </w:r>
          </w:ins>
          <w:r>
            <w:rPr>
              <w:noProof/>
            </w:rPr>
            <w:fldChar w:fldCharType="separate"/>
          </w:r>
          <w:ins w:id="135" w:author="Alexander Thomas Frase" w:date="2016-03-29T13:27:00Z">
            <w:r>
              <w:rPr>
                <w:noProof/>
              </w:rPr>
              <w:t>18</w:t>
            </w:r>
            <w:r>
              <w:rPr>
                <w:noProof/>
              </w:rPr>
              <w:fldChar w:fldCharType="end"/>
            </w:r>
          </w:ins>
        </w:p>
        <w:p w14:paraId="4128E9E0" w14:textId="77777777" w:rsidR="00822675" w:rsidRDefault="00822675">
          <w:pPr>
            <w:pStyle w:val="TOC3"/>
            <w:tabs>
              <w:tab w:val="right" w:leader="dot" w:pos="9962"/>
            </w:tabs>
            <w:rPr>
              <w:ins w:id="136" w:author="Alexander Thomas Frase" w:date="2016-03-29T13:27:00Z"/>
              <w:rFonts w:eastAsiaTheme="minorEastAsia" w:cstheme="minorBidi"/>
              <w:i w:val="0"/>
              <w:noProof/>
              <w:kern w:val="0"/>
              <w:lang w:eastAsia="en-US" w:bidi="ar-SA"/>
            </w:rPr>
          </w:pPr>
          <w:ins w:id="137" w:author="Alexander Thomas Frase" w:date="2016-03-29T13:27:00Z">
            <w:r>
              <w:rPr>
                <w:noProof/>
              </w:rPr>
              <w:t>--user-defined-knowledge  /  USER_DEFINED_KNOWLEDGE</w:t>
            </w:r>
            <w:r>
              <w:rPr>
                <w:noProof/>
              </w:rPr>
              <w:tab/>
            </w:r>
            <w:r>
              <w:rPr>
                <w:noProof/>
              </w:rPr>
              <w:fldChar w:fldCharType="begin"/>
            </w:r>
            <w:r>
              <w:rPr>
                <w:noProof/>
              </w:rPr>
              <w:instrText xml:space="preserve"> PAGEREF _Toc447021414 \h </w:instrText>
            </w:r>
            <w:r>
              <w:rPr>
                <w:noProof/>
              </w:rPr>
            </w:r>
          </w:ins>
          <w:r>
            <w:rPr>
              <w:noProof/>
            </w:rPr>
            <w:fldChar w:fldCharType="separate"/>
          </w:r>
          <w:ins w:id="138" w:author="Alexander Thomas Frase" w:date="2016-03-29T13:27:00Z">
            <w:r>
              <w:rPr>
                <w:noProof/>
              </w:rPr>
              <w:t>19</w:t>
            </w:r>
            <w:r>
              <w:rPr>
                <w:noProof/>
              </w:rPr>
              <w:fldChar w:fldCharType="end"/>
            </w:r>
          </w:ins>
        </w:p>
        <w:p w14:paraId="59A10858" w14:textId="77777777" w:rsidR="00822675" w:rsidRDefault="00822675">
          <w:pPr>
            <w:pStyle w:val="TOC3"/>
            <w:tabs>
              <w:tab w:val="right" w:leader="dot" w:pos="9962"/>
            </w:tabs>
            <w:rPr>
              <w:ins w:id="139" w:author="Alexander Thomas Frase" w:date="2016-03-29T13:27:00Z"/>
              <w:rFonts w:eastAsiaTheme="minorEastAsia" w:cstheme="minorBidi"/>
              <w:i w:val="0"/>
              <w:noProof/>
              <w:kern w:val="0"/>
              <w:lang w:eastAsia="en-US" w:bidi="ar-SA"/>
            </w:rPr>
          </w:pPr>
          <w:ins w:id="140" w:author="Alexander Thomas Frase" w:date="2016-03-29T13:27:00Z">
            <w:r>
              <w:rPr>
                <w:noProof/>
              </w:rPr>
              <w:t>--user-defined-filter  /  USER_DEFINED_FILTER</w:t>
            </w:r>
            <w:r>
              <w:rPr>
                <w:noProof/>
              </w:rPr>
              <w:tab/>
            </w:r>
            <w:r>
              <w:rPr>
                <w:noProof/>
              </w:rPr>
              <w:fldChar w:fldCharType="begin"/>
            </w:r>
            <w:r>
              <w:rPr>
                <w:noProof/>
              </w:rPr>
              <w:instrText xml:space="preserve"> PAGEREF _Toc447021415 \h </w:instrText>
            </w:r>
            <w:r>
              <w:rPr>
                <w:noProof/>
              </w:rPr>
            </w:r>
          </w:ins>
          <w:r>
            <w:rPr>
              <w:noProof/>
            </w:rPr>
            <w:fldChar w:fldCharType="separate"/>
          </w:r>
          <w:ins w:id="141" w:author="Alexander Thomas Frase" w:date="2016-03-29T13:27:00Z">
            <w:r>
              <w:rPr>
                <w:noProof/>
              </w:rPr>
              <w:t>19</w:t>
            </w:r>
            <w:r>
              <w:rPr>
                <w:noProof/>
              </w:rPr>
              <w:fldChar w:fldCharType="end"/>
            </w:r>
          </w:ins>
        </w:p>
        <w:p w14:paraId="11CA0D3C" w14:textId="77777777" w:rsidR="00822675" w:rsidRDefault="00822675">
          <w:pPr>
            <w:pStyle w:val="TOC2"/>
            <w:tabs>
              <w:tab w:val="right" w:leader="dot" w:pos="9962"/>
            </w:tabs>
            <w:rPr>
              <w:ins w:id="142" w:author="Alexander Thomas Frase" w:date="2016-03-29T13:27:00Z"/>
              <w:rFonts w:eastAsiaTheme="minorEastAsia" w:cstheme="minorBidi"/>
              <w:noProof/>
              <w:kern w:val="0"/>
              <w:lang w:eastAsia="en-US" w:bidi="ar-SA"/>
            </w:rPr>
          </w:pPr>
          <w:ins w:id="143" w:author="Alexander Thomas Frase" w:date="2016-03-29T13:27:00Z">
            <w:r>
              <w:rPr>
                <w:noProof/>
              </w:rPr>
              <w:t>Primary Input Data Options</w:t>
            </w:r>
            <w:r>
              <w:rPr>
                <w:noProof/>
              </w:rPr>
              <w:tab/>
            </w:r>
            <w:r>
              <w:rPr>
                <w:noProof/>
              </w:rPr>
              <w:fldChar w:fldCharType="begin"/>
            </w:r>
            <w:r>
              <w:rPr>
                <w:noProof/>
              </w:rPr>
              <w:instrText xml:space="preserve"> PAGEREF _Toc447021416 \h </w:instrText>
            </w:r>
            <w:r>
              <w:rPr>
                <w:noProof/>
              </w:rPr>
            </w:r>
          </w:ins>
          <w:r>
            <w:rPr>
              <w:noProof/>
            </w:rPr>
            <w:fldChar w:fldCharType="separate"/>
          </w:r>
          <w:ins w:id="144" w:author="Alexander Thomas Frase" w:date="2016-03-29T13:27:00Z">
            <w:r>
              <w:rPr>
                <w:noProof/>
              </w:rPr>
              <w:t>19</w:t>
            </w:r>
            <w:r>
              <w:rPr>
                <w:noProof/>
              </w:rPr>
              <w:fldChar w:fldCharType="end"/>
            </w:r>
          </w:ins>
        </w:p>
        <w:p w14:paraId="0F6A748B" w14:textId="77777777" w:rsidR="00822675" w:rsidRDefault="00822675">
          <w:pPr>
            <w:pStyle w:val="TOC3"/>
            <w:tabs>
              <w:tab w:val="right" w:leader="dot" w:pos="9962"/>
            </w:tabs>
            <w:rPr>
              <w:ins w:id="145" w:author="Alexander Thomas Frase" w:date="2016-03-29T13:27:00Z"/>
              <w:rFonts w:eastAsiaTheme="minorEastAsia" w:cstheme="minorBidi"/>
              <w:i w:val="0"/>
              <w:noProof/>
              <w:kern w:val="0"/>
              <w:lang w:eastAsia="en-US" w:bidi="ar-SA"/>
            </w:rPr>
          </w:pPr>
          <w:ins w:id="146" w:author="Alexander Thomas Frase" w:date="2016-03-29T13:27:00Z">
            <w:r>
              <w:rPr>
                <w:noProof/>
              </w:rPr>
              <w:t>--snp  /  SNP</w:t>
            </w:r>
            <w:r>
              <w:rPr>
                <w:noProof/>
              </w:rPr>
              <w:tab/>
            </w:r>
            <w:r>
              <w:rPr>
                <w:noProof/>
              </w:rPr>
              <w:fldChar w:fldCharType="begin"/>
            </w:r>
            <w:r>
              <w:rPr>
                <w:noProof/>
              </w:rPr>
              <w:instrText xml:space="preserve"> PAGEREF _Toc447021417 \h </w:instrText>
            </w:r>
            <w:r>
              <w:rPr>
                <w:noProof/>
              </w:rPr>
            </w:r>
          </w:ins>
          <w:r>
            <w:rPr>
              <w:noProof/>
            </w:rPr>
            <w:fldChar w:fldCharType="separate"/>
          </w:r>
          <w:ins w:id="147" w:author="Alexander Thomas Frase" w:date="2016-03-29T13:27:00Z">
            <w:r>
              <w:rPr>
                <w:noProof/>
              </w:rPr>
              <w:t>19</w:t>
            </w:r>
            <w:r>
              <w:rPr>
                <w:noProof/>
              </w:rPr>
              <w:fldChar w:fldCharType="end"/>
            </w:r>
          </w:ins>
        </w:p>
        <w:p w14:paraId="02059F63" w14:textId="77777777" w:rsidR="00822675" w:rsidRDefault="00822675">
          <w:pPr>
            <w:pStyle w:val="TOC3"/>
            <w:tabs>
              <w:tab w:val="right" w:leader="dot" w:pos="9962"/>
            </w:tabs>
            <w:rPr>
              <w:ins w:id="148" w:author="Alexander Thomas Frase" w:date="2016-03-29T13:27:00Z"/>
              <w:rFonts w:eastAsiaTheme="minorEastAsia" w:cstheme="minorBidi"/>
              <w:i w:val="0"/>
              <w:noProof/>
              <w:kern w:val="0"/>
              <w:lang w:eastAsia="en-US" w:bidi="ar-SA"/>
            </w:rPr>
          </w:pPr>
          <w:ins w:id="149" w:author="Alexander Thomas Frase" w:date="2016-03-29T13:27:00Z">
            <w:r>
              <w:rPr>
                <w:noProof/>
              </w:rPr>
              <w:t>--snp-file  /  SNP_FILE</w:t>
            </w:r>
            <w:r>
              <w:rPr>
                <w:noProof/>
              </w:rPr>
              <w:tab/>
            </w:r>
            <w:r>
              <w:rPr>
                <w:noProof/>
              </w:rPr>
              <w:fldChar w:fldCharType="begin"/>
            </w:r>
            <w:r>
              <w:rPr>
                <w:noProof/>
              </w:rPr>
              <w:instrText xml:space="preserve"> PAGEREF _Toc447021418 \h </w:instrText>
            </w:r>
            <w:r>
              <w:rPr>
                <w:noProof/>
              </w:rPr>
            </w:r>
          </w:ins>
          <w:r>
            <w:rPr>
              <w:noProof/>
            </w:rPr>
            <w:fldChar w:fldCharType="separate"/>
          </w:r>
          <w:ins w:id="150" w:author="Alexander Thomas Frase" w:date="2016-03-29T13:27:00Z">
            <w:r>
              <w:rPr>
                <w:noProof/>
              </w:rPr>
              <w:t>19</w:t>
            </w:r>
            <w:r>
              <w:rPr>
                <w:noProof/>
              </w:rPr>
              <w:fldChar w:fldCharType="end"/>
            </w:r>
          </w:ins>
        </w:p>
        <w:p w14:paraId="2CC056DB" w14:textId="77777777" w:rsidR="00822675" w:rsidRDefault="00822675">
          <w:pPr>
            <w:pStyle w:val="TOC3"/>
            <w:tabs>
              <w:tab w:val="right" w:leader="dot" w:pos="9962"/>
            </w:tabs>
            <w:rPr>
              <w:ins w:id="151" w:author="Alexander Thomas Frase" w:date="2016-03-29T13:27:00Z"/>
              <w:rFonts w:eastAsiaTheme="minorEastAsia" w:cstheme="minorBidi"/>
              <w:i w:val="0"/>
              <w:noProof/>
              <w:kern w:val="0"/>
              <w:lang w:eastAsia="en-US" w:bidi="ar-SA"/>
            </w:rPr>
          </w:pPr>
          <w:ins w:id="152" w:author="Alexander Thomas Frase" w:date="2016-03-29T13:27:00Z">
            <w:r>
              <w:rPr>
                <w:noProof/>
              </w:rPr>
              <w:t>--position  /  POSITION</w:t>
            </w:r>
            <w:r>
              <w:rPr>
                <w:noProof/>
              </w:rPr>
              <w:tab/>
            </w:r>
            <w:r>
              <w:rPr>
                <w:noProof/>
              </w:rPr>
              <w:fldChar w:fldCharType="begin"/>
            </w:r>
            <w:r>
              <w:rPr>
                <w:noProof/>
              </w:rPr>
              <w:instrText xml:space="preserve"> PAGEREF _Toc447021419 \h </w:instrText>
            </w:r>
            <w:r>
              <w:rPr>
                <w:noProof/>
              </w:rPr>
            </w:r>
          </w:ins>
          <w:r>
            <w:rPr>
              <w:noProof/>
            </w:rPr>
            <w:fldChar w:fldCharType="separate"/>
          </w:r>
          <w:ins w:id="153" w:author="Alexander Thomas Frase" w:date="2016-03-29T13:27:00Z">
            <w:r>
              <w:rPr>
                <w:noProof/>
              </w:rPr>
              <w:t>19</w:t>
            </w:r>
            <w:r>
              <w:rPr>
                <w:noProof/>
              </w:rPr>
              <w:fldChar w:fldCharType="end"/>
            </w:r>
          </w:ins>
        </w:p>
        <w:p w14:paraId="69D0EABF" w14:textId="77777777" w:rsidR="00822675" w:rsidRDefault="00822675">
          <w:pPr>
            <w:pStyle w:val="TOC3"/>
            <w:tabs>
              <w:tab w:val="right" w:leader="dot" w:pos="9962"/>
            </w:tabs>
            <w:rPr>
              <w:ins w:id="154" w:author="Alexander Thomas Frase" w:date="2016-03-29T13:27:00Z"/>
              <w:rFonts w:eastAsiaTheme="minorEastAsia" w:cstheme="minorBidi"/>
              <w:i w:val="0"/>
              <w:noProof/>
              <w:kern w:val="0"/>
              <w:lang w:eastAsia="en-US" w:bidi="ar-SA"/>
            </w:rPr>
          </w:pPr>
          <w:ins w:id="155" w:author="Alexander Thomas Frase" w:date="2016-03-29T13:27:00Z">
            <w:r>
              <w:rPr>
                <w:noProof/>
              </w:rPr>
              <w:t>--position-file  /  POSITION_FILE</w:t>
            </w:r>
            <w:r>
              <w:rPr>
                <w:noProof/>
              </w:rPr>
              <w:tab/>
            </w:r>
            <w:r>
              <w:rPr>
                <w:noProof/>
              </w:rPr>
              <w:fldChar w:fldCharType="begin"/>
            </w:r>
            <w:r>
              <w:rPr>
                <w:noProof/>
              </w:rPr>
              <w:instrText xml:space="preserve"> PAGEREF _Toc447021420 \h </w:instrText>
            </w:r>
            <w:r>
              <w:rPr>
                <w:noProof/>
              </w:rPr>
            </w:r>
          </w:ins>
          <w:r>
            <w:rPr>
              <w:noProof/>
            </w:rPr>
            <w:fldChar w:fldCharType="separate"/>
          </w:r>
          <w:ins w:id="156" w:author="Alexander Thomas Frase" w:date="2016-03-29T13:27:00Z">
            <w:r>
              <w:rPr>
                <w:noProof/>
              </w:rPr>
              <w:t>19</w:t>
            </w:r>
            <w:r>
              <w:rPr>
                <w:noProof/>
              </w:rPr>
              <w:fldChar w:fldCharType="end"/>
            </w:r>
          </w:ins>
        </w:p>
        <w:p w14:paraId="0ECA9468" w14:textId="77777777" w:rsidR="00822675" w:rsidRDefault="00822675">
          <w:pPr>
            <w:pStyle w:val="TOC3"/>
            <w:tabs>
              <w:tab w:val="right" w:leader="dot" w:pos="9962"/>
            </w:tabs>
            <w:rPr>
              <w:ins w:id="157" w:author="Alexander Thomas Frase" w:date="2016-03-29T13:27:00Z"/>
              <w:rFonts w:eastAsiaTheme="minorEastAsia" w:cstheme="minorBidi"/>
              <w:i w:val="0"/>
              <w:noProof/>
              <w:kern w:val="0"/>
              <w:lang w:eastAsia="en-US" w:bidi="ar-SA"/>
            </w:rPr>
          </w:pPr>
          <w:ins w:id="158" w:author="Alexander Thomas Frase" w:date="2016-03-29T13:27:00Z">
            <w:r>
              <w:rPr>
                <w:noProof/>
              </w:rPr>
              <w:t>--region  /  REGION</w:t>
            </w:r>
            <w:r>
              <w:rPr>
                <w:noProof/>
              </w:rPr>
              <w:tab/>
            </w:r>
            <w:r>
              <w:rPr>
                <w:noProof/>
              </w:rPr>
              <w:fldChar w:fldCharType="begin"/>
            </w:r>
            <w:r>
              <w:rPr>
                <w:noProof/>
              </w:rPr>
              <w:instrText xml:space="preserve"> PAGEREF _Toc447021421 \h </w:instrText>
            </w:r>
            <w:r>
              <w:rPr>
                <w:noProof/>
              </w:rPr>
            </w:r>
          </w:ins>
          <w:r>
            <w:rPr>
              <w:noProof/>
            </w:rPr>
            <w:fldChar w:fldCharType="separate"/>
          </w:r>
          <w:ins w:id="159" w:author="Alexander Thomas Frase" w:date="2016-03-29T13:27:00Z">
            <w:r>
              <w:rPr>
                <w:noProof/>
              </w:rPr>
              <w:t>19</w:t>
            </w:r>
            <w:r>
              <w:rPr>
                <w:noProof/>
              </w:rPr>
              <w:fldChar w:fldCharType="end"/>
            </w:r>
          </w:ins>
        </w:p>
        <w:p w14:paraId="0CAC064B" w14:textId="77777777" w:rsidR="00822675" w:rsidRDefault="00822675">
          <w:pPr>
            <w:pStyle w:val="TOC3"/>
            <w:tabs>
              <w:tab w:val="right" w:leader="dot" w:pos="9962"/>
            </w:tabs>
            <w:rPr>
              <w:ins w:id="160" w:author="Alexander Thomas Frase" w:date="2016-03-29T13:27:00Z"/>
              <w:rFonts w:eastAsiaTheme="minorEastAsia" w:cstheme="minorBidi"/>
              <w:i w:val="0"/>
              <w:noProof/>
              <w:kern w:val="0"/>
              <w:lang w:eastAsia="en-US" w:bidi="ar-SA"/>
            </w:rPr>
          </w:pPr>
          <w:ins w:id="161" w:author="Alexander Thomas Frase" w:date="2016-03-29T13:27:00Z">
            <w:r>
              <w:rPr>
                <w:noProof/>
              </w:rPr>
              <w:t>--region-file  /  REGION_FILE</w:t>
            </w:r>
            <w:r>
              <w:rPr>
                <w:noProof/>
              </w:rPr>
              <w:tab/>
            </w:r>
            <w:r>
              <w:rPr>
                <w:noProof/>
              </w:rPr>
              <w:fldChar w:fldCharType="begin"/>
            </w:r>
            <w:r>
              <w:rPr>
                <w:noProof/>
              </w:rPr>
              <w:instrText xml:space="preserve"> PAGEREF _Toc447021422 \h </w:instrText>
            </w:r>
            <w:r>
              <w:rPr>
                <w:noProof/>
              </w:rPr>
            </w:r>
          </w:ins>
          <w:r>
            <w:rPr>
              <w:noProof/>
            </w:rPr>
            <w:fldChar w:fldCharType="separate"/>
          </w:r>
          <w:ins w:id="162" w:author="Alexander Thomas Frase" w:date="2016-03-29T13:27:00Z">
            <w:r>
              <w:rPr>
                <w:noProof/>
              </w:rPr>
              <w:t>19</w:t>
            </w:r>
            <w:r>
              <w:rPr>
                <w:noProof/>
              </w:rPr>
              <w:fldChar w:fldCharType="end"/>
            </w:r>
          </w:ins>
        </w:p>
        <w:p w14:paraId="3E7A1AAD" w14:textId="77777777" w:rsidR="00822675" w:rsidRDefault="00822675">
          <w:pPr>
            <w:pStyle w:val="TOC3"/>
            <w:tabs>
              <w:tab w:val="right" w:leader="dot" w:pos="9962"/>
            </w:tabs>
            <w:rPr>
              <w:ins w:id="163" w:author="Alexander Thomas Frase" w:date="2016-03-29T13:27:00Z"/>
              <w:rFonts w:eastAsiaTheme="minorEastAsia" w:cstheme="minorBidi"/>
              <w:i w:val="0"/>
              <w:noProof/>
              <w:kern w:val="0"/>
              <w:lang w:eastAsia="en-US" w:bidi="ar-SA"/>
            </w:rPr>
          </w:pPr>
          <w:ins w:id="164" w:author="Alexander Thomas Frase" w:date="2016-03-29T13:27:00Z">
            <w:r>
              <w:rPr>
                <w:noProof/>
              </w:rPr>
              <w:t>--gene  /  GENE</w:t>
            </w:r>
            <w:r>
              <w:rPr>
                <w:noProof/>
              </w:rPr>
              <w:tab/>
            </w:r>
            <w:r>
              <w:rPr>
                <w:noProof/>
              </w:rPr>
              <w:fldChar w:fldCharType="begin"/>
            </w:r>
            <w:r>
              <w:rPr>
                <w:noProof/>
              </w:rPr>
              <w:instrText xml:space="preserve"> PAGEREF _Toc447021423 \h </w:instrText>
            </w:r>
            <w:r>
              <w:rPr>
                <w:noProof/>
              </w:rPr>
            </w:r>
          </w:ins>
          <w:r>
            <w:rPr>
              <w:noProof/>
            </w:rPr>
            <w:fldChar w:fldCharType="separate"/>
          </w:r>
          <w:ins w:id="165" w:author="Alexander Thomas Frase" w:date="2016-03-29T13:27:00Z">
            <w:r>
              <w:rPr>
                <w:noProof/>
              </w:rPr>
              <w:t>20</w:t>
            </w:r>
            <w:r>
              <w:rPr>
                <w:noProof/>
              </w:rPr>
              <w:fldChar w:fldCharType="end"/>
            </w:r>
          </w:ins>
        </w:p>
        <w:p w14:paraId="6D5E37DC" w14:textId="77777777" w:rsidR="00822675" w:rsidRDefault="00822675">
          <w:pPr>
            <w:pStyle w:val="TOC3"/>
            <w:tabs>
              <w:tab w:val="right" w:leader="dot" w:pos="9962"/>
            </w:tabs>
            <w:rPr>
              <w:ins w:id="166" w:author="Alexander Thomas Frase" w:date="2016-03-29T13:27:00Z"/>
              <w:rFonts w:eastAsiaTheme="minorEastAsia" w:cstheme="minorBidi"/>
              <w:i w:val="0"/>
              <w:noProof/>
              <w:kern w:val="0"/>
              <w:lang w:eastAsia="en-US" w:bidi="ar-SA"/>
            </w:rPr>
          </w:pPr>
          <w:ins w:id="167" w:author="Alexander Thomas Frase" w:date="2016-03-29T13:27:00Z">
            <w:r>
              <w:rPr>
                <w:noProof/>
              </w:rPr>
              <w:t>--gene-file  /  GENE_FILE</w:t>
            </w:r>
            <w:r>
              <w:rPr>
                <w:noProof/>
              </w:rPr>
              <w:tab/>
            </w:r>
            <w:r>
              <w:rPr>
                <w:noProof/>
              </w:rPr>
              <w:fldChar w:fldCharType="begin"/>
            </w:r>
            <w:r>
              <w:rPr>
                <w:noProof/>
              </w:rPr>
              <w:instrText xml:space="preserve"> PAGEREF _Toc447021424 \h </w:instrText>
            </w:r>
            <w:r>
              <w:rPr>
                <w:noProof/>
              </w:rPr>
            </w:r>
          </w:ins>
          <w:r>
            <w:rPr>
              <w:noProof/>
            </w:rPr>
            <w:fldChar w:fldCharType="separate"/>
          </w:r>
          <w:ins w:id="168" w:author="Alexander Thomas Frase" w:date="2016-03-29T13:27:00Z">
            <w:r>
              <w:rPr>
                <w:noProof/>
              </w:rPr>
              <w:t>20</w:t>
            </w:r>
            <w:r>
              <w:rPr>
                <w:noProof/>
              </w:rPr>
              <w:fldChar w:fldCharType="end"/>
            </w:r>
          </w:ins>
        </w:p>
        <w:p w14:paraId="5291EB08" w14:textId="77777777" w:rsidR="00822675" w:rsidRDefault="00822675">
          <w:pPr>
            <w:pStyle w:val="TOC3"/>
            <w:tabs>
              <w:tab w:val="right" w:leader="dot" w:pos="9962"/>
            </w:tabs>
            <w:rPr>
              <w:ins w:id="169" w:author="Alexander Thomas Frase" w:date="2016-03-29T13:27:00Z"/>
              <w:rFonts w:eastAsiaTheme="minorEastAsia" w:cstheme="minorBidi"/>
              <w:i w:val="0"/>
              <w:noProof/>
              <w:kern w:val="0"/>
              <w:lang w:eastAsia="en-US" w:bidi="ar-SA"/>
            </w:rPr>
          </w:pPr>
          <w:ins w:id="170" w:author="Alexander Thomas Frase" w:date="2016-03-29T13:27:00Z">
            <w:r>
              <w:rPr>
                <w:noProof/>
              </w:rPr>
              <w:t>--gene-identifier-type  /  GENE_IDENTIFIER_TYPE</w:t>
            </w:r>
            <w:r>
              <w:rPr>
                <w:noProof/>
              </w:rPr>
              <w:tab/>
            </w:r>
            <w:r>
              <w:rPr>
                <w:noProof/>
              </w:rPr>
              <w:fldChar w:fldCharType="begin"/>
            </w:r>
            <w:r>
              <w:rPr>
                <w:noProof/>
              </w:rPr>
              <w:instrText xml:space="preserve"> PAGEREF _Toc447021425 \h </w:instrText>
            </w:r>
            <w:r>
              <w:rPr>
                <w:noProof/>
              </w:rPr>
            </w:r>
          </w:ins>
          <w:r>
            <w:rPr>
              <w:noProof/>
            </w:rPr>
            <w:fldChar w:fldCharType="separate"/>
          </w:r>
          <w:ins w:id="171" w:author="Alexander Thomas Frase" w:date="2016-03-29T13:27:00Z">
            <w:r>
              <w:rPr>
                <w:noProof/>
              </w:rPr>
              <w:t>20</w:t>
            </w:r>
            <w:r>
              <w:rPr>
                <w:noProof/>
              </w:rPr>
              <w:fldChar w:fldCharType="end"/>
            </w:r>
          </w:ins>
        </w:p>
        <w:p w14:paraId="42F27257" w14:textId="77777777" w:rsidR="00822675" w:rsidRDefault="00822675">
          <w:pPr>
            <w:pStyle w:val="TOC3"/>
            <w:tabs>
              <w:tab w:val="right" w:leader="dot" w:pos="9962"/>
            </w:tabs>
            <w:rPr>
              <w:ins w:id="172" w:author="Alexander Thomas Frase" w:date="2016-03-29T13:27:00Z"/>
              <w:rFonts w:eastAsiaTheme="minorEastAsia" w:cstheme="minorBidi"/>
              <w:i w:val="0"/>
              <w:noProof/>
              <w:kern w:val="0"/>
              <w:lang w:eastAsia="en-US" w:bidi="ar-SA"/>
            </w:rPr>
          </w:pPr>
          <w:ins w:id="173" w:author="Alexander Thomas Frase" w:date="2016-03-29T13:27:00Z">
            <w:r>
              <w:rPr>
                <w:noProof/>
              </w:rPr>
              <w:t>--allow-ambiguous-genes  /  ALLOW_AMBIGUOUS_GENES</w:t>
            </w:r>
            <w:r>
              <w:rPr>
                <w:noProof/>
              </w:rPr>
              <w:tab/>
            </w:r>
            <w:r>
              <w:rPr>
                <w:noProof/>
              </w:rPr>
              <w:fldChar w:fldCharType="begin"/>
            </w:r>
            <w:r>
              <w:rPr>
                <w:noProof/>
              </w:rPr>
              <w:instrText xml:space="preserve"> PAGEREF _Toc447021426 \h </w:instrText>
            </w:r>
            <w:r>
              <w:rPr>
                <w:noProof/>
              </w:rPr>
            </w:r>
          </w:ins>
          <w:r>
            <w:rPr>
              <w:noProof/>
            </w:rPr>
            <w:fldChar w:fldCharType="separate"/>
          </w:r>
          <w:ins w:id="174" w:author="Alexander Thomas Frase" w:date="2016-03-29T13:27:00Z">
            <w:r>
              <w:rPr>
                <w:noProof/>
              </w:rPr>
              <w:t>20</w:t>
            </w:r>
            <w:r>
              <w:rPr>
                <w:noProof/>
              </w:rPr>
              <w:fldChar w:fldCharType="end"/>
            </w:r>
          </w:ins>
        </w:p>
        <w:p w14:paraId="6A1944AD" w14:textId="77777777" w:rsidR="00822675" w:rsidRDefault="00822675">
          <w:pPr>
            <w:pStyle w:val="TOC3"/>
            <w:tabs>
              <w:tab w:val="right" w:leader="dot" w:pos="9962"/>
            </w:tabs>
            <w:rPr>
              <w:ins w:id="175" w:author="Alexander Thomas Frase" w:date="2016-03-29T13:27:00Z"/>
              <w:rFonts w:eastAsiaTheme="minorEastAsia" w:cstheme="minorBidi"/>
              <w:i w:val="0"/>
              <w:noProof/>
              <w:kern w:val="0"/>
              <w:lang w:eastAsia="en-US" w:bidi="ar-SA"/>
            </w:rPr>
          </w:pPr>
          <w:ins w:id="176" w:author="Alexander Thomas Frase" w:date="2016-03-29T13:27:00Z">
            <w:r>
              <w:rPr>
                <w:noProof/>
              </w:rPr>
              <w:t>--gene-search  /  GENE_SEARCH</w:t>
            </w:r>
            <w:r>
              <w:rPr>
                <w:noProof/>
              </w:rPr>
              <w:tab/>
            </w:r>
            <w:r>
              <w:rPr>
                <w:noProof/>
              </w:rPr>
              <w:fldChar w:fldCharType="begin"/>
            </w:r>
            <w:r>
              <w:rPr>
                <w:noProof/>
              </w:rPr>
              <w:instrText xml:space="preserve"> PAGEREF _Toc447021427 \h </w:instrText>
            </w:r>
            <w:r>
              <w:rPr>
                <w:noProof/>
              </w:rPr>
            </w:r>
          </w:ins>
          <w:r>
            <w:rPr>
              <w:noProof/>
            </w:rPr>
            <w:fldChar w:fldCharType="separate"/>
          </w:r>
          <w:ins w:id="177" w:author="Alexander Thomas Frase" w:date="2016-03-29T13:27:00Z">
            <w:r>
              <w:rPr>
                <w:noProof/>
              </w:rPr>
              <w:t>20</w:t>
            </w:r>
            <w:r>
              <w:rPr>
                <w:noProof/>
              </w:rPr>
              <w:fldChar w:fldCharType="end"/>
            </w:r>
          </w:ins>
        </w:p>
        <w:p w14:paraId="666C8F37" w14:textId="77777777" w:rsidR="00822675" w:rsidRDefault="00822675">
          <w:pPr>
            <w:pStyle w:val="TOC3"/>
            <w:tabs>
              <w:tab w:val="right" w:leader="dot" w:pos="9962"/>
            </w:tabs>
            <w:rPr>
              <w:ins w:id="178" w:author="Alexander Thomas Frase" w:date="2016-03-29T13:27:00Z"/>
              <w:rFonts w:eastAsiaTheme="minorEastAsia" w:cstheme="minorBidi"/>
              <w:i w:val="0"/>
              <w:noProof/>
              <w:kern w:val="0"/>
              <w:lang w:eastAsia="en-US" w:bidi="ar-SA"/>
            </w:rPr>
          </w:pPr>
          <w:ins w:id="179" w:author="Alexander Thomas Frase" w:date="2016-03-29T13:27:00Z">
            <w:r>
              <w:rPr>
                <w:noProof/>
              </w:rPr>
              <w:t>--group  /  GROUP</w:t>
            </w:r>
            <w:r>
              <w:rPr>
                <w:noProof/>
              </w:rPr>
              <w:tab/>
            </w:r>
            <w:r>
              <w:rPr>
                <w:noProof/>
              </w:rPr>
              <w:fldChar w:fldCharType="begin"/>
            </w:r>
            <w:r>
              <w:rPr>
                <w:noProof/>
              </w:rPr>
              <w:instrText xml:space="preserve"> PAGEREF _Toc447021428 \h </w:instrText>
            </w:r>
            <w:r>
              <w:rPr>
                <w:noProof/>
              </w:rPr>
            </w:r>
          </w:ins>
          <w:r>
            <w:rPr>
              <w:noProof/>
            </w:rPr>
            <w:fldChar w:fldCharType="separate"/>
          </w:r>
          <w:ins w:id="180" w:author="Alexander Thomas Frase" w:date="2016-03-29T13:27:00Z">
            <w:r>
              <w:rPr>
                <w:noProof/>
              </w:rPr>
              <w:t>20</w:t>
            </w:r>
            <w:r>
              <w:rPr>
                <w:noProof/>
              </w:rPr>
              <w:fldChar w:fldCharType="end"/>
            </w:r>
          </w:ins>
        </w:p>
        <w:p w14:paraId="6DBF202C" w14:textId="77777777" w:rsidR="00822675" w:rsidRDefault="00822675">
          <w:pPr>
            <w:pStyle w:val="TOC3"/>
            <w:tabs>
              <w:tab w:val="right" w:leader="dot" w:pos="9962"/>
            </w:tabs>
            <w:rPr>
              <w:ins w:id="181" w:author="Alexander Thomas Frase" w:date="2016-03-29T13:27:00Z"/>
              <w:rFonts w:eastAsiaTheme="minorEastAsia" w:cstheme="minorBidi"/>
              <w:i w:val="0"/>
              <w:noProof/>
              <w:kern w:val="0"/>
              <w:lang w:eastAsia="en-US" w:bidi="ar-SA"/>
            </w:rPr>
          </w:pPr>
          <w:ins w:id="182" w:author="Alexander Thomas Frase" w:date="2016-03-29T13:27:00Z">
            <w:r>
              <w:rPr>
                <w:noProof/>
              </w:rPr>
              <w:t>--group-file  /  GROUP_FILE</w:t>
            </w:r>
            <w:r>
              <w:rPr>
                <w:noProof/>
              </w:rPr>
              <w:tab/>
            </w:r>
            <w:r>
              <w:rPr>
                <w:noProof/>
              </w:rPr>
              <w:fldChar w:fldCharType="begin"/>
            </w:r>
            <w:r>
              <w:rPr>
                <w:noProof/>
              </w:rPr>
              <w:instrText xml:space="preserve"> PAGEREF _Toc447021429 \h </w:instrText>
            </w:r>
            <w:r>
              <w:rPr>
                <w:noProof/>
              </w:rPr>
            </w:r>
          </w:ins>
          <w:r>
            <w:rPr>
              <w:noProof/>
            </w:rPr>
            <w:fldChar w:fldCharType="separate"/>
          </w:r>
          <w:ins w:id="183" w:author="Alexander Thomas Frase" w:date="2016-03-29T13:27:00Z">
            <w:r>
              <w:rPr>
                <w:noProof/>
              </w:rPr>
              <w:t>20</w:t>
            </w:r>
            <w:r>
              <w:rPr>
                <w:noProof/>
              </w:rPr>
              <w:fldChar w:fldCharType="end"/>
            </w:r>
          </w:ins>
        </w:p>
        <w:p w14:paraId="5842271A" w14:textId="77777777" w:rsidR="00822675" w:rsidRDefault="00822675">
          <w:pPr>
            <w:pStyle w:val="TOC3"/>
            <w:tabs>
              <w:tab w:val="right" w:leader="dot" w:pos="9962"/>
            </w:tabs>
            <w:rPr>
              <w:ins w:id="184" w:author="Alexander Thomas Frase" w:date="2016-03-29T13:27:00Z"/>
              <w:rFonts w:eastAsiaTheme="minorEastAsia" w:cstheme="minorBidi"/>
              <w:i w:val="0"/>
              <w:noProof/>
              <w:kern w:val="0"/>
              <w:lang w:eastAsia="en-US" w:bidi="ar-SA"/>
            </w:rPr>
          </w:pPr>
          <w:ins w:id="185" w:author="Alexander Thomas Frase" w:date="2016-03-29T13:27:00Z">
            <w:r>
              <w:rPr>
                <w:noProof/>
              </w:rPr>
              <w:t>--group-identifier-type  /  GROUP_IDENTIFIER_TYPE</w:t>
            </w:r>
            <w:r>
              <w:rPr>
                <w:noProof/>
              </w:rPr>
              <w:tab/>
            </w:r>
            <w:r>
              <w:rPr>
                <w:noProof/>
              </w:rPr>
              <w:fldChar w:fldCharType="begin"/>
            </w:r>
            <w:r>
              <w:rPr>
                <w:noProof/>
              </w:rPr>
              <w:instrText xml:space="preserve"> PAGEREF _Toc447021430 \h </w:instrText>
            </w:r>
            <w:r>
              <w:rPr>
                <w:noProof/>
              </w:rPr>
            </w:r>
          </w:ins>
          <w:r>
            <w:rPr>
              <w:noProof/>
            </w:rPr>
            <w:fldChar w:fldCharType="separate"/>
          </w:r>
          <w:ins w:id="186" w:author="Alexander Thomas Frase" w:date="2016-03-29T13:27:00Z">
            <w:r>
              <w:rPr>
                <w:noProof/>
              </w:rPr>
              <w:t>20</w:t>
            </w:r>
            <w:r>
              <w:rPr>
                <w:noProof/>
              </w:rPr>
              <w:fldChar w:fldCharType="end"/>
            </w:r>
          </w:ins>
        </w:p>
        <w:p w14:paraId="7CE2F8AB" w14:textId="77777777" w:rsidR="00822675" w:rsidRDefault="00822675">
          <w:pPr>
            <w:pStyle w:val="TOC3"/>
            <w:tabs>
              <w:tab w:val="right" w:leader="dot" w:pos="9962"/>
            </w:tabs>
            <w:rPr>
              <w:ins w:id="187" w:author="Alexander Thomas Frase" w:date="2016-03-29T13:27:00Z"/>
              <w:rFonts w:eastAsiaTheme="minorEastAsia" w:cstheme="minorBidi"/>
              <w:i w:val="0"/>
              <w:noProof/>
              <w:kern w:val="0"/>
              <w:lang w:eastAsia="en-US" w:bidi="ar-SA"/>
            </w:rPr>
          </w:pPr>
          <w:ins w:id="188" w:author="Alexander Thomas Frase" w:date="2016-03-29T13:27:00Z">
            <w:r>
              <w:rPr>
                <w:noProof/>
              </w:rPr>
              <w:t>--allow-ambiguous-groups  /  ALLOW_AMBIGUOUS_GROUPS</w:t>
            </w:r>
            <w:r>
              <w:rPr>
                <w:noProof/>
              </w:rPr>
              <w:tab/>
            </w:r>
            <w:r>
              <w:rPr>
                <w:noProof/>
              </w:rPr>
              <w:fldChar w:fldCharType="begin"/>
            </w:r>
            <w:r>
              <w:rPr>
                <w:noProof/>
              </w:rPr>
              <w:instrText xml:space="preserve"> PAGEREF _Toc447021431 \h </w:instrText>
            </w:r>
            <w:r>
              <w:rPr>
                <w:noProof/>
              </w:rPr>
            </w:r>
          </w:ins>
          <w:r>
            <w:rPr>
              <w:noProof/>
            </w:rPr>
            <w:fldChar w:fldCharType="separate"/>
          </w:r>
          <w:ins w:id="189" w:author="Alexander Thomas Frase" w:date="2016-03-29T13:27:00Z">
            <w:r>
              <w:rPr>
                <w:noProof/>
              </w:rPr>
              <w:t>21</w:t>
            </w:r>
            <w:r>
              <w:rPr>
                <w:noProof/>
              </w:rPr>
              <w:fldChar w:fldCharType="end"/>
            </w:r>
          </w:ins>
        </w:p>
        <w:p w14:paraId="2A6AAB5D" w14:textId="77777777" w:rsidR="00822675" w:rsidRDefault="00822675">
          <w:pPr>
            <w:pStyle w:val="TOC3"/>
            <w:tabs>
              <w:tab w:val="right" w:leader="dot" w:pos="9962"/>
            </w:tabs>
            <w:rPr>
              <w:ins w:id="190" w:author="Alexander Thomas Frase" w:date="2016-03-29T13:27:00Z"/>
              <w:rFonts w:eastAsiaTheme="minorEastAsia" w:cstheme="minorBidi"/>
              <w:i w:val="0"/>
              <w:noProof/>
              <w:kern w:val="0"/>
              <w:lang w:eastAsia="en-US" w:bidi="ar-SA"/>
            </w:rPr>
          </w:pPr>
          <w:ins w:id="191" w:author="Alexander Thomas Frase" w:date="2016-03-29T13:27:00Z">
            <w:r>
              <w:rPr>
                <w:noProof/>
              </w:rPr>
              <w:t>--group-search  /  GROUP_SEARCH</w:t>
            </w:r>
            <w:r>
              <w:rPr>
                <w:noProof/>
              </w:rPr>
              <w:tab/>
            </w:r>
            <w:r>
              <w:rPr>
                <w:noProof/>
              </w:rPr>
              <w:fldChar w:fldCharType="begin"/>
            </w:r>
            <w:r>
              <w:rPr>
                <w:noProof/>
              </w:rPr>
              <w:instrText xml:space="preserve"> PAGEREF _Toc447021432 \h </w:instrText>
            </w:r>
            <w:r>
              <w:rPr>
                <w:noProof/>
              </w:rPr>
            </w:r>
          </w:ins>
          <w:r>
            <w:rPr>
              <w:noProof/>
            </w:rPr>
            <w:fldChar w:fldCharType="separate"/>
          </w:r>
          <w:ins w:id="192" w:author="Alexander Thomas Frase" w:date="2016-03-29T13:27:00Z">
            <w:r>
              <w:rPr>
                <w:noProof/>
              </w:rPr>
              <w:t>21</w:t>
            </w:r>
            <w:r>
              <w:rPr>
                <w:noProof/>
              </w:rPr>
              <w:fldChar w:fldCharType="end"/>
            </w:r>
          </w:ins>
        </w:p>
        <w:p w14:paraId="593CD059" w14:textId="77777777" w:rsidR="00822675" w:rsidRDefault="00822675">
          <w:pPr>
            <w:pStyle w:val="TOC3"/>
            <w:tabs>
              <w:tab w:val="right" w:leader="dot" w:pos="9962"/>
            </w:tabs>
            <w:rPr>
              <w:ins w:id="193" w:author="Alexander Thomas Frase" w:date="2016-03-29T13:27:00Z"/>
              <w:rFonts w:eastAsiaTheme="minorEastAsia" w:cstheme="minorBidi"/>
              <w:i w:val="0"/>
              <w:noProof/>
              <w:kern w:val="0"/>
              <w:lang w:eastAsia="en-US" w:bidi="ar-SA"/>
            </w:rPr>
          </w:pPr>
          <w:ins w:id="194" w:author="Alexander Thomas Frase" w:date="2016-03-29T13:27:00Z">
            <w:r>
              <w:rPr>
                <w:noProof/>
              </w:rPr>
              <w:t>--source  /  SOURCE</w:t>
            </w:r>
            <w:r>
              <w:rPr>
                <w:noProof/>
              </w:rPr>
              <w:tab/>
            </w:r>
            <w:r>
              <w:rPr>
                <w:noProof/>
              </w:rPr>
              <w:fldChar w:fldCharType="begin"/>
            </w:r>
            <w:r>
              <w:rPr>
                <w:noProof/>
              </w:rPr>
              <w:instrText xml:space="preserve"> PAGEREF _Toc447021433 \h </w:instrText>
            </w:r>
            <w:r>
              <w:rPr>
                <w:noProof/>
              </w:rPr>
            </w:r>
          </w:ins>
          <w:r>
            <w:rPr>
              <w:noProof/>
            </w:rPr>
            <w:fldChar w:fldCharType="separate"/>
          </w:r>
          <w:ins w:id="195" w:author="Alexander Thomas Frase" w:date="2016-03-29T13:27:00Z">
            <w:r>
              <w:rPr>
                <w:noProof/>
              </w:rPr>
              <w:t>21</w:t>
            </w:r>
            <w:r>
              <w:rPr>
                <w:noProof/>
              </w:rPr>
              <w:fldChar w:fldCharType="end"/>
            </w:r>
          </w:ins>
        </w:p>
        <w:p w14:paraId="0D11BDB4" w14:textId="77777777" w:rsidR="00822675" w:rsidRDefault="00822675">
          <w:pPr>
            <w:pStyle w:val="TOC3"/>
            <w:tabs>
              <w:tab w:val="right" w:leader="dot" w:pos="9962"/>
            </w:tabs>
            <w:rPr>
              <w:ins w:id="196" w:author="Alexander Thomas Frase" w:date="2016-03-29T13:27:00Z"/>
              <w:rFonts w:eastAsiaTheme="minorEastAsia" w:cstheme="minorBidi"/>
              <w:i w:val="0"/>
              <w:noProof/>
              <w:kern w:val="0"/>
              <w:lang w:eastAsia="en-US" w:bidi="ar-SA"/>
            </w:rPr>
          </w:pPr>
          <w:ins w:id="197" w:author="Alexander Thomas Frase" w:date="2016-03-29T13:27:00Z">
            <w:r>
              <w:rPr>
                <w:noProof/>
              </w:rPr>
              <w:t>--source-file  /  SOURCE_FILE</w:t>
            </w:r>
            <w:r>
              <w:rPr>
                <w:noProof/>
              </w:rPr>
              <w:tab/>
            </w:r>
            <w:r>
              <w:rPr>
                <w:noProof/>
              </w:rPr>
              <w:fldChar w:fldCharType="begin"/>
            </w:r>
            <w:r>
              <w:rPr>
                <w:noProof/>
              </w:rPr>
              <w:instrText xml:space="preserve"> PAGEREF _Toc447021434 \h </w:instrText>
            </w:r>
            <w:r>
              <w:rPr>
                <w:noProof/>
              </w:rPr>
            </w:r>
          </w:ins>
          <w:r>
            <w:rPr>
              <w:noProof/>
            </w:rPr>
            <w:fldChar w:fldCharType="separate"/>
          </w:r>
          <w:ins w:id="198" w:author="Alexander Thomas Frase" w:date="2016-03-29T13:27:00Z">
            <w:r>
              <w:rPr>
                <w:noProof/>
              </w:rPr>
              <w:t>21</w:t>
            </w:r>
            <w:r>
              <w:rPr>
                <w:noProof/>
              </w:rPr>
              <w:fldChar w:fldCharType="end"/>
            </w:r>
          </w:ins>
        </w:p>
        <w:p w14:paraId="7CA74DEC" w14:textId="77777777" w:rsidR="00822675" w:rsidRDefault="00822675">
          <w:pPr>
            <w:pStyle w:val="TOC2"/>
            <w:tabs>
              <w:tab w:val="right" w:leader="dot" w:pos="9962"/>
            </w:tabs>
            <w:rPr>
              <w:ins w:id="199" w:author="Alexander Thomas Frase" w:date="2016-03-29T13:27:00Z"/>
              <w:rFonts w:eastAsiaTheme="minorEastAsia" w:cstheme="minorBidi"/>
              <w:noProof/>
              <w:kern w:val="0"/>
              <w:lang w:eastAsia="en-US" w:bidi="ar-SA"/>
            </w:rPr>
          </w:pPr>
          <w:ins w:id="200" w:author="Alexander Thomas Frase" w:date="2016-03-29T13:27:00Z">
            <w:r>
              <w:rPr>
                <w:noProof/>
              </w:rPr>
              <w:t>Alternate Input Data Options</w:t>
            </w:r>
            <w:r>
              <w:rPr>
                <w:noProof/>
              </w:rPr>
              <w:tab/>
            </w:r>
            <w:r>
              <w:rPr>
                <w:noProof/>
              </w:rPr>
              <w:fldChar w:fldCharType="begin"/>
            </w:r>
            <w:r>
              <w:rPr>
                <w:noProof/>
              </w:rPr>
              <w:instrText xml:space="preserve"> PAGEREF _Toc447021435 \h </w:instrText>
            </w:r>
            <w:r>
              <w:rPr>
                <w:noProof/>
              </w:rPr>
            </w:r>
          </w:ins>
          <w:r>
            <w:rPr>
              <w:noProof/>
            </w:rPr>
            <w:fldChar w:fldCharType="separate"/>
          </w:r>
          <w:ins w:id="201" w:author="Alexander Thomas Frase" w:date="2016-03-29T13:27:00Z">
            <w:r>
              <w:rPr>
                <w:noProof/>
              </w:rPr>
              <w:t>21</w:t>
            </w:r>
            <w:r>
              <w:rPr>
                <w:noProof/>
              </w:rPr>
              <w:fldChar w:fldCharType="end"/>
            </w:r>
          </w:ins>
        </w:p>
        <w:p w14:paraId="39654508" w14:textId="77777777" w:rsidR="00822675" w:rsidRDefault="00822675">
          <w:pPr>
            <w:pStyle w:val="TOC3"/>
            <w:tabs>
              <w:tab w:val="right" w:leader="dot" w:pos="9962"/>
            </w:tabs>
            <w:rPr>
              <w:ins w:id="202" w:author="Alexander Thomas Frase" w:date="2016-03-29T13:27:00Z"/>
              <w:rFonts w:eastAsiaTheme="minorEastAsia" w:cstheme="minorBidi"/>
              <w:i w:val="0"/>
              <w:noProof/>
              <w:kern w:val="0"/>
              <w:lang w:eastAsia="en-US" w:bidi="ar-SA"/>
            </w:rPr>
          </w:pPr>
          <w:ins w:id="203" w:author="Alexander Thomas Frase" w:date="2016-03-29T13:27:00Z">
            <w:r>
              <w:rPr>
                <w:noProof/>
              </w:rPr>
              <w:t>--alt-snp  /  ALT_SNP</w:t>
            </w:r>
            <w:r>
              <w:rPr>
                <w:noProof/>
              </w:rPr>
              <w:tab/>
            </w:r>
            <w:r>
              <w:rPr>
                <w:noProof/>
              </w:rPr>
              <w:fldChar w:fldCharType="begin"/>
            </w:r>
            <w:r>
              <w:rPr>
                <w:noProof/>
              </w:rPr>
              <w:instrText xml:space="preserve"> PAGEREF _Toc447021436 \h </w:instrText>
            </w:r>
            <w:r>
              <w:rPr>
                <w:noProof/>
              </w:rPr>
            </w:r>
          </w:ins>
          <w:r>
            <w:rPr>
              <w:noProof/>
            </w:rPr>
            <w:fldChar w:fldCharType="separate"/>
          </w:r>
          <w:ins w:id="204" w:author="Alexander Thomas Frase" w:date="2016-03-29T13:27:00Z">
            <w:r>
              <w:rPr>
                <w:noProof/>
              </w:rPr>
              <w:t>21</w:t>
            </w:r>
            <w:r>
              <w:rPr>
                <w:noProof/>
              </w:rPr>
              <w:fldChar w:fldCharType="end"/>
            </w:r>
          </w:ins>
        </w:p>
        <w:p w14:paraId="7D1605C4" w14:textId="77777777" w:rsidR="00822675" w:rsidRDefault="00822675">
          <w:pPr>
            <w:pStyle w:val="TOC3"/>
            <w:tabs>
              <w:tab w:val="right" w:leader="dot" w:pos="9962"/>
            </w:tabs>
            <w:rPr>
              <w:ins w:id="205" w:author="Alexander Thomas Frase" w:date="2016-03-29T13:27:00Z"/>
              <w:rFonts w:eastAsiaTheme="minorEastAsia" w:cstheme="minorBidi"/>
              <w:i w:val="0"/>
              <w:noProof/>
              <w:kern w:val="0"/>
              <w:lang w:eastAsia="en-US" w:bidi="ar-SA"/>
            </w:rPr>
          </w:pPr>
          <w:ins w:id="206" w:author="Alexander Thomas Frase" w:date="2016-03-29T13:27:00Z">
            <w:r>
              <w:rPr>
                <w:noProof/>
              </w:rPr>
              <w:t>--alt-snp-file  /  ALT_SNP_FILE</w:t>
            </w:r>
            <w:r>
              <w:rPr>
                <w:noProof/>
              </w:rPr>
              <w:tab/>
            </w:r>
            <w:r>
              <w:rPr>
                <w:noProof/>
              </w:rPr>
              <w:fldChar w:fldCharType="begin"/>
            </w:r>
            <w:r>
              <w:rPr>
                <w:noProof/>
              </w:rPr>
              <w:instrText xml:space="preserve"> PAGEREF _Toc447021437 \h </w:instrText>
            </w:r>
            <w:r>
              <w:rPr>
                <w:noProof/>
              </w:rPr>
            </w:r>
          </w:ins>
          <w:r>
            <w:rPr>
              <w:noProof/>
            </w:rPr>
            <w:fldChar w:fldCharType="separate"/>
          </w:r>
          <w:ins w:id="207" w:author="Alexander Thomas Frase" w:date="2016-03-29T13:27:00Z">
            <w:r>
              <w:rPr>
                <w:noProof/>
              </w:rPr>
              <w:t>21</w:t>
            </w:r>
            <w:r>
              <w:rPr>
                <w:noProof/>
              </w:rPr>
              <w:fldChar w:fldCharType="end"/>
            </w:r>
          </w:ins>
        </w:p>
        <w:p w14:paraId="50E82371" w14:textId="77777777" w:rsidR="00822675" w:rsidRDefault="00822675">
          <w:pPr>
            <w:pStyle w:val="TOC3"/>
            <w:tabs>
              <w:tab w:val="right" w:leader="dot" w:pos="9962"/>
            </w:tabs>
            <w:rPr>
              <w:ins w:id="208" w:author="Alexander Thomas Frase" w:date="2016-03-29T13:27:00Z"/>
              <w:rFonts w:eastAsiaTheme="minorEastAsia" w:cstheme="minorBidi"/>
              <w:i w:val="0"/>
              <w:noProof/>
              <w:kern w:val="0"/>
              <w:lang w:eastAsia="en-US" w:bidi="ar-SA"/>
            </w:rPr>
          </w:pPr>
          <w:ins w:id="209" w:author="Alexander Thomas Frase" w:date="2016-03-29T13:27:00Z">
            <w:r>
              <w:rPr>
                <w:noProof/>
              </w:rPr>
              <w:t>--alt-position  /  ALT_POSITION</w:t>
            </w:r>
            <w:r>
              <w:rPr>
                <w:noProof/>
              </w:rPr>
              <w:tab/>
            </w:r>
            <w:r>
              <w:rPr>
                <w:noProof/>
              </w:rPr>
              <w:fldChar w:fldCharType="begin"/>
            </w:r>
            <w:r>
              <w:rPr>
                <w:noProof/>
              </w:rPr>
              <w:instrText xml:space="preserve"> PAGEREF _Toc447021438 \h </w:instrText>
            </w:r>
            <w:r>
              <w:rPr>
                <w:noProof/>
              </w:rPr>
            </w:r>
          </w:ins>
          <w:r>
            <w:rPr>
              <w:noProof/>
            </w:rPr>
            <w:fldChar w:fldCharType="separate"/>
          </w:r>
          <w:ins w:id="210" w:author="Alexander Thomas Frase" w:date="2016-03-29T13:27:00Z">
            <w:r>
              <w:rPr>
                <w:noProof/>
              </w:rPr>
              <w:t>21</w:t>
            </w:r>
            <w:r>
              <w:rPr>
                <w:noProof/>
              </w:rPr>
              <w:fldChar w:fldCharType="end"/>
            </w:r>
          </w:ins>
        </w:p>
        <w:p w14:paraId="74A48DF9" w14:textId="77777777" w:rsidR="00822675" w:rsidRDefault="00822675">
          <w:pPr>
            <w:pStyle w:val="TOC3"/>
            <w:tabs>
              <w:tab w:val="right" w:leader="dot" w:pos="9962"/>
            </w:tabs>
            <w:rPr>
              <w:ins w:id="211" w:author="Alexander Thomas Frase" w:date="2016-03-29T13:27:00Z"/>
              <w:rFonts w:eastAsiaTheme="minorEastAsia" w:cstheme="minorBidi"/>
              <w:i w:val="0"/>
              <w:noProof/>
              <w:kern w:val="0"/>
              <w:lang w:eastAsia="en-US" w:bidi="ar-SA"/>
            </w:rPr>
          </w:pPr>
          <w:ins w:id="212" w:author="Alexander Thomas Frase" w:date="2016-03-29T13:27:00Z">
            <w:r>
              <w:rPr>
                <w:noProof/>
              </w:rPr>
              <w:t>--alt-position-file  /  ALT_POSITION_FILE</w:t>
            </w:r>
            <w:r>
              <w:rPr>
                <w:noProof/>
              </w:rPr>
              <w:tab/>
            </w:r>
            <w:r>
              <w:rPr>
                <w:noProof/>
              </w:rPr>
              <w:fldChar w:fldCharType="begin"/>
            </w:r>
            <w:r>
              <w:rPr>
                <w:noProof/>
              </w:rPr>
              <w:instrText xml:space="preserve"> PAGEREF _Toc447021439 \h </w:instrText>
            </w:r>
            <w:r>
              <w:rPr>
                <w:noProof/>
              </w:rPr>
            </w:r>
          </w:ins>
          <w:r>
            <w:rPr>
              <w:noProof/>
            </w:rPr>
            <w:fldChar w:fldCharType="separate"/>
          </w:r>
          <w:ins w:id="213" w:author="Alexander Thomas Frase" w:date="2016-03-29T13:27:00Z">
            <w:r>
              <w:rPr>
                <w:noProof/>
              </w:rPr>
              <w:t>21</w:t>
            </w:r>
            <w:r>
              <w:rPr>
                <w:noProof/>
              </w:rPr>
              <w:fldChar w:fldCharType="end"/>
            </w:r>
          </w:ins>
        </w:p>
        <w:p w14:paraId="67E7872F" w14:textId="77777777" w:rsidR="00822675" w:rsidRDefault="00822675">
          <w:pPr>
            <w:pStyle w:val="TOC3"/>
            <w:tabs>
              <w:tab w:val="right" w:leader="dot" w:pos="9962"/>
            </w:tabs>
            <w:rPr>
              <w:ins w:id="214" w:author="Alexander Thomas Frase" w:date="2016-03-29T13:27:00Z"/>
              <w:rFonts w:eastAsiaTheme="minorEastAsia" w:cstheme="minorBidi"/>
              <w:i w:val="0"/>
              <w:noProof/>
              <w:kern w:val="0"/>
              <w:lang w:eastAsia="en-US" w:bidi="ar-SA"/>
            </w:rPr>
          </w:pPr>
          <w:ins w:id="215" w:author="Alexander Thomas Frase" w:date="2016-03-29T13:27:00Z">
            <w:r>
              <w:rPr>
                <w:noProof/>
              </w:rPr>
              <w:t>--alt-region  /  ALT_REGION</w:t>
            </w:r>
            <w:r>
              <w:rPr>
                <w:noProof/>
              </w:rPr>
              <w:tab/>
            </w:r>
            <w:r>
              <w:rPr>
                <w:noProof/>
              </w:rPr>
              <w:fldChar w:fldCharType="begin"/>
            </w:r>
            <w:r>
              <w:rPr>
                <w:noProof/>
              </w:rPr>
              <w:instrText xml:space="preserve"> PAGEREF _Toc447021440 \h </w:instrText>
            </w:r>
            <w:r>
              <w:rPr>
                <w:noProof/>
              </w:rPr>
            </w:r>
          </w:ins>
          <w:r>
            <w:rPr>
              <w:noProof/>
            </w:rPr>
            <w:fldChar w:fldCharType="separate"/>
          </w:r>
          <w:ins w:id="216" w:author="Alexander Thomas Frase" w:date="2016-03-29T13:27:00Z">
            <w:r>
              <w:rPr>
                <w:noProof/>
              </w:rPr>
              <w:t>21</w:t>
            </w:r>
            <w:r>
              <w:rPr>
                <w:noProof/>
              </w:rPr>
              <w:fldChar w:fldCharType="end"/>
            </w:r>
          </w:ins>
        </w:p>
        <w:p w14:paraId="383A0E7C" w14:textId="77777777" w:rsidR="00822675" w:rsidRDefault="00822675">
          <w:pPr>
            <w:pStyle w:val="TOC3"/>
            <w:tabs>
              <w:tab w:val="right" w:leader="dot" w:pos="9962"/>
            </w:tabs>
            <w:rPr>
              <w:ins w:id="217" w:author="Alexander Thomas Frase" w:date="2016-03-29T13:27:00Z"/>
              <w:rFonts w:eastAsiaTheme="minorEastAsia" w:cstheme="minorBidi"/>
              <w:i w:val="0"/>
              <w:noProof/>
              <w:kern w:val="0"/>
              <w:lang w:eastAsia="en-US" w:bidi="ar-SA"/>
            </w:rPr>
          </w:pPr>
          <w:ins w:id="218" w:author="Alexander Thomas Frase" w:date="2016-03-29T13:27:00Z">
            <w:r>
              <w:rPr>
                <w:noProof/>
              </w:rPr>
              <w:t>--alt-region-file  /  ALT_REGION_FILE</w:t>
            </w:r>
            <w:r>
              <w:rPr>
                <w:noProof/>
              </w:rPr>
              <w:tab/>
            </w:r>
            <w:r>
              <w:rPr>
                <w:noProof/>
              </w:rPr>
              <w:fldChar w:fldCharType="begin"/>
            </w:r>
            <w:r>
              <w:rPr>
                <w:noProof/>
              </w:rPr>
              <w:instrText xml:space="preserve"> PAGEREF _Toc447021441 \h </w:instrText>
            </w:r>
            <w:r>
              <w:rPr>
                <w:noProof/>
              </w:rPr>
            </w:r>
          </w:ins>
          <w:r>
            <w:rPr>
              <w:noProof/>
            </w:rPr>
            <w:fldChar w:fldCharType="separate"/>
          </w:r>
          <w:ins w:id="219" w:author="Alexander Thomas Frase" w:date="2016-03-29T13:27:00Z">
            <w:r>
              <w:rPr>
                <w:noProof/>
              </w:rPr>
              <w:t>22</w:t>
            </w:r>
            <w:r>
              <w:rPr>
                <w:noProof/>
              </w:rPr>
              <w:fldChar w:fldCharType="end"/>
            </w:r>
          </w:ins>
        </w:p>
        <w:p w14:paraId="264A80EB" w14:textId="77777777" w:rsidR="00822675" w:rsidRDefault="00822675">
          <w:pPr>
            <w:pStyle w:val="TOC3"/>
            <w:tabs>
              <w:tab w:val="right" w:leader="dot" w:pos="9962"/>
            </w:tabs>
            <w:rPr>
              <w:ins w:id="220" w:author="Alexander Thomas Frase" w:date="2016-03-29T13:27:00Z"/>
              <w:rFonts w:eastAsiaTheme="minorEastAsia" w:cstheme="minorBidi"/>
              <w:i w:val="0"/>
              <w:noProof/>
              <w:kern w:val="0"/>
              <w:lang w:eastAsia="en-US" w:bidi="ar-SA"/>
            </w:rPr>
          </w:pPr>
          <w:ins w:id="221" w:author="Alexander Thomas Frase" w:date="2016-03-29T13:27:00Z">
            <w:r>
              <w:rPr>
                <w:noProof/>
              </w:rPr>
              <w:t>--alt-gene  /  ALT_GENE</w:t>
            </w:r>
            <w:r>
              <w:rPr>
                <w:noProof/>
              </w:rPr>
              <w:tab/>
            </w:r>
            <w:r>
              <w:rPr>
                <w:noProof/>
              </w:rPr>
              <w:fldChar w:fldCharType="begin"/>
            </w:r>
            <w:r>
              <w:rPr>
                <w:noProof/>
              </w:rPr>
              <w:instrText xml:space="preserve"> PAGEREF _Toc447021442 \h </w:instrText>
            </w:r>
            <w:r>
              <w:rPr>
                <w:noProof/>
              </w:rPr>
            </w:r>
          </w:ins>
          <w:r>
            <w:rPr>
              <w:noProof/>
            </w:rPr>
            <w:fldChar w:fldCharType="separate"/>
          </w:r>
          <w:ins w:id="222" w:author="Alexander Thomas Frase" w:date="2016-03-29T13:27:00Z">
            <w:r>
              <w:rPr>
                <w:noProof/>
              </w:rPr>
              <w:t>22</w:t>
            </w:r>
            <w:r>
              <w:rPr>
                <w:noProof/>
              </w:rPr>
              <w:fldChar w:fldCharType="end"/>
            </w:r>
          </w:ins>
        </w:p>
        <w:p w14:paraId="134070FE" w14:textId="77777777" w:rsidR="00822675" w:rsidRDefault="00822675">
          <w:pPr>
            <w:pStyle w:val="TOC3"/>
            <w:tabs>
              <w:tab w:val="right" w:leader="dot" w:pos="9962"/>
            </w:tabs>
            <w:rPr>
              <w:ins w:id="223" w:author="Alexander Thomas Frase" w:date="2016-03-29T13:27:00Z"/>
              <w:rFonts w:eastAsiaTheme="minorEastAsia" w:cstheme="minorBidi"/>
              <w:i w:val="0"/>
              <w:noProof/>
              <w:kern w:val="0"/>
              <w:lang w:eastAsia="en-US" w:bidi="ar-SA"/>
            </w:rPr>
          </w:pPr>
          <w:ins w:id="224" w:author="Alexander Thomas Frase" w:date="2016-03-29T13:27:00Z">
            <w:r>
              <w:rPr>
                <w:noProof/>
              </w:rPr>
              <w:t>--alt-gene-file  /  ALT_GENE_FILE</w:t>
            </w:r>
            <w:r>
              <w:rPr>
                <w:noProof/>
              </w:rPr>
              <w:tab/>
            </w:r>
            <w:r>
              <w:rPr>
                <w:noProof/>
              </w:rPr>
              <w:fldChar w:fldCharType="begin"/>
            </w:r>
            <w:r>
              <w:rPr>
                <w:noProof/>
              </w:rPr>
              <w:instrText xml:space="preserve"> PAGEREF _Toc447021443 \h </w:instrText>
            </w:r>
            <w:r>
              <w:rPr>
                <w:noProof/>
              </w:rPr>
            </w:r>
          </w:ins>
          <w:r>
            <w:rPr>
              <w:noProof/>
            </w:rPr>
            <w:fldChar w:fldCharType="separate"/>
          </w:r>
          <w:ins w:id="225" w:author="Alexander Thomas Frase" w:date="2016-03-29T13:27:00Z">
            <w:r>
              <w:rPr>
                <w:noProof/>
              </w:rPr>
              <w:t>22</w:t>
            </w:r>
            <w:r>
              <w:rPr>
                <w:noProof/>
              </w:rPr>
              <w:fldChar w:fldCharType="end"/>
            </w:r>
          </w:ins>
        </w:p>
        <w:p w14:paraId="2A3B8DE7" w14:textId="77777777" w:rsidR="00822675" w:rsidRDefault="00822675">
          <w:pPr>
            <w:pStyle w:val="TOC3"/>
            <w:tabs>
              <w:tab w:val="right" w:leader="dot" w:pos="9962"/>
            </w:tabs>
            <w:rPr>
              <w:ins w:id="226" w:author="Alexander Thomas Frase" w:date="2016-03-29T13:27:00Z"/>
              <w:rFonts w:eastAsiaTheme="minorEastAsia" w:cstheme="minorBidi"/>
              <w:i w:val="0"/>
              <w:noProof/>
              <w:kern w:val="0"/>
              <w:lang w:eastAsia="en-US" w:bidi="ar-SA"/>
            </w:rPr>
          </w:pPr>
          <w:ins w:id="227" w:author="Alexander Thomas Frase" w:date="2016-03-29T13:27:00Z">
            <w:r>
              <w:rPr>
                <w:noProof/>
              </w:rPr>
              <w:t>--alt-gene-search  /  ALT_GENE_SEARCH</w:t>
            </w:r>
            <w:r>
              <w:rPr>
                <w:noProof/>
              </w:rPr>
              <w:tab/>
            </w:r>
            <w:r>
              <w:rPr>
                <w:noProof/>
              </w:rPr>
              <w:fldChar w:fldCharType="begin"/>
            </w:r>
            <w:r>
              <w:rPr>
                <w:noProof/>
              </w:rPr>
              <w:instrText xml:space="preserve"> PAGEREF _Toc447021444 \h </w:instrText>
            </w:r>
            <w:r>
              <w:rPr>
                <w:noProof/>
              </w:rPr>
            </w:r>
          </w:ins>
          <w:r>
            <w:rPr>
              <w:noProof/>
            </w:rPr>
            <w:fldChar w:fldCharType="separate"/>
          </w:r>
          <w:ins w:id="228" w:author="Alexander Thomas Frase" w:date="2016-03-29T13:27:00Z">
            <w:r>
              <w:rPr>
                <w:noProof/>
              </w:rPr>
              <w:t>22</w:t>
            </w:r>
            <w:r>
              <w:rPr>
                <w:noProof/>
              </w:rPr>
              <w:fldChar w:fldCharType="end"/>
            </w:r>
          </w:ins>
        </w:p>
        <w:p w14:paraId="49BF9149" w14:textId="77777777" w:rsidR="00822675" w:rsidRDefault="00822675">
          <w:pPr>
            <w:pStyle w:val="TOC3"/>
            <w:tabs>
              <w:tab w:val="right" w:leader="dot" w:pos="9962"/>
            </w:tabs>
            <w:rPr>
              <w:ins w:id="229" w:author="Alexander Thomas Frase" w:date="2016-03-29T13:27:00Z"/>
              <w:rFonts w:eastAsiaTheme="minorEastAsia" w:cstheme="minorBidi"/>
              <w:i w:val="0"/>
              <w:noProof/>
              <w:kern w:val="0"/>
              <w:lang w:eastAsia="en-US" w:bidi="ar-SA"/>
            </w:rPr>
          </w:pPr>
          <w:ins w:id="230" w:author="Alexander Thomas Frase" w:date="2016-03-29T13:27:00Z">
            <w:r>
              <w:rPr>
                <w:noProof/>
              </w:rPr>
              <w:t>--alt-group  /  ALT_GROUP</w:t>
            </w:r>
            <w:r>
              <w:rPr>
                <w:noProof/>
              </w:rPr>
              <w:tab/>
            </w:r>
            <w:r>
              <w:rPr>
                <w:noProof/>
              </w:rPr>
              <w:fldChar w:fldCharType="begin"/>
            </w:r>
            <w:r>
              <w:rPr>
                <w:noProof/>
              </w:rPr>
              <w:instrText xml:space="preserve"> PAGEREF _Toc447021445 \h </w:instrText>
            </w:r>
            <w:r>
              <w:rPr>
                <w:noProof/>
              </w:rPr>
            </w:r>
          </w:ins>
          <w:r>
            <w:rPr>
              <w:noProof/>
            </w:rPr>
            <w:fldChar w:fldCharType="separate"/>
          </w:r>
          <w:ins w:id="231" w:author="Alexander Thomas Frase" w:date="2016-03-29T13:27:00Z">
            <w:r>
              <w:rPr>
                <w:noProof/>
              </w:rPr>
              <w:t>22</w:t>
            </w:r>
            <w:r>
              <w:rPr>
                <w:noProof/>
              </w:rPr>
              <w:fldChar w:fldCharType="end"/>
            </w:r>
          </w:ins>
        </w:p>
        <w:p w14:paraId="55358A77" w14:textId="77777777" w:rsidR="00822675" w:rsidRDefault="00822675">
          <w:pPr>
            <w:pStyle w:val="TOC3"/>
            <w:tabs>
              <w:tab w:val="right" w:leader="dot" w:pos="9962"/>
            </w:tabs>
            <w:rPr>
              <w:ins w:id="232" w:author="Alexander Thomas Frase" w:date="2016-03-29T13:27:00Z"/>
              <w:rFonts w:eastAsiaTheme="minorEastAsia" w:cstheme="minorBidi"/>
              <w:i w:val="0"/>
              <w:noProof/>
              <w:kern w:val="0"/>
              <w:lang w:eastAsia="en-US" w:bidi="ar-SA"/>
            </w:rPr>
          </w:pPr>
          <w:ins w:id="233" w:author="Alexander Thomas Frase" w:date="2016-03-29T13:27:00Z">
            <w:r>
              <w:rPr>
                <w:noProof/>
              </w:rPr>
              <w:t>--alt-group-file  /  ALT_GROUP_FILE</w:t>
            </w:r>
            <w:r>
              <w:rPr>
                <w:noProof/>
              </w:rPr>
              <w:tab/>
            </w:r>
            <w:r>
              <w:rPr>
                <w:noProof/>
              </w:rPr>
              <w:fldChar w:fldCharType="begin"/>
            </w:r>
            <w:r>
              <w:rPr>
                <w:noProof/>
              </w:rPr>
              <w:instrText xml:space="preserve"> PAGEREF _Toc447021446 \h </w:instrText>
            </w:r>
            <w:r>
              <w:rPr>
                <w:noProof/>
              </w:rPr>
            </w:r>
          </w:ins>
          <w:r>
            <w:rPr>
              <w:noProof/>
            </w:rPr>
            <w:fldChar w:fldCharType="separate"/>
          </w:r>
          <w:ins w:id="234" w:author="Alexander Thomas Frase" w:date="2016-03-29T13:27:00Z">
            <w:r>
              <w:rPr>
                <w:noProof/>
              </w:rPr>
              <w:t>22</w:t>
            </w:r>
            <w:r>
              <w:rPr>
                <w:noProof/>
              </w:rPr>
              <w:fldChar w:fldCharType="end"/>
            </w:r>
          </w:ins>
        </w:p>
        <w:p w14:paraId="020DD51F" w14:textId="77777777" w:rsidR="00822675" w:rsidRDefault="00822675">
          <w:pPr>
            <w:pStyle w:val="TOC3"/>
            <w:tabs>
              <w:tab w:val="right" w:leader="dot" w:pos="9962"/>
            </w:tabs>
            <w:rPr>
              <w:ins w:id="235" w:author="Alexander Thomas Frase" w:date="2016-03-29T13:27:00Z"/>
              <w:rFonts w:eastAsiaTheme="minorEastAsia" w:cstheme="minorBidi"/>
              <w:i w:val="0"/>
              <w:noProof/>
              <w:kern w:val="0"/>
              <w:lang w:eastAsia="en-US" w:bidi="ar-SA"/>
            </w:rPr>
          </w:pPr>
          <w:ins w:id="236" w:author="Alexander Thomas Frase" w:date="2016-03-29T13:27:00Z">
            <w:r>
              <w:rPr>
                <w:noProof/>
              </w:rPr>
              <w:t>--alt-group-search  /  ALT_GROUP_SEARCH</w:t>
            </w:r>
            <w:r>
              <w:rPr>
                <w:noProof/>
              </w:rPr>
              <w:tab/>
            </w:r>
            <w:r>
              <w:rPr>
                <w:noProof/>
              </w:rPr>
              <w:fldChar w:fldCharType="begin"/>
            </w:r>
            <w:r>
              <w:rPr>
                <w:noProof/>
              </w:rPr>
              <w:instrText xml:space="preserve"> PAGEREF _Toc447021447 \h </w:instrText>
            </w:r>
            <w:r>
              <w:rPr>
                <w:noProof/>
              </w:rPr>
            </w:r>
          </w:ins>
          <w:r>
            <w:rPr>
              <w:noProof/>
            </w:rPr>
            <w:fldChar w:fldCharType="separate"/>
          </w:r>
          <w:ins w:id="237" w:author="Alexander Thomas Frase" w:date="2016-03-29T13:27:00Z">
            <w:r>
              <w:rPr>
                <w:noProof/>
              </w:rPr>
              <w:t>22</w:t>
            </w:r>
            <w:r>
              <w:rPr>
                <w:noProof/>
              </w:rPr>
              <w:fldChar w:fldCharType="end"/>
            </w:r>
          </w:ins>
        </w:p>
        <w:p w14:paraId="67B5AA3A" w14:textId="77777777" w:rsidR="00822675" w:rsidRDefault="00822675">
          <w:pPr>
            <w:pStyle w:val="TOC3"/>
            <w:tabs>
              <w:tab w:val="right" w:leader="dot" w:pos="9962"/>
            </w:tabs>
            <w:rPr>
              <w:ins w:id="238" w:author="Alexander Thomas Frase" w:date="2016-03-29T13:27:00Z"/>
              <w:rFonts w:eastAsiaTheme="minorEastAsia" w:cstheme="minorBidi"/>
              <w:i w:val="0"/>
              <w:noProof/>
              <w:kern w:val="0"/>
              <w:lang w:eastAsia="en-US" w:bidi="ar-SA"/>
            </w:rPr>
          </w:pPr>
          <w:ins w:id="239" w:author="Alexander Thomas Frase" w:date="2016-03-29T13:27:00Z">
            <w:r>
              <w:rPr>
                <w:noProof/>
              </w:rPr>
              <w:t>--alt-source  /  ALT_SOURCE</w:t>
            </w:r>
            <w:r>
              <w:rPr>
                <w:noProof/>
              </w:rPr>
              <w:tab/>
            </w:r>
            <w:r>
              <w:rPr>
                <w:noProof/>
              </w:rPr>
              <w:fldChar w:fldCharType="begin"/>
            </w:r>
            <w:r>
              <w:rPr>
                <w:noProof/>
              </w:rPr>
              <w:instrText xml:space="preserve"> PAGEREF _Toc447021448 \h </w:instrText>
            </w:r>
            <w:r>
              <w:rPr>
                <w:noProof/>
              </w:rPr>
            </w:r>
          </w:ins>
          <w:r>
            <w:rPr>
              <w:noProof/>
            </w:rPr>
            <w:fldChar w:fldCharType="separate"/>
          </w:r>
          <w:ins w:id="240" w:author="Alexander Thomas Frase" w:date="2016-03-29T13:27:00Z">
            <w:r>
              <w:rPr>
                <w:noProof/>
              </w:rPr>
              <w:t>22</w:t>
            </w:r>
            <w:r>
              <w:rPr>
                <w:noProof/>
              </w:rPr>
              <w:fldChar w:fldCharType="end"/>
            </w:r>
          </w:ins>
        </w:p>
        <w:p w14:paraId="3F50541B" w14:textId="77777777" w:rsidR="00822675" w:rsidRDefault="00822675">
          <w:pPr>
            <w:pStyle w:val="TOC3"/>
            <w:tabs>
              <w:tab w:val="right" w:leader="dot" w:pos="9962"/>
            </w:tabs>
            <w:rPr>
              <w:ins w:id="241" w:author="Alexander Thomas Frase" w:date="2016-03-29T13:27:00Z"/>
              <w:rFonts w:eastAsiaTheme="minorEastAsia" w:cstheme="minorBidi"/>
              <w:i w:val="0"/>
              <w:noProof/>
              <w:kern w:val="0"/>
              <w:lang w:eastAsia="en-US" w:bidi="ar-SA"/>
            </w:rPr>
          </w:pPr>
          <w:ins w:id="242" w:author="Alexander Thomas Frase" w:date="2016-03-29T13:27:00Z">
            <w:r>
              <w:rPr>
                <w:noProof/>
              </w:rPr>
              <w:t>--alt-source-file  /  ALT_SOURCE_FILE</w:t>
            </w:r>
            <w:r>
              <w:rPr>
                <w:noProof/>
              </w:rPr>
              <w:tab/>
            </w:r>
            <w:r>
              <w:rPr>
                <w:noProof/>
              </w:rPr>
              <w:fldChar w:fldCharType="begin"/>
            </w:r>
            <w:r>
              <w:rPr>
                <w:noProof/>
              </w:rPr>
              <w:instrText xml:space="preserve"> PAGEREF _Toc447021449 \h </w:instrText>
            </w:r>
            <w:r>
              <w:rPr>
                <w:noProof/>
              </w:rPr>
            </w:r>
          </w:ins>
          <w:r>
            <w:rPr>
              <w:noProof/>
            </w:rPr>
            <w:fldChar w:fldCharType="separate"/>
          </w:r>
          <w:ins w:id="243" w:author="Alexander Thomas Frase" w:date="2016-03-29T13:27:00Z">
            <w:r>
              <w:rPr>
                <w:noProof/>
              </w:rPr>
              <w:t>22</w:t>
            </w:r>
            <w:r>
              <w:rPr>
                <w:noProof/>
              </w:rPr>
              <w:fldChar w:fldCharType="end"/>
            </w:r>
          </w:ins>
        </w:p>
        <w:p w14:paraId="07B762E8" w14:textId="77777777" w:rsidR="00822675" w:rsidRDefault="00822675">
          <w:pPr>
            <w:pStyle w:val="TOC2"/>
            <w:tabs>
              <w:tab w:val="right" w:leader="dot" w:pos="9962"/>
            </w:tabs>
            <w:rPr>
              <w:ins w:id="244" w:author="Alexander Thomas Frase" w:date="2016-03-29T13:27:00Z"/>
              <w:rFonts w:eastAsiaTheme="minorEastAsia" w:cstheme="minorBidi"/>
              <w:noProof/>
              <w:kern w:val="0"/>
              <w:lang w:eastAsia="en-US" w:bidi="ar-SA"/>
            </w:rPr>
          </w:pPr>
          <w:ins w:id="245" w:author="Alexander Thomas Frase" w:date="2016-03-29T13:27:00Z">
            <w:r>
              <w:rPr>
                <w:noProof/>
              </w:rPr>
              <w:t>Positional Matching Options</w:t>
            </w:r>
            <w:r>
              <w:rPr>
                <w:noProof/>
              </w:rPr>
              <w:tab/>
            </w:r>
            <w:r>
              <w:rPr>
                <w:noProof/>
              </w:rPr>
              <w:fldChar w:fldCharType="begin"/>
            </w:r>
            <w:r>
              <w:rPr>
                <w:noProof/>
              </w:rPr>
              <w:instrText xml:space="preserve"> PAGEREF _Toc447021450 \h </w:instrText>
            </w:r>
            <w:r>
              <w:rPr>
                <w:noProof/>
              </w:rPr>
            </w:r>
          </w:ins>
          <w:r>
            <w:rPr>
              <w:noProof/>
            </w:rPr>
            <w:fldChar w:fldCharType="separate"/>
          </w:r>
          <w:ins w:id="246" w:author="Alexander Thomas Frase" w:date="2016-03-29T13:27:00Z">
            <w:r>
              <w:rPr>
                <w:noProof/>
              </w:rPr>
              <w:t>23</w:t>
            </w:r>
            <w:r>
              <w:rPr>
                <w:noProof/>
              </w:rPr>
              <w:fldChar w:fldCharType="end"/>
            </w:r>
          </w:ins>
        </w:p>
        <w:p w14:paraId="215A229E" w14:textId="77777777" w:rsidR="00822675" w:rsidRDefault="00822675">
          <w:pPr>
            <w:pStyle w:val="TOC3"/>
            <w:tabs>
              <w:tab w:val="right" w:leader="dot" w:pos="9962"/>
            </w:tabs>
            <w:rPr>
              <w:ins w:id="247" w:author="Alexander Thomas Frase" w:date="2016-03-29T13:27:00Z"/>
              <w:rFonts w:eastAsiaTheme="minorEastAsia" w:cstheme="minorBidi"/>
              <w:i w:val="0"/>
              <w:noProof/>
              <w:kern w:val="0"/>
              <w:lang w:eastAsia="en-US" w:bidi="ar-SA"/>
            </w:rPr>
          </w:pPr>
          <w:ins w:id="248" w:author="Alexander Thomas Frase" w:date="2016-03-29T13:27:00Z">
            <w:r>
              <w:rPr>
                <w:noProof/>
              </w:rPr>
              <w:t>--grch-build-version  /  GRCH_BUILD_VERSION</w:t>
            </w:r>
            <w:r>
              <w:rPr>
                <w:noProof/>
              </w:rPr>
              <w:tab/>
            </w:r>
            <w:r>
              <w:rPr>
                <w:noProof/>
              </w:rPr>
              <w:fldChar w:fldCharType="begin"/>
            </w:r>
            <w:r>
              <w:rPr>
                <w:noProof/>
              </w:rPr>
              <w:instrText xml:space="preserve"> PAGEREF _Toc447021451 \h </w:instrText>
            </w:r>
            <w:r>
              <w:rPr>
                <w:noProof/>
              </w:rPr>
            </w:r>
          </w:ins>
          <w:r>
            <w:rPr>
              <w:noProof/>
            </w:rPr>
            <w:fldChar w:fldCharType="separate"/>
          </w:r>
          <w:ins w:id="249" w:author="Alexander Thomas Frase" w:date="2016-03-29T13:27:00Z">
            <w:r>
              <w:rPr>
                <w:noProof/>
              </w:rPr>
              <w:t>23</w:t>
            </w:r>
            <w:r>
              <w:rPr>
                <w:noProof/>
              </w:rPr>
              <w:fldChar w:fldCharType="end"/>
            </w:r>
          </w:ins>
        </w:p>
        <w:p w14:paraId="19EED40D" w14:textId="77777777" w:rsidR="00822675" w:rsidRDefault="00822675">
          <w:pPr>
            <w:pStyle w:val="TOC3"/>
            <w:tabs>
              <w:tab w:val="right" w:leader="dot" w:pos="9962"/>
            </w:tabs>
            <w:rPr>
              <w:ins w:id="250" w:author="Alexander Thomas Frase" w:date="2016-03-29T13:27:00Z"/>
              <w:rFonts w:eastAsiaTheme="minorEastAsia" w:cstheme="minorBidi"/>
              <w:i w:val="0"/>
              <w:noProof/>
              <w:kern w:val="0"/>
              <w:lang w:eastAsia="en-US" w:bidi="ar-SA"/>
            </w:rPr>
          </w:pPr>
          <w:ins w:id="251" w:author="Alexander Thomas Frase" w:date="2016-03-29T13:27:00Z">
            <w:r>
              <w:rPr>
                <w:noProof/>
              </w:rPr>
              <w:t>--ucsc-build-version  /  UCSC_BUILD_VERSION</w:t>
            </w:r>
            <w:r>
              <w:rPr>
                <w:noProof/>
              </w:rPr>
              <w:tab/>
            </w:r>
            <w:r>
              <w:rPr>
                <w:noProof/>
              </w:rPr>
              <w:fldChar w:fldCharType="begin"/>
            </w:r>
            <w:r>
              <w:rPr>
                <w:noProof/>
              </w:rPr>
              <w:instrText xml:space="preserve"> PAGEREF _Toc447021452 \h </w:instrText>
            </w:r>
            <w:r>
              <w:rPr>
                <w:noProof/>
              </w:rPr>
            </w:r>
          </w:ins>
          <w:r>
            <w:rPr>
              <w:noProof/>
            </w:rPr>
            <w:fldChar w:fldCharType="separate"/>
          </w:r>
          <w:ins w:id="252" w:author="Alexander Thomas Frase" w:date="2016-03-29T13:27:00Z">
            <w:r>
              <w:rPr>
                <w:noProof/>
              </w:rPr>
              <w:t>23</w:t>
            </w:r>
            <w:r>
              <w:rPr>
                <w:noProof/>
              </w:rPr>
              <w:fldChar w:fldCharType="end"/>
            </w:r>
          </w:ins>
        </w:p>
        <w:p w14:paraId="7A49C997" w14:textId="77777777" w:rsidR="00822675" w:rsidRDefault="00822675">
          <w:pPr>
            <w:pStyle w:val="TOC3"/>
            <w:tabs>
              <w:tab w:val="right" w:leader="dot" w:pos="9962"/>
            </w:tabs>
            <w:rPr>
              <w:ins w:id="253" w:author="Alexander Thomas Frase" w:date="2016-03-29T13:27:00Z"/>
              <w:rFonts w:eastAsiaTheme="minorEastAsia" w:cstheme="minorBidi"/>
              <w:i w:val="0"/>
              <w:noProof/>
              <w:kern w:val="0"/>
              <w:lang w:eastAsia="en-US" w:bidi="ar-SA"/>
            </w:rPr>
          </w:pPr>
          <w:ins w:id="254" w:author="Alexander Thomas Frase" w:date="2016-03-29T13:27:00Z">
            <w:r>
              <w:rPr>
                <w:noProof/>
              </w:rPr>
              <w:t>--coordinate-base  /  COORDINATE_BASE</w:t>
            </w:r>
            <w:r>
              <w:rPr>
                <w:noProof/>
              </w:rPr>
              <w:tab/>
            </w:r>
            <w:r>
              <w:rPr>
                <w:noProof/>
              </w:rPr>
              <w:fldChar w:fldCharType="begin"/>
            </w:r>
            <w:r>
              <w:rPr>
                <w:noProof/>
              </w:rPr>
              <w:instrText xml:space="preserve"> PAGEREF _Toc447021453 \h </w:instrText>
            </w:r>
            <w:r>
              <w:rPr>
                <w:noProof/>
              </w:rPr>
            </w:r>
          </w:ins>
          <w:r>
            <w:rPr>
              <w:noProof/>
            </w:rPr>
            <w:fldChar w:fldCharType="separate"/>
          </w:r>
          <w:ins w:id="255" w:author="Alexander Thomas Frase" w:date="2016-03-29T13:27:00Z">
            <w:r>
              <w:rPr>
                <w:noProof/>
              </w:rPr>
              <w:t>23</w:t>
            </w:r>
            <w:r>
              <w:rPr>
                <w:noProof/>
              </w:rPr>
              <w:fldChar w:fldCharType="end"/>
            </w:r>
          </w:ins>
        </w:p>
        <w:p w14:paraId="7BC7A202" w14:textId="77777777" w:rsidR="00822675" w:rsidRDefault="00822675">
          <w:pPr>
            <w:pStyle w:val="TOC3"/>
            <w:tabs>
              <w:tab w:val="right" w:leader="dot" w:pos="9962"/>
            </w:tabs>
            <w:rPr>
              <w:ins w:id="256" w:author="Alexander Thomas Frase" w:date="2016-03-29T13:27:00Z"/>
              <w:rFonts w:eastAsiaTheme="minorEastAsia" w:cstheme="minorBidi"/>
              <w:i w:val="0"/>
              <w:noProof/>
              <w:kern w:val="0"/>
              <w:lang w:eastAsia="en-US" w:bidi="ar-SA"/>
            </w:rPr>
          </w:pPr>
          <w:ins w:id="257" w:author="Alexander Thomas Frase" w:date="2016-03-29T13:27:00Z">
            <w:r>
              <w:rPr>
                <w:noProof/>
              </w:rPr>
              <w:t>--regions-half-open  /  REGIONS_HALF_OPEN</w:t>
            </w:r>
            <w:r>
              <w:rPr>
                <w:noProof/>
              </w:rPr>
              <w:tab/>
            </w:r>
            <w:r>
              <w:rPr>
                <w:noProof/>
              </w:rPr>
              <w:fldChar w:fldCharType="begin"/>
            </w:r>
            <w:r>
              <w:rPr>
                <w:noProof/>
              </w:rPr>
              <w:instrText xml:space="preserve"> PAGEREF _Toc447021454 \h </w:instrText>
            </w:r>
            <w:r>
              <w:rPr>
                <w:noProof/>
              </w:rPr>
            </w:r>
          </w:ins>
          <w:r>
            <w:rPr>
              <w:noProof/>
            </w:rPr>
            <w:fldChar w:fldCharType="separate"/>
          </w:r>
          <w:ins w:id="258" w:author="Alexander Thomas Frase" w:date="2016-03-29T13:27:00Z">
            <w:r>
              <w:rPr>
                <w:noProof/>
              </w:rPr>
              <w:t>23</w:t>
            </w:r>
            <w:r>
              <w:rPr>
                <w:noProof/>
              </w:rPr>
              <w:fldChar w:fldCharType="end"/>
            </w:r>
          </w:ins>
        </w:p>
        <w:p w14:paraId="349F262E" w14:textId="77777777" w:rsidR="00822675" w:rsidRDefault="00822675">
          <w:pPr>
            <w:pStyle w:val="TOC3"/>
            <w:tabs>
              <w:tab w:val="right" w:leader="dot" w:pos="9962"/>
            </w:tabs>
            <w:rPr>
              <w:ins w:id="259" w:author="Alexander Thomas Frase" w:date="2016-03-29T13:27:00Z"/>
              <w:rFonts w:eastAsiaTheme="minorEastAsia" w:cstheme="minorBidi"/>
              <w:i w:val="0"/>
              <w:noProof/>
              <w:kern w:val="0"/>
              <w:lang w:eastAsia="en-US" w:bidi="ar-SA"/>
            </w:rPr>
          </w:pPr>
          <w:ins w:id="260" w:author="Alexander Thomas Frase" w:date="2016-03-29T13:27:00Z">
            <w:r>
              <w:rPr>
                <w:noProof/>
              </w:rPr>
              <w:t>--region-position-margin  /  REGION_POSITION_MARGIN</w:t>
            </w:r>
            <w:r>
              <w:rPr>
                <w:noProof/>
              </w:rPr>
              <w:tab/>
            </w:r>
            <w:r>
              <w:rPr>
                <w:noProof/>
              </w:rPr>
              <w:fldChar w:fldCharType="begin"/>
            </w:r>
            <w:r>
              <w:rPr>
                <w:noProof/>
              </w:rPr>
              <w:instrText xml:space="preserve"> PAGEREF _Toc447021455 \h </w:instrText>
            </w:r>
            <w:r>
              <w:rPr>
                <w:noProof/>
              </w:rPr>
            </w:r>
          </w:ins>
          <w:r>
            <w:rPr>
              <w:noProof/>
            </w:rPr>
            <w:fldChar w:fldCharType="separate"/>
          </w:r>
          <w:ins w:id="261" w:author="Alexander Thomas Frase" w:date="2016-03-29T13:27:00Z">
            <w:r>
              <w:rPr>
                <w:noProof/>
              </w:rPr>
              <w:t>23</w:t>
            </w:r>
            <w:r>
              <w:rPr>
                <w:noProof/>
              </w:rPr>
              <w:fldChar w:fldCharType="end"/>
            </w:r>
          </w:ins>
        </w:p>
        <w:p w14:paraId="58888B80" w14:textId="77777777" w:rsidR="00822675" w:rsidRDefault="00822675">
          <w:pPr>
            <w:pStyle w:val="TOC3"/>
            <w:tabs>
              <w:tab w:val="right" w:leader="dot" w:pos="9962"/>
            </w:tabs>
            <w:rPr>
              <w:ins w:id="262" w:author="Alexander Thomas Frase" w:date="2016-03-29T13:27:00Z"/>
              <w:rFonts w:eastAsiaTheme="minorEastAsia" w:cstheme="minorBidi"/>
              <w:i w:val="0"/>
              <w:noProof/>
              <w:kern w:val="0"/>
              <w:lang w:eastAsia="en-US" w:bidi="ar-SA"/>
            </w:rPr>
          </w:pPr>
          <w:ins w:id="263" w:author="Alexander Thomas Frase" w:date="2016-03-29T13:27:00Z">
            <w:r>
              <w:rPr>
                <w:noProof/>
              </w:rPr>
              <w:t>--region-match-percent  /  REGION_MATCH_PERCENT</w:t>
            </w:r>
            <w:r>
              <w:rPr>
                <w:noProof/>
              </w:rPr>
              <w:tab/>
            </w:r>
            <w:r>
              <w:rPr>
                <w:noProof/>
              </w:rPr>
              <w:fldChar w:fldCharType="begin"/>
            </w:r>
            <w:r>
              <w:rPr>
                <w:noProof/>
              </w:rPr>
              <w:instrText xml:space="preserve"> PAGEREF _Toc447021456 \h </w:instrText>
            </w:r>
            <w:r>
              <w:rPr>
                <w:noProof/>
              </w:rPr>
            </w:r>
          </w:ins>
          <w:r>
            <w:rPr>
              <w:noProof/>
            </w:rPr>
            <w:fldChar w:fldCharType="separate"/>
          </w:r>
          <w:ins w:id="264" w:author="Alexander Thomas Frase" w:date="2016-03-29T13:27:00Z">
            <w:r>
              <w:rPr>
                <w:noProof/>
              </w:rPr>
              <w:t>23</w:t>
            </w:r>
            <w:r>
              <w:rPr>
                <w:noProof/>
              </w:rPr>
              <w:fldChar w:fldCharType="end"/>
            </w:r>
          </w:ins>
        </w:p>
        <w:p w14:paraId="095C90B5" w14:textId="77777777" w:rsidR="00822675" w:rsidRDefault="00822675">
          <w:pPr>
            <w:pStyle w:val="TOC3"/>
            <w:tabs>
              <w:tab w:val="right" w:leader="dot" w:pos="9962"/>
            </w:tabs>
            <w:rPr>
              <w:ins w:id="265" w:author="Alexander Thomas Frase" w:date="2016-03-29T13:27:00Z"/>
              <w:rFonts w:eastAsiaTheme="minorEastAsia" w:cstheme="minorBidi"/>
              <w:i w:val="0"/>
              <w:noProof/>
              <w:kern w:val="0"/>
              <w:lang w:eastAsia="en-US" w:bidi="ar-SA"/>
            </w:rPr>
          </w:pPr>
          <w:ins w:id="266" w:author="Alexander Thomas Frase" w:date="2016-03-29T13:27:00Z">
            <w:r>
              <w:rPr>
                <w:noProof/>
              </w:rPr>
              <w:t>--region-match-bases  /  REGION_MATCH_BASES</w:t>
            </w:r>
            <w:r>
              <w:rPr>
                <w:noProof/>
              </w:rPr>
              <w:tab/>
            </w:r>
            <w:r>
              <w:rPr>
                <w:noProof/>
              </w:rPr>
              <w:fldChar w:fldCharType="begin"/>
            </w:r>
            <w:r>
              <w:rPr>
                <w:noProof/>
              </w:rPr>
              <w:instrText xml:space="preserve"> PAGEREF _Toc447021457 \h </w:instrText>
            </w:r>
            <w:r>
              <w:rPr>
                <w:noProof/>
              </w:rPr>
            </w:r>
          </w:ins>
          <w:r>
            <w:rPr>
              <w:noProof/>
            </w:rPr>
            <w:fldChar w:fldCharType="separate"/>
          </w:r>
          <w:ins w:id="267" w:author="Alexander Thomas Frase" w:date="2016-03-29T13:27:00Z">
            <w:r>
              <w:rPr>
                <w:noProof/>
              </w:rPr>
              <w:t>23</w:t>
            </w:r>
            <w:r>
              <w:rPr>
                <w:noProof/>
              </w:rPr>
              <w:fldChar w:fldCharType="end"/>
            </w:r>
          </w:ins>
        </w:p>
        <w:p w14:paraId="3F28361D" w14:textId="77777777" w:rsidR="00822675" w:rsidRDefault="00822675">
          <w:pPr>
            <w:pStyle w:val="TOC2"/>
            <w:tabs>
              <w:tab w:val="right" w:leader="dot" w:pos="9962"/>
            </w:tabs>
            <w:rPr>
              <w:ins w:id="268" w:author="Alexander Thomas Frase" w:date="2016-03-29T13:27:00Z"/>
              <w:rFonts w:eastAsiaTheme="minorEastAsia" w:cstheme="minorBidi"/>
              <w:noProof/>
              <w:kern w:val="0"/>
              <w:lang w:eastAsia="en-US" w:bidi="ar-SA"/>
            </w:rPr>
          </w:pPr>
          <w:ins w:id="269" w:author="Alexander Thomas Frase" w:date="2016-03-29T13:27:00Z">
            <w:r>
              <w:rPr>
                <w:noProof/>
              </w:rPr>
              <w:t>Model Building Options</w:t>
            </w:r>
            <w:r>
              <w:rPr>
                <w:noProof/>
              </w:rPr>
              <w:tab/>
            </w:r>
            <w:r>
              <w:rPr>
                <w:noProof/>
              </w:rPr>
              <w:fldChar w:fldCharType="begin"/>
            </w:r>
            <w:r>
              <w:rPr>
                <w:noProof/>
              </w:rPr>
              <w:instrText xml:space="preserve"> PAGEREF _Toc447021458 \h </w:instrText>
            </w:r>
            <w:r>
              <w:rPr>
                <w:noProof/>
              </w:rPr>
            </w:r>
          </w:ins>
          <w:r>
            <w:rPr>
              <w:noProof/>
            </w:rPr>
            <w:fldChar w:fldCharType="separate"/>
          </w:r>
          <w:ins w:id="270" w:author="Alexander Thomas Frase" w:date="2016-03-29T13:27:00Z">
            <w:r>
              <w:rPr>
                <w:noProof/>
              </w:rPr>
              <w:t>24</w:t>
            </w:r>
            <w:r>
              <w:rPr>
                <w:noProof/>
              </w:rPr>
              <w:fldChar w:fldCharType="end"/>
            </w:r>
          </w:ins>
        </w:p>
        <w:p w14:paraId="04B0BF85" w14:textId="77777777" w:rsidR="00822675" w:rsidRDefault="00822675">
          <w:pPr>
            <w:pStyle w:val="TOC3"/>
            <w:tabs>
              <w:tab w:val="right" w:leader="dot" w:pos="9962"/>
            </w:tabs>
            <w:rPr>
              <w:ins w:id="271" w:author="Alexander Thomas Frase" w:date="2016-03-29T13:27:00Z"/>
              <w:rFonts w:eastAsiaTheme="minorEastAsia" w:cstheme="minorBidi"/>
              <w:i w:val="0"/>
              <w:noProof/>
              <w:kern w:val="0"/>
              <w:lang w:eastAsia="en-US" w:bidi="ar-SA"/>
            </w:rPr>
          </w:pPr>
          <w:ins w:id="272" w:author="Alexander Thomas Frase" w:date="2016-03-29T13:27:00Z">
            <w:r>
              <w:rPr>
                <w:noProof/>
              </w:rPr>
              <w:t>--maximum-model-count  /  MAXIMUM_MODEL_COUNT</w:t>
            </w:r>
            <w:r>
              <w:rPr>
                <w:noProof/>
              </w:rPr>
              <w:tab/>
            </w:r>
            <w:r>
              <w:rPr>
                <w:noProof/>
              </w:rPr>
              <w:fldChar w:fldCharType="begin"/>
            </w:r>
            <w:r>
              <w:rPr>
                <w:noProof/>
              </w:rPr>
              <w:instrText xml:space="preserve"> PAGEREF _Toc447021459 \h </w:instrText>
            </w:r>
            <w:r>
              <w:rPr>
                <w:noProof/>
              </w:rPr>
            </w:r>
          </w:ins>
          <w:r>
            <w:rPr>
              <w:noProof/>
            </w:rPr>
            <w:fldChar w:fldCharType="separate"/>
          </w:r>
          <w:ins w:id="273" w:author="Alexander Thomas Frase" w:date="2016-03-29T13:27:00Z">
            <w:r>
              <w:rPr>
                <w:noProof/>
              </w:rPr>
              <w:t>24</w:t>
            </w:r>
            <w:r>
              <w:rPr>
                <w:noProof/>
              </w:rPr>
              <w:fldChar w:fldCharType="end"/>
            </w:r>
          </w:ins>
        </w:p>
        <w:p w14:paraId="0BB001A6" w14:textId="77777777" w:rsidR="00822675" w:rsidRDefault="00822675">
          <w:pPr>
            <w:pStyle w:val="TOC3"/>
            <w:tabs>
              <w:tab w:val="right" w:leader="dot" w:pos="9962"/>
            </w:tabs>
            <w:rPr>
              <w:ins w:id="274" w:author="Alexander Thomas Frase" w:date="2016-03-29T13:27:00Z"/>
              <w:rFonts w:eastAsiaTheme="minorEastAsia" w:cstheme="minorBidi"/>
              <w:i w:val="0"/>
              <w:noProof/>
              <w:kern w:val="0"/>
              <w:lang w:eastAsia="en-US" w:bidi="ar-SA"/>
            </w:rPr>
          </w:pPr>
          <w:ins w:id="275" w:author="Alexander Thomas Frase" w:date="2016-03-29T13:27:00Z">
            <w:r>
              <w:rPr>
                <w:noProof/>
              </w:rPr>
              <w:t>--alternate-model-filtering  /  ALTERNATE_MODEL_FILTERING</w:t>
            </w:r>
            <w:r>
              <w:rPr>
                <w:noProof/>
              </w:rPr>
              <w:tab/>
            </w:r>
            <w:r>
              <w:rPr>
                <w:noProof/>
              </w:rPr>
              <w:fldChar w:fldCharType="begin"/>
            </w:r>
            <w:r>
              <w:rPr>
                <w:noProof/>
              </w:rPr>
              <w:instrText xml:space="preserve"> PAGEREF _Toc447021460 \h </w:instrText>
            </w:r>
            <w:r>
              <w:rPr>
                <w:noProof/>
              </w:rPr>
            </w:r>
          </w:ins>
          <w:r>
            <w:rPr>
              <w:noProof/>
            </w:rPr>
            <w:fldChar w:fldCharType="separate"/>
          </w:r>
          <w:ins w:id="276" w:author="Alexander Thomas Frase" w:date="2016-03-29T13:27:00Z">
            <w:r>
              <w:rPr>
                <w:noProof/>
              </w:rPr>
              <w:t>24</w:t>
            </w:r>
            <w:r>
              <w:rPr>
                <w:noProof/>
              </w:rPr>
              <w:fldChar w:fldCharType="end"/>
            </w:r>
          </w:ins>
        </w:p>
        <w:p w14:paraId="7A3BF6D9" w14:textId="77777777" w:rsidR="00822675" w:rsidRDefault="00822675">
          <w:pPr>
            <w:pStyle w:val="TOC3"/>
            <w:tabs>
              <w:tab w:val="right" w:leader="dot" w:pos="9962"/>
            </w:tabs>
            <w:rPr>
              <w:ins w:id="277" w:author="Alexander Thomas Frase" w:date="2016-03-29T13:27:00Z"/>
              <w:rFonts w:eastAsiaTheme="minorEastAsia" w:cstheme="minorBidi"/>
              <w:i w:val="0"/>
              <w:noProof/>
              <w:kern w:val="0"/>
              <w:lang w:eastAsia="en-US" w:bidi="ar-SA"/>
            </w:rPr>
          </w:pPr>
          <w:ins w:id="278" w:author="Alexander Thomas Frase" w:date="2016-03-29T13:27:00Z">
            <w:r>
              <w:rPr>
                <w:noProof/>
              </w:rPr>
              <w:t>--all-pairwise-models  /  ALL_PAIRWISE_MODELS</w:t>
            </w:r>
            <w:r>
              <w:rPr>
                <w:noProof/>
              </w:rPr>
              <w:tab/>
            </w:r>
            <w:r>
              <w:rPr>
                <w:noProof/>
              </w:rPr>
              <w:fldChar w:fldCharType="begin"/>
            </w:r>
            <w:r>
              <w:rPr>
                <w:noProof/>
              </w:rPr>
              <w:instrText xml:space="preserve"> PAGEREF _Toc447021461 \h </w:instrText>
            </w:r>
            <w:r>
              <w:rPr>
                <w:noProof/>
              </w:rPr>
            </w:r>
          </w:ins>
          <w:r>
            <w:rPr>
              <w:noProof/>
            </w:rPr>
            <w:fldChar w:fldCharType="separate"/>
          </w:r>
          <w:ins w:id="279" w:author="Alexander Thomas Frase" w:date="2016-03-29T13:27:00Z">
            <w:r>
              <w:rPr>
                <w:noProof/>
              </w:rPr>
              <w:t>24</w:t>
            </w:r>
            <w:r>
              <w:rPr>
                <w:noProof/>
              </w:rPr>
              <w:fldChar w:fldCharType="end"/>
            </w:r>
          </w:ins>
        </w:p>
        <w:p w14:paraId="6979CFDA" w14:textId="77777777" w:rsidR="00822675" w:rsidRDefault="00822675">
          <w:pPr>
            <w:pStyle w:val="TOC3"/>
            <w:tabs>
              <w:tab w:val="right" w:leader="dot" w:pos="9962"/>
            </w:tabs>
            <w:rPr>
              <w:ins w:id="280" w:author="Alexander Thomas Frase" w:date="2016-03-29T13:27:00Z"/>
              <w:rFonts w:eastAsiaTheme="minorEastAsia" w:cstheme="minorBidi"/>
              <w:i w:val="0"/>
              <w:noProof/>
              <w:kern w:val="0"/>
              <w:lang w:eastAsia="en-US" w:bidi="ar-SA"/>
            </w:rPr>
          </w:pPr>
          <w:ins w:id="281" w:author="Alexander Thomas Frase" w:date="2016-03-29T13:27:00Z">
            <w:r>
              <w:rPr>
                <w:noProof/>
              </w:rPr>
              <w:t>--maximum-model-group-size  /  MAXIMUM_MODEL_GROUP_SIZE</w:t>
            </w:r>
            <w:r>
              <w:rPr>
                <w:noProof/>
              </w:rPr>
              <w:tab/>
            </w:r>
            <w:r>
              <w:rPr>
                <w:noProof/>
              </w:rPr>
              <w:fldChar w:fldCharType="begin"/>
            </w:r>
            <w:r>
              <w:rPr>
                <w:noProof/>
              </w:rPr>
              <w:instrText xml:space="preserve"> PAGEREF _Toc447021462 \h </w:instrText>
            </w:r>
            <w:r>
              <w:rPr>
                <w:noProof/>
              </w:rPr>
            </w:r>
          </w:ins>
          <w:r>
            <w:rPr>
              <w:noProof/>
            </w:rPr>
            <w:fldChar w:fldCharType="separate"/>
          </w:r>
          <w:ins w:id="282" w:author="Alexander Thomas Frase" w:date="2016-03-29T13:27:00Z">
            <w:r>
              <w:rPr>
                <w:noProof/>
              </w:rPr>
              <w:t>24</w:t>
            </w:r>
            <w:r>
              <w:rPr>
                <w:noProof/>
              </w:rPr>
              <w:fldChar w:fldCharType="end"/>
            </w:r>
          </w:ins>
        </w:p>
        <w:p w14:paraId="0127C321" w14:textId="77777777" w:rsidR="00822675" w:rsidRDefault="00822675">
          <w:pPr>
            <w:pStyle w:val="TOC3"/>
            <w:tabs>
              <w:tab w:val="right" w:leader="dot" w:pos="9962"/>
            </w:tabs>
            <w:rPr>
              <w:ins w:id="283" w:author="Alexander Thomas Frase" w:date="2016-03-29T13:27:00Z"/>
              <w:rFonts w:eastAsiaTheme="minorEastAsia" w:cstheme="minorBidi"/>
              <w:i w:val="0"/>
              <w:noProof/>
              <w:kern w:val="0"/>
              <w:lang w:eastAsia="en-US" w:bidi="ar-SA"/>
            </w:rPr>
          </w:pPr>
          <w:ins w:id="284" w:author="Alexander Thomas Frase" w:date="2016-03-29T13:27:00Z">
            <w:r>
              <w:rPr>
                <w:noProof/>
              </w:rPr>
              <w:t>--minimum-model-score  /  MINIMUM_MODEL_SCORE</w:t>
            </w:r>
            <w:r>
              <w:rPr>
                <w:noProof/>
              </w:rPr>
              <w:tab/>
            </w:r>
            <w:r>
              <w:rPr>
                <w:noProof/>
              </w:rPr>
              <w:fldChar w:fldCharType="begin"/>
            </w:r>
            <w:r>
              <w:rPr>
                <w:noProof/>
              </w:rPr>
              <w:instrText xml:space="preserve"> PAGEREF _Toc447021463 \h </w:instrText>
            </w:r>
            <w:r>
              <w:rPr>
                <w:noProof/>
              </w:rPr>
            </w:r>
          </w:ins>
          <w:r>
            <w:rPr>
              <w:noProof/>
            </w:rPr>
            <w:fldChar w:fldCharType="separate"/>
          </w:r>
          <w:ins w:id="285" w:author="Alexander Thomas Frase" w:date="2016-03-29T13:27:00Z">
            <w:r>
              <w:rPr>
                <w:noProof/>
              </w:rPr>
              <w:t>24</w:t>
            </w:r>
            <w:r>
              <w:rPr>
                <w:noProof/>
              </w:rPr>
              <w:fldChar w:fldCharType="end"/>
            </w:r>
          </w:ins>
        </w:p>
        <w:p w14:paraId="6D756FCC" w14:textId="77777777" w:rsidR="00822675" w:rsidRDefault="00822675">
          <w:pPr>
            <w:pStyle w:val="TOC3"/>
            <w:tabs>
              <w:tab w:val="right" w:leader="dot" w:pos="9962"/>
            </w:tabs>
            <w:rPr>
              <w:ins w:id="286" w:author="Alexander Thomas Frase" w:date="2016-03-29T13:27:00Z"/>
              <w:rFonts w:eastAsiaTheme="minorEastAsia" w:cstheme="minorBidi"/>
              <w:i w:val="0"/>
              <w:noProof/>
              <w:kern w:val="0"/>
              <w:lang w:eastAsia="en-US" w:bidi="ar-SA"/>
            </w:rPr>
          </w:pPr>
          <w:ins w:id="287" w:author="Alexander Thomas Frase" w:date="2016-03-29T13:27:00Z">
            <w:r>
              <w:rPr>
                <w:noProof/>
              </w:rPr>
              <w:t>--sort-models  /  SORT_MODELS</w:t>
            </w:r>
            <w:r>
              <w:rPr>
                <w:noProof/>
              </w:rPr>
              <w:tab/>
            </w:r>
            <w:r>
              <w:rPr>
                <w:noProof/>
              </w:rPr>
              <w:fldChar w:fldCharType="begin"/>
            </w:r>
            <w:r>
              <w:rPr>
                <w:noProof/>
              </w:rPr>
              <w:instrText xml:space="preserve"> PAGEREF _Toc447021464 \h </w:instrText>
            </w:r>
            <w:r>
              <w:rPr>
                <w:noProof/>
              </w:rPr>
            </w:r>
          </w:ins>
          <w:r>
            <w:rPr>
              <w:noProof/>
            </w:rPr>
            <w:fldChar w:fldCharType="separate"/>
          </w:r>
          <w:ins w:id="288" w:author="Alexander Thomas Frase" w:date="2016-03-29T13:27:00Z">
            <w:r>
              <w:rPr>
                <w:noProof/>
              </w:rPr>
              <w:t>24</w:t>
            </w:r>
            <w:r>
              <w:rPr>
                <w:noProof/>
              </w:rPr>
              <w:fldChar w:fldCharType="end"/>
            </w:r>
          </w:ins>
        </w:p>
        <w:p w14:paraId="4D4EE8C2" w14:textId="77777777" w:rsidR="00822675" w:rsidRDefault="00822675">
          <w:pPr>
            <w:pStyle w:val="TOC2"/>
            <w:tabs>
              <w:tab w:val="right" w:leader="dot" w:pos="9962"/>
            </w:tabs>
            <w:rPr>
              <w:ins w:id="289" w:author="Alexander Thomas Frase" w:date="2016-03-29T13:27:00Z"/>
              <w:rFonts w:eastAsiaTheme="minorEastAsia" w:cstheme="minorBidi"/>
              <w:noProof/>
              <w:kern w:val="0"/>
              <w:lang w:eastAsia="en-US" w:bidi="ar-SA"/>
            </w:rPr>
          </w:pPr>
          <w:ins w:id="290" w:author="Alexander Thomas Frase" w:date="2016-03-29T13:27:00Z">
            <w:r>
              <w:rPr>
                <w:noProof/>
              </w:rPr>
              <w:t>Output Options</w:t>
            </w:r>
            <w:r>
              <w:rPr>
                <w:noProof/>
              </w:rPr>
              <w:tab/>
            </w:r>
            <w:r>
              <w:rPr>
                <w:noProof/>
              </w:rPr>
              <w:fldChar w:fldCharType="begin"/>
            </w:r>
            <w:r>
              <w:rPr>
                <w:noProof/>
              </w:rPr>
              <w:instrText xml:space="preserve"> PAGEREF _Toc447021465 \h </w:instrText>
            </w:r>
            <w:r>
              <w:rPr>
                <w:noProof/>
              </w:rPr>
            </w:r>
          </w:ins>
          <w:r>
            <w:rPr>
              <w:noProof/>
            </w:rPr>
            <w:fldChar w:fldCharType="separate"/>
          </w:r>
          <w:ins w:id="291" w:author="Alexander Thomas Frase" w:date="2016-03-29T13:27:00Z">
            <w:r>
              <w:rPr>
                <w:noProof/>
              </w:rPr>
              <w:t>24</w:t>
            </w:r>
            <w:r>
              <w:rPr>
                <w:noProof/>
              </w:rPr>
              <w:fldChar w:fldCharType="end"/>
            </w:r>
          </w:ins>
        </w:p>
        <w:p w14:paraId="67444566" w14:textId="77777777" w:rsidR="00822675" w:rsidRDefault="00822675">
          <w:pPr>
            <w:pStyle w:val="TOC3"/>
            <w:tabs>
              <w:tab w:val="right" w:leader="dot" w:pos="9962"/>
            </w:tabs>
            <w:rPr>
              <w:ins w:id="292" w:author="Alexander Thomas Frase" w:date="2016-03-29T13:27:00Z"/>
              <w:rFonts w:eastAsiaTheme="minorEastAsia" w:cstheme="minorBidi"/>
              <w:i w:val="0"/>
              <w:noProof/>
              <w:kern w:val="0"/>
              <w:lang w:eastAsia="en-US" w:bidi="ar-SA"/>
            </w:rPr>
          </w:pPr>
          <w:ins w:id="293" w:author="Alexander Thomas Frase" w:date="2016-03-29T13:27:00Z">
            <w:r>
              <w:rPr>
                <w:noProof/>
              </w:rPr>
              <w:t>--quiet  /  QUIET</w:t>
            </w:r>
            <w:r>
              <w:rPr>
                <w:noProof/>
              </w:rPr>
              <w:tab/>
            </w:r>
            <w:r>
              <w:rPr>
                <w:noProof/>
              </w:rPr>
              <w:fldChar w:fldCharType="begin"/>
            </w:r>
            <w:r>
              <w:rPr>
                <w:noProof/>
              </w:rPr>
              <w:instrText xml:space="preserve"> PAGEREF _Toc447021466 \h </w:instrText>
            </w:r>
            <w:r>
              <w:rPr>
                <w:noProof/>
              </w:rPr>
            </w:r>
          </w:ins>
          <w:r>
            <w:rPr>
              <w:noProof/>
            </w:rPr>
            <w:fldChar w:fldCharType="separate"/>
          </w:r>
          <w:ins w:id="294" w:author="Alexander Thomas Frase" w:date="2016-03-29T13:27:00Z">
            <w:r>
              <w:rPr>
                <w:noProof/>
              </w:rPr>
              <w:t>24</w:t>
            </w:r>
            <w:r>
              <w:rPr>
                <w:noProof/>
              </w:rPr>
              <w:fldChar w:fldCharType="end"/>
            </w:r>
          </w:ins>
        </w:p>
        <w:p w14:paraId="41273B9D" w14:textId="77777777" w:rsidR="00822675" w:rsidRDefault="00822675">
          <w:pPr>
            <w:pStyle w:val="TOC3"/>
            <w:tabs>
              <w:tab w:val="right" w:leader="dot" w:pos="9962"/>
            </w:tabs>
            <w:rPr>
              <w:ins w:id="295" w:author="Alexander Thomas Frase" w:date="2016-03-29T13:27:00Z"/>
              <w:rFonts w:eastAsiaTheme="minorEastAsia" w:cstheme="minorBidi"/>
              <w:i w:val="0"/>
              <w:noProof/>
              <w:kern w:val="0"/>
              <w:lang w:eastAsia="en-US" w:bidi="ar-SA"/>
            </w:rPr>
          </w:pPr>
          <w:ins w:id="296" w:author="Alexander Thomas Frase" w:date="2016-03-29T13:27:00Z">
            <w:r>
              <w:rPr>
                <w:noProof/>
              </w:rPr>
              <w:t>--verbose  /  VERBOSE</w:t>
            </w:r>
            <w:r>
              <w:rPr>
                <w:noProof/>
              </w:rPr>
              <w:tab/>
            </w:r>
            <w:r>
              <w:rPr>
                <w:noProof/>
              </w:rPr>
              <w:fldChar w:fldCharType="begin"/>
            </w:r>
            <w:r>
              <w:rPr>
                <w:noProof/>
              </w:rPr>
              <w:instrText xml:space="preserve"> PAGEREF _Toc447021467 \h </w:instrText>
            </w:r>
            <w:r>
              <w:rPr>
                <w:noProof/>
              </w:rPr>
            </w:r>
          </w:ins>
          <w:r>
            <w:rPr>
              <w:noProof/>
            </w:rPr>
            <w:fldChar w:fldCharType="separate"/>
          </w:r>
          <w:ins w:id="297" w:author="Alexander Thomas Frase" w:date="2016-03-29T13:27:00Z">
            <w:r>
              <w:rPr>
                <w:noProof/>
              </w:rPr>
              <w:t>24</w:t>
            </w:r>
            <w:r>
              <w:rPr>
                <w:noProof/>
              </w:rPr>
              <w:fldChar w:fldCharType="end"/>
            </w:r>
          </w:ins>
        </w:p>
        <w:p w14:paraId="1926BC8C" w14:textId="77777777" w:rsidR="00822675" w:rsidRDefault="00822675">
          <w:pPr>
            <w:pStyle w:val="TOC3"/>
            <w:tabs>
              <w:tab w:val="right" w:leader="dot" w:pos="9962"/>
            </w:tabs>
            <w:rPr>
              <w:ins w:id="298" w:author="Alexander Thomas Frase" w:date="2016-03-29T13:27:00Z"/>
              <w:rFonts w:eastAsiaTheme="minorEastAsia" w:cstheme="minorBidi"/>
              <w:i w:val="0"/>
              <w:noProof/>
              <w:kern w:val="0"/>
              <w:lang w:eastAsia="en-US" w:bidi="ar-SA"/>
            </w:rPr>
          </w:pPr>
          <w:ins w:id="299" w:author="Alexander Thomas Frase" w:date="2016-03-29T13:27:00Z">
            <w:r>
              <w:rPr>
                <w:noProof/>
              </w:rPr>
              <w:t>--prefix  /  PREFIX</w:t>
            </w:r>
            <w:r>
              <w:rPr>
                <w:noProof/>
              </w:rPr>
              <w:tab/>
            </w:r>
            <w:r>
              <w:rPr>
                <w:noProof/>
              </w:rPr>
              <w:fldChar w:fldCharType="begin"/>
            </w:r>
            <w:r>
              <w:rPr>
                <w:noProof/>
              </w:rPr>
              <w:instrText xml:space="preserve"> PAGEREF _Toc447021468 \h </w:instrText>
            </w:r>
            <w:r>
              <w:rPr>
                <w:noProof/>
              </w:rPr>
            </w:r>
          </w:ins>
          <w:r>
            <w:rPr>
              <w:noProof/>
            </w:rPr>
            <w:fldChar w:fldCharType="separate"/>
          </w:r>
          <w:ins w:id="300" w:author="Alexander Thomas Frase" w:date="2016-03-29T13:27:00Z">
            <w:r>
              <w:rPr>
                <w:noProof/>
              </w:rPr>
              <w:t>25</w:t>
            </w:r>
            <w:r>
              <w:rPr>
                <w:noProof/>
              </w:rPr>
              <w:fldChar w:fldCharType="end"/>
            </w:r>
          </w:ins>
        </w:p>
        <w:p w14:paraId="7E1BF769" w14:textId="77777777" w:rsidR="00822675" w:rsidRDefault="00822675">
          <w:pPr>
            <w:pStyle w:val="TOC3"/>
            <w:tabs>
              <w:tab w:val="right" w:leader="dot" w:pos="9962"/>
            </w:tabs>
            <w:rPr>
              <w:ins w:id="301" w:author="Alexander Thomas Frase" w:date="2016-03-29T13:27:00Z"/>
              <w:rFonts w:eastAsiaTheme="minorEastAsia" w:cstheme="minorBidi"/>
              <w:i w:val="0"/>
              <w:noProof/>
              <w:kern w:val="0"/>
              <w:lang w:eastAsia="en-US" w:bidi="ar-SA"/>
            </w:rPr>
          </w:pPr>
          <w:ins w:id="302" w:author="Alexander Thomas Frase" w:date="2016-03-29T13:27:00Z">
            <w:r>
              <w:rPr>
                <w:noProof/>
              </w:rPr>
              <w:t>--overwrite  /  OVERWRITE</w:t>
            </w:r>
            <w:r>
              <w:rPr>
                <w:noProof/>
              </w:rPr>
              <w:tab/>
            </w:r>
            <w:r>
              <w:rPr>
                <w:noProof/>
              </w:rPr>
              <w:fldChar w:fldCharType="begin"/>
            </w:r>
            <w:r>
              <w:rPr>
                <w:noProof/>
              </w:rPr>
              <w:instrText xml:space="preserve"> PAGEREF _Toc447021469 \h </w:instrText>
            </w:r>
            <w:r>
              <w:rPr>
                <w:noProof/>
              </w:rPr>
            </w:r>
          </w:ins>
          <w:r>
            <w:rPr>
              <w:noProof/>
            </w:rPr>
            <w:fldChar w:fldCharType="separate"/>
          </w:r>
          <w:ins w:id="303" w:author="Alexander Thomas Frase" w:date="2016-03-29T13:27:00Z">
            <w:r>
              <w:rPr>
                <w:noProof/>
              </w:rPr>
              <w:t>25</w:t>
            </w:r>
            <w:r>
              <w:rPr>
                <w:noProof/>
              </w:rPr>
              <w:fldChar w:fldCharType="end"/>
            </w:r>
          </w:ins>
        </w:p>
        <w:p w14:paraId="11EF6BF6" w14:textId="77777777" w:rsidR="00822675" w:rsidRDefault="00822675">
          <w:pPr>
            <w:pStyle w:val="TOC3"/>
            <w:tabs>
              <w:tab w:val="right" w:leader="dot" w:pos="9962"/>
            </w:tabs>
            <w:rPr>
              <w:ins w:id="304" w:author="Alexander Thomas Frase" w:date="2016-03-29T13:27:00Z"/>
              <w:rFonts w:eastAsiaTheme="minorEastAsia" w:cstheme="minorBidi"/>
              <w:i w:val="0"/>
              <w:noProof/>
              <w:kern w:val="0"/>
              <w:lang w:eastAsia="en-US" w:bidi="ar-SA"/>
            </w:rPr>
          </w:pPr>
          <w:ins w:id="305" w:author="Alexander Thomas Frase" w:date="2016-03-29T13:27:00Z">
            <w:r>
              <w:rPr>
                <w:noProof/>
              </w:rPr>
              <w:t>--stdout  /  STDOUT</w:t>
            </w:r>
            <w:r>
              <w:rPr>
                <w:noProof/>
              </w:rPr>
              <w:tab/>
            </w:r>
            <w:r>
              <w:rPr>
                <w:noProof/>
              </w:rPr>
              <w:fldChar w:fldCharType="begin"/>
            </w:r>
            <w:r>
              <w:rPr>
                <w:noProof/>
              </w:rPr>
              <w:instrText xml:space="preserve"> PAGEREF _Toc447021470 \h </w:instrText>
            </w:r>
            <w:r>
              <w:rPr>
                <w:noProof/>
              </w:rPr>
            </w:r>
          </w:ins>
          <w:r>
            <w:rPr>
              <w:noProof/>
            </w:rPr>
            <w:fldChar w:fldCharType="separate"/>
          </w:r>
          <w:ins w:id="306" w:author="Alexander Thomas Frase" w:date="2016-03-29T13:27:00Z">
            <w:r>
              <w:rPr>
                <w:noProof/>
              </w:rPr>
              <w:t>25</w:t>
            </w:r>
            <w:r>
              <w:rPr>
                <w:noProof/>
              </w:rPr>
              <w:fldChar w:fldCharType="end"/>
            </w:r>
          </w:ins>
        </w:p>
        <w:p w14:paraId="290D76BD" w14:textId="77777777" w:rsidR="00822675" w:rsidRDefault="00822675">
          <w:pPr>
            <w:pStyle w:val="TOC3"/>
            <w:tabs>
              <w:tab w:val="right" w:leader="dot" w:pos="9962"/>
            </w:tabs>
            <w:rPr>
              <w:ins w:id="307" w:author="Alexander Thomas Frase" w:date="2016-03-29T13:27:00Z"/>
              <w:rFonts w:eastAsiaTheme="minorEastAsia" w:cstheme="minorBidi"/>
              <w:i w:val="0"/>
              <w:noProof/>
              <w:kern w:val="0"/>
              <w:lang w:eastAsia="en-US" w:bidi="ar-SA"/>
            </w:rPr>
          </w:pPr>
          <w:ins w:id="308" w:author="Alexander Thomas Frase" w:date="2016-03-29T13:27:00Z">
            <w:r>
              <w:rPr>
                <w:noProof/>
              </w:rPr>
              <w:t>--report-invalid-input  /  REPORT_INVALID_INPUT</w:t>
            </w:r>
            <w:r>
              <w:rPr>
                <w:noProof/>
              </w:rPr>
              <w:tab/>
            </w:r>
            <w:r>
              <w:rPr>
                <w:noProof/>
              </w:rPr>
              <w:fldChar w:fldCharType="begin"/>
            </w:r>
            <w:r>
              <w:rPr>
                <w:noProof/>
              </w:rPr>
              <w:instrText xml:space="preserve"> PAGEREF _Toc447021471 \h </w:instrText>
            </w:r>
            <w:r>
              <w:rPr>
                <w:noProof/>
              </w:rPr>
            </w:r>
          </w:ins>
          <w:r>
            <w:rPr>
              <w:noProof/>
            </w:rPr>
            <w:fldChar w:fldCharType="separate"/>
          </w:r>
          <w:ins w:id="309" w:author="Alexander Thomas Frase" w:date="2016-03-29T13:27:00Z">
            <w:r>
              <w:rPr>
                <w:noProof/>
              </w:rPr>
              <w:t>25</w:t>
            </w:r>
            <w:r>
              <w:rPr>
                <w:noProof/>
              </w:rPr>
              <w:fldChar w:fldCharType="end"/>
            </w:r>
          </w:ins>
        </w:p>
        <w:p w14:paraId="0490F73F" w14:textId="77777777" w:rsidR="00822675" w:rsidRDefault="00822675">
          <w:pPr>
            <w:pStyle w:val="TOC3"/>
            <w:tabs>
              <w:tab w:val="right" w:leader="dot" w:pos="9962"/>
            </w:tabs>
            <w:rPr>
              <w:ins w:id="310" w:author="Alexander Thomas Frase" w:date="2016-03-29T13:27:00Z"/>
              <w:rFonts w:eastAsiaTheme="minorEastAsia" w:cstheme="minorBidi"/>
              <w:i w:val="0"/>
              <w:noProof/>
              <w:kern w:val="0"/>
              <w:lang w:eastAsia="en-US" w:bidi="ar-SA"/>
            </w:rPr>
          </w:pPr>
          <w:ins w:id="311" w:author="Alexander Thomas Frase" w:date="2016-03-29T13:27:00Z">
            <w:r>
              <w:rPr>
                <w:noProof/>
              </w:rPr>
              <w:t>--filter  /  FILTER</w:t>
            </w:r>
            <w:r>
              <w:rPr>
                <w:noProof/>
              </w:rPr>
              <w:tab/>
            </w:r>
            <w:r>
              <w:rPr>
                <w:noProof/>
              </w:rPr>
              <w:fldChar w:fldCharType="begin"/>
            </w:r>
            <w:r>
              <w:rPr>
                <w:noProof/>
              </w:rPr>
              <w:instrText xml:space="preserve"> PAGEREF _Toc447021472 \h </w:instrText>
            </w:r>
            <w:r>
              <w:rPr>
                <w:noProof/>
              </w:rPr>
            </w:r>
          </w:ins>
          <w:r>
            <w:rPr>
              <w:noProof/>
            </w:rPr>
            <w:fldChar w:fldCharType="separate"/>
          </w:r>
          <w:ins w:id="312" w:author="Alexander Thomas Frase" w:date="2016-03-29T13:27:00Z">
            <w:r>
              <w:rPr>
                <w:noProof/>
              </w:rPr>
              <w:t>25</w:t>
            </w:r>
            <w:r>
              <w:rPr>
                <w:noProof/>
              </w:rPr>
              <w:fldChar w:fldCharType="end"/>
            </w:r>
          </w:ins>
        </w:p>
        <w:p w14:paraId="4869E369" w14:textId="77777777" w:rsidR="00822675" w:rsidRDefault="00822675">
          <w:pPr>
            <w:pStyle w:val="TOC3"/>
            <w:tabs>
              <w:tab w:val="right" w:leader="dot" w:pos="9962"/>
            </w:tabs>
            <w:rPr>
              <w:ins w:id="313" w:author="Alexander Thomas Frase" w:date="2016-03-29T13:27:00Z"/>
              <w:rFonts w:eastAsiaTheme="minorEastAsia" w:cstheme="minorBidi"/>
              <w:i w:val="0"/>
              <w:noProof/>
              <w:kern w:val="0"/>
              <w:lang w:eastAsia="en-US" w:bidi="ar-SA"/>
            </w:rPr>
          </w:pPr>
          <w:ins w:id="314" w:author="Alexander Thomas Frase" w:date="2016-03-29T13:27:00Z">
            <w:r>
              <w:rPr>
                <w:noProof/>
              </w:rPr>
              <w:t>--annotate  /  ANNOTATE</w:t>
            </w:r>
            <w:r>
              <w:rPr>
                <w:noProof/>
              </w:rPr>
              <w:tab/>
            </w:r>
            <w:r>
              <w:rPr>
                <w:noProof/>
              </w:rPr>
              <w:fldChar w:fldCharType="begin"/>
            </w:r>
            <w:r>
              <w:rPr>
                <w:noProof/>
              </w:rPr>
              <w:instrText xml:space="preserve"> PAGEREF _Toc447021473 \h </w:instrText>
            </w:r>
            <w:r>
              <w:rPr>
                <w:noProof/>
              </w:rPr>
            </w:r>
          </w:ins>
          <w:r>
            <w:rPr>
              <w:noProof/>
            </w:rPr>
            <w:fldChar w:fldCharType="separate"/>
          </w:r>
          <w:ins w:id="315" w:author="Alexander Thomas Frase" w:date="2016-03-29T13:27:00Z">
            <w:r>
              <w:rPr>
                <w:noProof/>
              </w:rPr>
              <w:t>25</w:t>
            </w:r>
            <w:r>
              <w:rPr>
                <w:noProof/>
              </w:rPr>
              <w:fldChar w:fldCharType="end"/>
            </w:r>
          </w:ins>
        </w:p>
        <w:p w14:paraId="2145FD7A" w14:textId="77777777" w:rsidR="00822675" w:rsidRDefault="00822675">
          <w:pPr>
            <w:pStyle w:val="TOC3"/>
            <w:tabs>
              <w:tab w:val="right" w:leader="dot" w:pos="9962"/>
            </w:tabs>
            <w:rPr>
              <w:ins w:id="316" w:author="Alexander Thomas Frase" w:date="2016-03-29T13:27:00Z"/>
              <w:rFonts w:eastAsiaTheme="minorEastAsia" w:cstheme="minorBidi"/>
              <w:i w:val="0"/>
              <w:noProof/>
              <w:kern w:val="0"/>
              <w:lang w:eastAsia="en-US" w:bidi="ar-SA"/>
            </w:rPr>
          </w:pPr>
          <w:ins w:id="317" w:author="Alexander Thomas Frase" w:date="2016-03-29T13:27:00Z">
            <w:r>
              <w:rPr>
                <w:noProof/>
              </w:rPr>
              <w:t>--model  /  MODEL</w:t>
            </w:r>
            <w:r>
              <w:rPr>
                <w:noProof/>
              </w:rPr>
              <w:tab/>
            </w:r>
            <w:r>
              <w:rPr>
                <w:noProof/>
              </w:rPr>
              <w:fldChar w:fldCharType="begin"/>
            </w:r>
            <w:r>
              <w:rPr>
                <w:noProof/>
              </w:rPr>
              <w:instrText xml:space="preserve"> PAGEREF _Toc447021474 \h </w:instrText>
            </w:r>
            <w:r>
              <w:rPr>
                <w:noProof/>
              </w:rPr>
            </w:r>
          </w:ins>
          <w:r>
            <w:rPr>
              <w:noProof/>
            </w:rPr>
            <w:fldChar w:fldCharType="separate"/>
          </w:r>
          <w:ins w:id="318" w:author="Alexander Thomas Frase" w:date="2016-03-29T13:27:00Z">
            <w:r>
              <w:rPr>
                <w:noProof/>
              </w:rPr>
              <w:t>25</w:t>
            </w:r>
            <w:r>
              <w:rPr>
                <w:noProof/>
              </w:rPr>
              <w:fldChar w:fldCharType="end"/>
            </w:r>
          </w:ins>
        </w:p>
        <w:p w14:paraId="1519EBFE" w14:textId="77777777" w:rsidR="00822675" w:rsidRDefault="00822675">
          <w:pPr>
            <w:pStyle w:val="TOC3"/>
            <w:tabs>
              <w:tab w:val="right" w:leader="dot" w:pos="9962"/>
            </w:tabs>
            <w:rPr>
              <w:ins w:id="319" w:author="Alexander Thomas Frase" w:date="2016-03-29T13:27:00Z"/>
              <w:rFonts w:eastAsiaTheme="minorEastAsia" w:cstheme="minorBidi"/>
              <w:i w:val="0"/>
              <w:noProof/>
              <w:kern w:val="0"/>
              <w:lang w:eastAsia="en-US" w:bidi="ar-SA"/>
            </w:rPr>
          </w:pPr>
          <w:ins w:id="320" w:author="Alexander Thomas Frase" w:date="2016-03-29T13:27:00Z">
            <w:r>
              <w:rPr>
                <w:noProof/>
              </w:rPr>
              <w:t>--paris  /  PARIS</w:t>
            </w:r>
            <w:r>
              <w:rPr>
                <w:noProof/>
              </w:rPr>
              <w:tab/>
            </w:r>
            <w:r>
              <w:rPr>
                <w:noProof/>
              </w:rPr>
              <w:fldChar w:fldCharType="begin"/>
            </w:r>
            <w:r>
              <w:rPr>
                <w:noProof/>
              </w:rPr>
              <w:instrText xml:space="preserve"> PAGEREF _Toc447021475 \h </w:instrText>
            </w:r>
            <w:r>
              <w:rPr>
                <w:noProof/>
              </w:rPr>
            </w:r>
          </w:ins>
          <w:r>
            <w:rPr>
              <w:noProof/>
            </w:rPr>
            <w:fldChar w:fldCharType="separate"/>
          </w:r>
          <w:ins w:id="321" w:author="Alexander Thomas Frase" w:date="2016-03-29T13:27:00Z">
            <w:r>
              <w:rPr>
                <w:noProof/>
              </w:rPr>
              <w:t>25</w:t>
            </w:r>
            <w:r>
              <w:rPr>
                <w:noProof/>
              </w:rPr>
              <w:fldChar w:fldCharType="end"/>
            </w:r>
          </w:ins>
        </w:p>
        <w:p w14:paraId="1E7F2B5E" w14:textId="77777777" w:rsidR="00822675" w:rsidRDefault="00822675">
          <w:pPr>
            <w:pStyle w:val="TOC1"/>
            <w:tabs>
              <w:tab w:val="right" w:leader="dot" w:pos="9962"/>
            </w:tabs>
            <w:rPr>
              <w:ins w:id="322" w:author="Alexander Thomas Frase" w:date="2016-03-29T13:27:00Z"/>
              <w:rFonts w:asciiTheme="minorHAnsi" w:eastAsiaTheme="minorEastAsia" w:hAnsiTheme="minorHAnsi" w:cstheme="minorBidi"/>
              <w:b w:val="0"/>
              <w:noProof/>
              <w:color w:val="auto"/>
              <w:kern w:val="0"/>
              <w:sz w:val="22"/>
              <w:szCs w:val="22"/>
              <w:lang w:eastAsia="en-US" w:bidi="ar-SA"/>
            </w:rPr>
          </w:pPr>
          <w:ins w:id="323" w:author="Alexander Thomas Frase" w:date="2016-03-29T13:27:00Z">
            <w:r>
              <w:rPr>
                <w:noProof/>
              </w:rPr>
              <w:t>Input File Formats</w:t>
            </w:r>
            <w:r>
              <w:rPr>
                <w:noProof/>
              </w:rPr>
              <w:tab/>
            </w:r>
            <w:r>
              <w:rPr>
                <w:noProof/>
              </w:rPr>
              <w:fldChar w:fldCharType="begin"/>
            </w:r>
            <w:r>
              <w:rPr>
                <w:noProof/>
              </w:rPr>
              <w:instrText xml:space="preserve"> PAGEREF _Toc447021476 \h </w:instrText>
            </w:r>
            <w:r>
              <w:rPr>
                <w:noProof/>
              </w:rPr>
            </w:r>
          </w:ins>
          <w:r>
            <w:rPr>
              <w:noProof/>
            </w:rPr>
            <w:fldChar w:fldCharType="separate"/>
          </w:r>
          <w:ins w:id="324" w:author="Alexander Thomas Frase" w:date="2016-03-29T13:27:00Z">
            <w:r>
              <w:rPr>
                <w:noProof/>
              </w:rPr>
              <w:t>26</w:t>
            </w:r>
            <w:r>
              <w:rPr>
                <w:noProof/>
              </w:rPr>
              <w:fldChar w:fldCharType="end"/>
            </w:r>
          </w:ins>
        </w:p>
        <w:p w14:paraId="0FAF828D" w14:textId="77777777" w:rsidR="00822675" w:rsidRDefault="00822675">
          <w:pPr>
            <w:pStyle w:val="TOC2"/>
            <w:tabs>
              <w:tab w:val="right" w:leader="dot" w:pos="9962"/>
            </w:tabs>
            <w:rPr>
              <w:ins w:id="325" w:author="Alexander Thomas Frase" w:date="2016-03-29T13:27:00Z"/>
              <w:rFonts w:eastAsiaTheme="minorEastAsia" w:cstheme="minorBidi"/>
              <w:noProof/>
              <w:kern w:val="0"/>
              <w:lang w:eastAsia="en-US" w:bidi="ar-SA"/>
            </w:rPr>
          </w:pPr>
          <w:ins w:id="326" w:author="Alexander Thomas Frase" w:date="2016-03-29T13:27:00Z">
            <w:r>
              <w:rPr>
                <w:noProof/>
              </w:rPr>
              <w:t>Configuration Files</w:t>
            </w:r>
            <w:r>
              <w:rPr>
                <w:noProof/>
              </w:rPr>
              <w:tab/>
            </w:r>
            <w:r>
              <w:rPr>
                <w:noProof/>
              </w:rPr>
              <w:fldChar w:fldCharType="begin"/>
            </w:r>
            <w:r>
              <w:rPr>
                <w:noProof/>
              </w:rPr>
              <w:instrText xml:space="preserve"> PAGEREF _Toc447021477 \h </w:instrText>
            </w:r>
            <w:r>
              <w:rPr>
                <w:noProof/>
              </w:rPr>
            </w:r>
          </w:ins>
          <w:r>
            <w:rPr>
              <w:noProof/>
            </w:rPr>
            <w:fldChar w:fldCharType="separate"/>
          </w:r>
          <w:ins w:id="327" w:author="Alexander Thomas Frase" w:date="2016-03-29T13:27:00Z">
            <w:r>
              <w:rPr>
                <w:noProof/>
              </w:rPr>
              <w:t>26</w:t>
            </w:r>
            <w:r>
              <w:rPr>
                <w:noProof/>
              </w:rPr>
              <w:fldChar w:fldCharType="end"/>
            </w:r>
          </w:ins>
        </w:p>
        <w:p w14:paraId="5B30270C" w14:textId="77777777" w:rsidR="00822675" w:rsidRDefault="00822675">
          <w:pPr>
            <w:pStyle w:val="TOC2"/>
            <w:tabs>
              <w:tab w:val="right" w:leader="dot" w:pos="9962"/>
            </w:tabs>
            <w:rPr>
              <w:ins w:id="328" w:author="Alexander Thomas Frase" w:date="2016-03-29T13:27:00Z"/>
              <w:rFonts w:eastAsiaTheme="minorEastAsia" w:cstheme="minorBidi"/>
              <w:noProof/>
              <w:kern w:val="0"/>
              <w:lang w:eastAsia="en-US" w:bidi="ar-SA"/>
            </w:rPr>
          </w:pPr>
          <w:ins w:id="329" w:author="Alexander Thomas Frase" w:date="2016-03-29T13:27:00Z">
            <w:r>
              <w:rPr>
                <w:noProof/>
              </w:rPr>
              <w:t>SNP List Input Files</w:t>
            </w:r>
            <w:r>
              <w:rPr>
                <w:noProof/>
              </w:rPr>
              <w:tab/>
            </w:r>
            <w:r>
              <w:rPr>
                <w:noProof/>
              </w:rPr>
              <w:fldChar w:fldCharType="begin"/>
            </w:r>
            <w:r>
              <w:rPr>
                <w:noProof/>
              </w:rPr>
              <w:instrText xml:space="preserve"> PAGEREF _Toc447021478 \h </w:instrText>
            </w:r>
            <w:r>
              <w:rPr>
                <w:noProof/>
              </w:rPr>
            </w:r>
          </w:ins>
          <w:r>
            <w:rPr>
              <w:noProof/>
            </w:rPr>
            <w:fldChar w:fldCharType="separate"/>
          </w:r>
          <w:ins w:id="330" w:author="Alexander Thomas Frase" w:date="2016-03-29T13:27:00Z">
            <w:r>
              <w:rPr>
                <w:noProof/>
              </w:rPr>
              <w:t>27</w:t>
            </w:r>
            <w:r>
              <w:rPr>
                <w:noProof/>
              </w:rPr>
              <w:fldChar w:fldCharType="end"/>
            </w:r>
          </w:ins>
        </w:p>
        <w:p w14:paraId="6156F0AB" w14:textId="77777777" w:rsidR="00822675" w:rsidRDefault="00822675">
          <w:pPr>
            <w:pStyle w:val="TOC2"/>
            <w:tabs>
              <w:tab w:val="right" w:leader="dot" w:pos="9962"/>
            </w:tabs>
            <w:rPr>
              <w:ins w:id="331" w:author="Alexander Thomas Frase" w:date="2016-03-29T13:27:00Z"/>
              <w:rFonts w:eastAsiaTheme="minorEastAsia" w:cstheme="minorBidi"/>
              <w:noProof/>
              <w:kern w:val="0"/>
              <w:lang w:eastAsia="en-US" w:bidi="ar-SA"/>
            </w:rPr>
          </w:pPr>
          <w:ins w:id="332" w:author="Alexander Thomas Frase" w:date="2016-03-29T13:27:00Z">
            <w:r>
              <w:rPr>
                <w:noProof/>
              </w:rPr>
              <w:t>Position Data Input Files</w:t>
            </w:r>
            <w:r>
              <w:rPr>
                <w:noProof/>
              </w:rPr>
              <w:tab/>
            </w:r>
            <w:r>
              <w:rPr>
                <w:noProof/>
              </w:rPr>
              <w:fldChar w:fldCharType="begin"/>
            </w:r>
            <w:r>
              <w:rPr>
                <w:noProof/>
              </w:rPr>
              <w:instrText xml:space="preserve"> PAGEREF _Toc447021479 \h </w:instrText>
            </w:r>
            <w:r>
              <w:rPr>
                <w:noProof/>
              </w:rPr>
            </w:r>
          </w:ins>
          <w:r>
            <w:rPr>
              <w:noProof/>
            </w:rPr>
            <w:fldChar w:fldCharType="separate"/>
          </w:r>
          <w:ins w:id="333" w:author="Alexander Thomas Frase" w:date="2016-03-29T13:27:00Z">
            <w:r>
              <w:rPr>
                <w:noProof/>
              </w:rPr>
              <w:t>27</w:t>
            </w:r>
            <w:r>
              <w:rPr>
                <w:noProof/>
              </w:rPr>
              <w:fldChar w:fldCharType="end"/>
            </w:r>
          </w:ins>
        </w:p>
        <w:p w14:paraId="5F5BACE1" w14:textId="77777777" w:rsidR="00822675" w:rsidRDefault="00822675">
          <w:pPr>
            <w:pStyle w:val="TOC2"/>
            <w:tabs>
              <w:tab w:val="right" w:leader="dot" w:pos="9962"/>
            </w:tabs>
            <w:rPr>
              <w:ins w:id="334" w:author="Alexander Thomas Frase" w:date="2016-03-29T13:27:00Z"/>
              <w:rFonts w:eastAsiaTheme="minorEastAsia" w:cstheme="minorBidi"/>
              <w:noProof/>
              <w:kern w:val="0"/>
              <w:lang w:eastAsia="en-US" w:bidi="ar-SA"/>
            </w:rPr>
          </w:pPr>
          <w:ins w:id="335" w:author="Alexander Thomas Frase" w:date="2016-03-29T13:27:00Z">
            <w:r>
              <w:rPr>
                <w:noProof/>
              </w:rPr>
              <w:t>Region Data Input Files</w:t>
            </w:r>
            <w:r>
              <w:rPr>
                <w:noProof/>
              </w:rPr>
              <w:tab/>
            </w:r>
            <w:r>
              <w:rPr>
                <w:noProof/>
              </w:rPr>
              <w:fldChar w:fldCharType="begin"/>
            </w:r>
            <w:r>
              <w:rPr>
                <w:noProof/>
              </w:rPr>
              <w:instrText xml:space="preserve"> PAGEREF _Toc447021480 \h </w:instrText>
            </w:r>
            <w:r>
              <w:rPr>
                <w:noProof/>
              </w:rPr>
            </w:r>
          </w:ins>
          <w:r>
            <w:rPr>
              <w:noProof/>
            </w:rPr>
            <w:fldChar w:fldCharType="separate"/>
          </w:r>
          <w:ins w:id="336" w:author="Alexander Thomas Frase" w:date="2016-03-29T13:27:00Z">
            <w:r>
              <w:rPr>
                <w:noProof/>
              </w:rPr>
              <w:t>28</w:t>
            </w:r>
            <w:r>
              <w:rPr>
                <w:noProof/>
              </w:rPr>
              <w:fldChar w:fldCharType="end"/>
            </w:r>
          </w:ins>
        </w:p>
        <w:p w14:paraId="5B042EFE" w14:textId="77777777" w:rsidR="00822675" w:rsidRDefault="00822675">
          <w:pPr>
            <w:pStyle w:val="TOC2"/>
            <w:tabs>
              <w:tab w:val="right" w:leader="dot" w:pos="9962"/>
            </w:tabs>
            <w:rPr>
              <w:ins w:id="337" w:author="Alexander Thomas Frase" w:date="2016-03-29T13:27:00Z"/>
              <w:rFonts w:eastAsiaTheme="minorEastAsia" w:cstheme="minorBidi"/>
              <w:noProof/>
              <w:kern w:val="0"/>
              <w:lang w:eastAsia="en-US" w:bidi="ar-SA"/>
            </w:rPr>
          </w:pPr>
          <w:ins w:id="338" w:author="Alexander Thomas Frase" w:date="2016-03-29T13:27:00Z">
            <w:r>
              <w:rPr>
                <w:noProof/>
              </w:rPr>
              <w:t>Gene and Group List Input Files</w:t>
            </w:r>
            <w:r>
              <w:rPr>
                <w:noProof/>
              </w:rPr>
              <w:tab/>
            </w:r>
            <w:r>
              <w:rPr>
                <w:noProof/>
              </w:rPr>
              <w:fldChar w:fldCharType="begin"/>
            </w:r>
            <w:r>
              <w:rPr>
                <w:noProof/>
              </w:rPr>
              <w:instrText xml:space="preserve"> PAGEREF _Toc447021481 \h </w:instrText>
            </w:r>
            <w:r>
              <w:rPr>
                <w:noProof/>
              </w:rPr>
            </w:r>
          </w:ins>
          <w:r>
            <w:rPr>
              <w:noProof/>
            </w:rPr>
            <w:fldChar w:fldCharType="separate"/>
          </w:r>
          <w:ins w:id="339" w:author="Alexander Thomas Frase" w:date="2016-03-29T13:27:00Z">
            <w:r>
              <w:rPr>
                <w:noProof/>
              </w:rPr>
              <w:t>28</w:t>
            </w:r>
            <w:r>
              <w:rPr>
                <w:noProof/>
              </w:rPr>
              <w:fldChar w:fldCharType="end"/>
            </w:r>
          </w:ins>
        </w:p>
        <w:p w14:paraId="4A8BBEC2" w14:textId="77777777" w:rsidR="00822675" w:rsidRDefault="00822675">
          <w:pPr>
            <w:pStyle w:val="TOC2"/>
            <w:tabs>
              <w:tab w:val="right" w:leader="dot" w:pos="9962"/>
            </w:tabs>
            <w:rPr>
              <w:ins w:id="340" w:author="Alexander Thomas Frase" w:date="2016-03-29T13:27:00Z"/>
              <w:rFonts w:eastAsiaTheme="minorEastAsia" w:cstheme="minorBidi"/>
              <w:noProof/>
              <w:kern w:val="0"/>
              <w:lang w:eastAsia="en-US" w:bidi="ar-SA"/>
            </w:rPr>
          </w:pPr>
          <w:ins w:id="341" w:author="Alexander Thomas Frase" w:date="2016-03-29T13:27:00Z">
            <w:r>
              <w:rPr>
                <w:noProof/>
              </w:rPr>
              <w:t>Source List Input Files</w:t>
            </w:r>
            <w:r>
              <w:rPr>
                <w:noProof/>
              </w:rPr>
              <w:tab/>
            </w:r>
            <w:r>
              <w:rPr>
                <w:noProof/>
              </w:rPr>
              <w:fldChar w:fldCharType="begin"/>
            </w:r>
            <w:r>
              <w:rPr>
                <w:noProof/>
              </w:rPr>
              <w:instrText xml:space="preserve"> PAGEREF _Toc447021482 \h </w:instrText>
            </w:r>
            <w:r>
              <w:rPr>
                <w:noProof/>
              </w:rPr>
            </w:r>
          </w:ins>
          <w:r>
            <w:rPr>
              <w:noProof/>
            </w:rPr>
            <w:fldChar w:fldCharType="separate"/>
          </w:r>
          <w:ins w:id="342" w:author="Alexander Thomas Frase" w:date="2016-03-29T13:27:00Z">
            <w:r>
              <w:rPr>
                <w:noProof/>
              </w:rPr>
              <w:t>29</w:t>
            </w:r>
            <w:r>
              <w:rPr>
                <w:noProof/>
              </w:rPr>
              <w:fldChar w:fldCharType="end"/>
            </w:r>
          </w:ins>
        </w:p>
        <w:p w14:paraId="6E21F54F" w14:textId="77777777" w:rsidR="00822675" w:rsidRDefault="00822675">
          <w:pPr>
            <w:pStyle w:val="TOC2"/>
            <w:tabs>
              <w:tab w:val="right" w:leader="dot" w:pos="9962"/>
            </w:tabs>
            <w:rPr>
              <w:ins w:id="343" w:author="Alexander Thomas Frase" w:date="2016-03-29T13:27:00Z"/>
              <w:rFonts w:eastAsiaTheme="minorEastAsia" w:cstheme="minorBidi"/>
              <w:noProof/>
              <w:kern w:val="0"/>
              <w:lang w:eastAsia="en-US" w:bidi="ar-SA"/>
            </w:rPr>
          </w:pPr>
          <w:ins w:id="344" w:author="Alexander Thomas Frase" w:date="2016-03-29T13:27:00Z">
            <w:r>
              <w:rPr>
                <w:noProof/>
              </w:rPr>
              <w:t>User-Defined Knowledge Input Files</w:t>
            </w:r>
            <w:r>
              <w:rPr>
                <w:noProof/>
              </w:rPr>
              <w:tab/>
            </w:r>
            <w:r>
              <w:rPr>
                <w:noProof/>
              </w:rPr>
              <w:fldChar w:fldCharType="begin"/>
            </w:r>
            <w:r>
              <w:rPr>
                <w:noProof/>
              </w:rPr>
              <w:instrText xml:space="preserve"> PAGEREF _Toc447021483 \h </w:instrText>
            </w:r>
            <w:r>
              <w:rPr>
                <w:noProof/>
              </w:rPr>
            </w:r>
          </w:ins>
          <w:r>
            <w:rPr>
              <w:noProof/>
            </w:rPr>
            <w:fldChar w:fldCharType="separate"/>
          </w:r>
          <w:ins w:id="345" w:author="Alexander Thomas Frase" w:date="2016-03-29T13:27:00Z">
            <w:r>
              <w:rPr>
                <w:noProof/>
              </w:rPr>
              <w:t>30</w:t>
            </w:r>
            <w:r>
              <w:rPr>
                <w:noProof/>
              </w:rPr>
              <w:fldChar w:fldCharType="end"/>
            </w:r>
          </w:ins>
        </w:p>
        <w:p w14:paraId="27CCD9ED" w14:textId="77777777" w:rsidR="00822675" w:rsidRDefault="00822675">
          <w:pPr>
            <w:pStyle w:val="TOC1"/>
            <w:tabs>
              <w:tab w:val="right" w:leader="dot" w:pos="9962"/>
            </w:tabs>
            <w:rPr>
              <w:ins w:id="346" w:author="Alexander Thomas Frase" w:date="2016-03-29T13:27:00Z"/>
              <w:rFonts w:asciiTheme="minorHAnsi" w:eastAsiaTheme="minorEastAsia" w:hAnsiTheme="minorHAnsi" w:cstheme="minorBidi"/>
              <w:b w:val="0"/>
              <w:noProof/>
              <w:color w:val="auto"/>
              <w:kern w:val="0"/>
              <w:sz w:val="22"/>
              <w:szCs w:val="22"/>
              <w:lang w:eastAsia="en-US" w:bidi="ar-SA"/>
            </w:rPr>
          </w:pPr>
          <w:ins w:id="347" w:author="Alexander Thomas Frase" w:date="2016-03-29T13:27:00Z">
            <w:r>
              <w:rPr>
                <w:noProof/>
              </w:rPr>
              <w:t>Output File Formats</w:t>
            </w:r>
            <w:r>
              <w:rPr>
                <w:noProof/>
              </w:rPr>
              <w:tab/>
            </w:r>
            <w:r>
              <w:rPr>
                <w:noProof/>
              </w:rPr>
              <w:fldChar w:fldCharType="begin"/>
            </w:r>
            <w:r>
              <w:rPr>
                <w:noProof/>
              </w:rPr>
              <w:instrText xml:space="preserve"> PAGEREF _Toc447021484 \h </w:instrText>
            </w:r>
            <w:r>
              <w:rPr>
                <w:noProof/>
              </w:rPr>
            </w:r>
          </w:ins>
          <w:r>
            <w:rPr>
              <w:noProof/>
            </w:rPr>
            <w:fldChar w:fldCharType="separate"/>
          </w:r>
          <w:ins w:id="348" w:author="Alexander Thomas Frase" w:date="2016-03-29T13:27:00Z">
            <w:r>
              <w:rPr>
                <w:noProof/>
              </w:rPr>
              <w:t>31</w:t>
            </w:r>
            <w:r>
              <w:rPr>
                <w:noProof/>
              </w:rPr>
              <w:fldChar w:fldCharType="end"/>
            </w:r>
          </w:ins>
        </w:p>
        <w:p w14:paraId="78D1273F" w14:textId="77777777" w:rsidR="00822675" w:rsidRDefault="00822675">
          <w:pPr>
            <w:pStyle w:val="TOC2"/>
            <w:tabs>
              <w:tab w:val="right" w:leader="dot" w:pos="9962"/>
            </w:tabs>
            <w:rPr>
              <w:ins w:id="349" w:author="Alexander Thomas Frase" w:date="2016-03-29T13:27:00Z"/>
              <w:rFonts w:eastAsiaTheme="minorEastAsia" w:cstheme="minorBidi"/>
              <w:noProof/>
              <w:kern w:val="0"/>
              <w:lang w:eastAsia="en-US" w:bidi="ar-SA"/>
            </w:rPr>
          </w:pPr>
          <w:ins w:id="350" w:author="Alexander Thomas Frase" w:date="2016-03-29T13:27:00Z">
            <w:r>
              <w:rPr>
                <w:noProof/>
              </w:rPr>
              <w:t>Configuration Report</w:t>
            </w:r>
            <w:r>
              <w:rPr>
                <w:noProof/>
              </w:rPr>
              <w:tab/>
            </w:r>
            <w:r>
              <w:rPr>
                <w:noProof/>
              </w:rPr>
              <w:fldChar w:fldCharType="begin"/>
            </w:r>
            <w:r>
              <w:rPr>
                <w:noProof/>
              </w:rPr>
              <w:instrText xml:space="preserve"> PAGEREF _Toc447021485 \h </w:instrText>
            </w:r>
            <w:r>
              <w:rPr>
                <w:noProof/>
              </w:rPr>
            </w:r>
          </w:ins>
          <w:r>
            <w:rPr>
              <w:noProof/>
            </w:rPr>
            <w:fldChar w:fldCharType="separate"/>
          </w:r>
          <w:ins w:id="351" w:author="Alexander Thomas Frase" w:date="2016-03-29T13:27:00Z">
            <w:r>
              <w:rPr>
                <w:noProof/>
              </w:rPr>
              <w:t>31</w:t>
            </w:r>
            <w:r>
              <w:rPr>
                <w:noProof/>
              </w:rPr>
              <w:fldChar w:fldCharType="end"/>
            </w:r>
          </w:ins>
        </w:p>
        <w:p w14:paraId="0ADB870A" w14:textId="77777777" w:rsidR="00822675" w:rsidRDefault="00822675">
          <w:pPr>
            <w:pStyle w:val="TOC2"/>
            <w:tabs>
              <w:tab w:val="right" w:leader="dot" w:pos="9962"/>
            </w:tabs>
            <w:rPr>
              <w:ins w:id="352" w:author="Alexander Thomas Frase" w:date="2016-03-29T13:27:00Z"/>
              <w:rFonts w:eastAsiaTheme="minorEastAsia" w:cstheme="minorBidi"/>
              <w:noProof/>
              <w:kern w:val="0"/>
              <w:lang w:eastAsia="en-US" w:bidi="ar-SA"/>
            </w:rPr>
          </w:pPr>
          <w:ins w:id="353" w:author="Alexander Thomas Frase" w:date="2016-03-29T13:27:00Z">
            <w:r>
              <w:rPr>
                <w:noProof/>
              </w:rPr>
              <w:t>Gene and Group Name Statistics Reports</w:t>
            </w:r>
            <w:r>
              <w:rPr>
                <w:noProof/>
              </w:rPr>
              <w:tab/>
            </w:r>
            <w:r>
              <w:rPr>
                <w:noProof/>
              </w:rPr>
              <w:fldChar w:fldCharType="begin"/>
            </w:r>
            <w:r>
              <w:rPr>
                <w:noProof/>
              </w:rPr>
              <w:instrText xml:space="preserve"> PAGEREF _Toc447021486 \h </w:instrText>
            </w:r>
            <w:r>
              <w:rPr>
                <w:noProof/>
              </w:rPr>
            </w:r>
          </w:ins>
          <w:r>
            <w:rPr>
              <w:noProof/>
            </w:rPr>
            <w:fldChar w:fldCharType="separate"/>
          </w:r>
          <w:ins w:id="354" w:author="Alexander Thomas Frase" w:date="2016-03-29T13:27:00Z">
            <w:r>
              <w:rPr>
                <w:noProof/>
              </w:rPr>
              <w:t>31</w:t>
            </w:r>
            <w:r>
              <w:rPr>
                <w:noProof/>
              </w:rPr>
              <w:fldChar w:fldCharType="end"/>
            </w:r>
          </w:ins>
        </w:p>
        <w:p w14:paraId="22D83485" w14:textId="77777777" w:rsidR="00822675" w:rsidRDefault="00822675">
          <w:pPr>
            <w:pStyle w:val="TOC2"/>
            <w:tabs>
              <w:tab w:val="right" w:leader="dot" w:pos="9962"/>
            </w:tabs>
            <w:rPr>
              <w:ins w:id="355" w:author="Alexander Thomas Frase" w:date="2016-03-29T13:27:00Z"/>
              <w:rFonts w:eastAsiaTheme="minorEastAsia" w:cstheme="minorBidi"/>
              <w:noProof/>
              <w:kern w:val="0"/>
              <w:lang w:eastAsia="en-US" w:bidi="ar-SA"/>
            </w:rPr>
          </w:pPr>
          <w:ins w:id="356" w:author="Alexander Thomas Frase" w:date="2016-03-29T13:27:00Z">
            <w:r>
              <w:rPr>
                <w:noProof/>
              </w:rPr>
              <w:t>LD Profiles Report</w:t>
            </w:r>
            <w:r>
              <w:rPr>
                <w:noProof/>
              </w:rPr>
              <w:tab/>
            </w:r>
            <w:r>
              <w:rPr>
                <w:noProof/>
              </w:rPr>
              <w:fldChar w:fldCharType="begin"/>
            </w:r>
            <w:r>
              <w:rPr>
                <w:noProof/>
              </w:rPr>
              <w:instrText xml:space="preserve"> PAGEREF _Toc447021487 \h </w:instrText>
            </w:r>
            <w:r>
              <w:rPr>
                <w:noProof/>
              </w:rPr>
            </w:r>
          </w:ins>
          <w:r>
            <w:rPr>
              <w:noProof/>
            </w:rPr>
            <w:fldChar w:fldCharType="separate"/>
          </w:r>
          <w:ins w:id="357" w:author="Alexander Thomas Frase" w:date="2016-03-29T13:27:00Z">
            <w:r>
              <w:rPr>
                <w:noProof/>
              </w:rPr>
              <w:t>32</w:t>
            </w:r>
            <w:r>
              <w:rPr>
                <w:noProof/>
              </w:rPr>
              <w:fldChar w:fldCharType="end"/>
            </w:r>
          </w:ins>
        </w:p>
        <w:p w14:paraId="5B639A65" w14:textId="77777777" w:rsidR="00822675" w:rsidRDefault="00822675">
          <w:pPr>
            <w:pStyle w:val="TOC2"/>
            <w:tabs>
              <w:tab w:val="right" w:leader="dot" w:pos="9962"/>
            </w:tabs>
            <w:rPr>
              <w:ins w:id="358" w:author="Alexander Thomas Frase" w:date="2016-03-29T13:27:00Z"/>
              <w:rFonts w:eastAsiaTheme="minorEastAsia" w:cstheme="minorBidi"/>
              <w:noProof/>
              <w:kern w:val="0"/>
              <w:lang w:eastAsia="en-US" w:bidi="ar-SA"/>
            </w:rPr>
          </w:pPr>
          <w:ins w:id="359" w:author="Alexander Thomas Frase" w:date="2016-03-29T13:27:00Z">
            <w:r>
              <w:rPr>
                <w:noProof/>
              </w:rPr>
              <w:t>Invalid Input Reports</w:t>
            </w:r>
            <w:r>
              <w:rPr>
                <w:noProof/>
              </w:rPr>
              <w:tab/>
            </w:r>
            <w:r>
              <w:rPr>
                <w:noProof/>
              </w:rPr>
              <w:fldChar w:fldCharType="begin"/>
            </w:r>
            <w:r>
              <w:rPr>
                <w:noProof/>
              </w:rPr>
              <w:instrText xml:space="preserve"> PAGEREF _Toc447021488 \h </w:instrText>
            </w:r>
            <w:r>
              <w:rPr>
                <w:noProof/>
              </w:rPr>
            </w:r>
          </w:ins>
          <w:r>
            <w:rPr>
              <w:noProof/>
            </w:rPr>
            <w:fldChar w:fldCharType="separate"/>
          </w:r>
          <w:ins w:id="360" w:author="Alexander Thomas Frase" w:date="2016-03-29T13:27:00Z">
            <w:r>
              <w:rPr>
                <w:noProof/>
              </w:rPr>
              <w:t>32</w:t>
            </w:r>
            <w:r>
              <w:rPr>
                <w:noProof/>
              </w:rPr>
              <w:fldChar w:fldCharType="end"/>
            </w:r>
          </w:ins>
        </w:p>
        <w:p w14:paraId="17270ADB" w14:textId="77777777" w:rsidR="00822675" w:rsidRDefault="00822675">
          <w:pPr>
            <w:pStyle w:val="TOC2"/>
            <w:tabs>
              <w:tab w:val="right" w:leader="dot" w:pos="9962"/>
            </w:tabs>
            <w:rPr>
              <w:ins w:id="361" w:author="Alexander Thomas Frase" w:date="2016-03-29T13:27:00Z"/>
              <w:rFonts w:eastAsiaTheme="minorEastAsia" w:cstheme="minorBidi"/>
              <w:noProof/>
              <w:kern w:val="0"/>
              <w:lang w:eastAsia="en-US" w:bidi="ar-SA"/>
            </w:rPr>
          </w:pPr>
          <w:ins w:id="362" w:author="Alexander Thomas Frase" w:date="2016-03-29T13:27:00Z">
            <w:r>
              <w:rPr>
                <w:noProof/>
              </w:rPr>
              <w:t>Analysis Outputs</w:t>
            </w:r>
            <w:r>
              <w:rPr>
                <w:noProof/>
              </w:rPr>
              <w:tab/>
            </w:r>
            <w:r>
              <w:rPr>
                <w:noProof/>
              </w:rPr>
              <w:fldChar w:fldCharType="begin"/>
            </w:r>
            <w:r>
              <w:rPr>
                <w:noProof/>
              </w:rPr>
              <w:instrText xml:space="preserve"> PAGEREF _Toc447021489 \h </w:instrText>
            </w:r>
            <w:r>
              <w:rPr>
                <w:noProof/>
              </w:rPr>
            </w:r>
          </w:ins>
          <w:r>
            <w:rPr>
              <w:noProof/>
            </w:rPr>
            <w:fldChar w:fldCharType="separate"/>
          </w:r>
          <w:ins w:id="363" w:author="Alexander Thomas Frase" w:date="2016-03-29T13:27:00Z">
            <w:r>
              <w:rPr>
                <w:noProof/>
              </w:rPr>
              <w:t>32</w:t>
            </w:r>
            <w:r>
              <w:rPr>
                <w:noProof/>
              </w:rPr>
              <w:fldChar w:fldCharType="end"/>
            </w:r>
          </w:ins>
        </w:p>
        <w:p w14:paraId="4FD83831" w14:textId="77777777" w:rsidR="00822675" w:rsidRDefault="00822675">
          <w:pPr>
            <w:pStyle w:val="TOC1"/>
            <w:tabs>
              <w:tab w:val="right" w:leader="dot" w:pos="9962"/>
            </w:tabs>
            <w:rPr>
              <w:ins w:id="364" w:author="Alexander Thomas Frase" w:date="2016-03-29T13:27:00Z"/>
              <w:rFonts w:asciiTheme="minorHAnsi" w:eastAsiaTheme="minorEastAsia" w:hAnsiTheme="minorHAnsi" w:cstheme="minorBidi"/>
              <w:b w:val="0"/>
              <w:noProof/>
              <w:color w:val="auto"/>
              <w:kern w:val="0"/>
              <w:sz w:val="22"/>
              <w:szCs w:val="22"/>
              <w:lang w:eastAsia="en-US" w:bidi="ar-SA"/>
            </w:rPr>
          </w:pPr>
          <w:ins w:id="365" w:author="Alexander Thomas Frase" w:date="2016-03-29T13:27:00Z">
            <w:r>
              <w:rPr>
                <w:noProof/>
              </w:rPr>
              <w:t>Example Knowledge</w:t>
            </w:r>
            <w:r>
              <w:rPr>
                <w:noProof/>
              </w:rPr>
              <w:tab/>
            </w:r>
            <w:r>
              <w:rPr>
                <w:noProof/>
              </w:rPr>
              <w:fldChar w:fldCharType="begin"/>
            </w:r>
            <w:r>
              <w:rPr>
                <w:noProof/>
              </w:rPr>
              <w:instrText xml:space="preserve"> PAGEREF _Toc447021490 \h </w:instrText>
            </w:r>
            <w:r>
              <w:rPr>
                <w:noProof/>
              </w:rPr>
            </w:r>
          </w:ins>
          <w:r>
            <w:rPr>
              <w:noProof/>
            </w:rPr>
            <w:fldChar w:fldCharType="separate"/>
          </w:r>
          <w:ins w:id="366" w:author="Alexander Thomas Frase" w:date="2016-03-29T13:27:00Z">
            <w:r>
              <w:rPr>
                <w:noProof/>
              </w:rPr>
              <w:t>36</w:t>
            </w:r>
            <w:r>
              <w:rPr>
                <w:noProof/>
              </w:rPr>
              <w:fldChar w:fldCharType="end"/>
            </w:r>
          </w:ins>
        </w:p>
        <w:p w14:paraId="34F09854" w14:textId="77777777" w:rsidR="00822675" w:rsidRDefault="00822675">
          <w:pPr>
            <w:pStyle w:val="TOC1"/>
            <w:tabs>
              <w:tab w:val="right" w:leader="dot" w:pos="9962"/>
            </w:tabs>
            <w:rPr>
              <w:ins w:id="367" w:author="Alexander Thomas Frase" w:date="2016-03-29T13:27:00Z"/>
              <w:rFonts w:asciiTheme="minorHAnsi" w:eastAsiaTheme="minorEastAsia" w:hAnsiTheme="minorHAnsi" w:cstheme="minorBidi"/>
              <w:b w:val="0"/>
              <w:noProof/>
              <w:color w:val="auto"/>
              <w:kern w:val="0"/>
              <w:sz w:val="22"/>
              <w:szCs w:val="22"/>
              <w:lang w:eastAsia="en-US" w:bidi="ar-SA"/>
            </w:rPr>
          </w:pPr>
          <w:ins w:id="368" w:author="Alexander Thomas Frase" w:date="2016-03-29T13:27:00Z">
            <w:r>
              <w:rPr>
                <w:noProof/>
              </w:rPr>
              <w:t>Example Commands</w:t>
            </w:r>
            <w:r>
              <w:rPr>
                <w:noProof/>
              </w:rPr>
              <w:tab/>
            </w:r>
            <w:r>
              <w:rPr>
                <w:noProof/>
              </w:rPr>
              <w:fldChar w:fldCharType="begin"/>
            </w:r>
            <w:r>
              <w:rPr>
                <w:noProof/>
              </w:rPr>
              <w:instrText xml:space="preserve"> PAGEREF _Toc447021491 \h </w:instrText>
            </w:r>
            <w:r>
              <w:rPr>
                <w:noProof/>
              </w:rPr>
            </w:r>
          </w:ins>
          <w:r>
            <w:rPr>
              <w:noProof/>
            </w:rPr>
            <w:fldChar w:fldCharType="separate"/>
          </w:r>
          <w:ins w:id="369" w:author="Alexander Thomas Frase" w:date="2016-03-29T13:27:00Z">
            <w:r>
              <w:rPr>
                <w:noProof/>
              </w:rPr>
              <w:t>38</w:t>
            </w:r>
            <w:r>
              <w:rPr>
                <w:noProof/>
              </w:rPr>
              <w:fldChar w:fldCharType="end"/>
            </w:r>
          </w:ins>
        </w:p>
        <w:p w14:paraId="0D1090E8" w14:textId="77777777" w:rsidR="00822675" w:rsidRDefault="00822675">
          <w:pPr>
            <w:pStyle w:val="TOC2"/>
            <w:tabs>
              <w:tab w:val="right" w:leader="dot" w:pos="9962"/>
            </w:tabs>
            <w:rPr>
              <w:ins w:id="370" w:author="Alexander Thomas Frase" w:date="2016-03-29T13:27:00Z"/>
              <w:rFonts w:eastAsiaTheme="minorEastAsia" w:cstheme="minorBidi"/>
              <w:noProof/>
              <w:kern w:val="0"/>
              <w:lang w:eastAsia="en-US" w:bidi="ar-SA"/>
            </w:rPr>
          </w:pPr>
          <w:ins w:id="371" w:author="Alexander Thomas Frase" w:date="2016-03-29T13:27:00Z">
            <w:r>
              <w:rPr>
                <w:noProof/>
              </w:rPr>
              <w:t>Filtering Examples</w:t>
            </w:r>
            <w:r>
              <w:rPr>
                <w:noProof/>
              </w:rPr>
              <w:tab/>
            </w:r>
            <w:r>
              <w:rPr>
                <w:noProof/>
              </w:rPr>
              <w:fldChar w:fldCharType="begin"/>
            </w:r>
            <w:r>
              <w:rPr>
                <w:noProof/>
              </w:rPr>
              <w:instrText xml:space="preserve"> PAGEREF _Toc447021492 \h </w:instrText>
            </w:r>
            <w:r>
              <w:rPr>
                <w:noProof/>
              </w:rPr>
            </w:r>
          </w:ins>
          <w:r>
            <w:rPr>
              <w:noProof/>
            </w:rPr>
            <w:fldChar w:fldCharType="separate"/>
          </w:r>
          <w:ins w:id="372" w:author="Alexander Thomas Frase" w:date="2016-03-29T13:27:00Z">
            <w:r>
              <w:rPr>
                <w:noProof/>
              </w:rPr>
              <w:t>38</w:t>
            </w:r>
            <w:r>
              <w:rPr>
                <w:noProof/>
              </w:rPr>
              <w:fldChar w:fldCharType="end"/>
            </w:r>
          </w:ins>
        </w:p>
        <w:p w14:paraId="4F93C535" w14:textId="77777777" w:rsidR="00822675" w:rsidRDefault="00822675">
          <w:pPr>
            <w:pStyle w:val="TOC3"/>
            <w:tabs>
              <w:tab w:val="right" w:leader="dot" w:pos="9962"/>
            </w:tabs>
            <w:rPr>
              <w:ins w:id="373" w:author="Alexander Thomas Frase" w:date="2016-03-29T13:27:00Z"/>
              <w:rFonts w:eastAsiaTheme="minorEastAsia" w:cstheme="minorBidi"/>
              <w:i w:val="0"/>
              <w:noProof/>
              <w:kern w:val="0"/>
              <w:lang w:eastAsia="en-US" w:bidi="ar-SA"/>
            </w:rPr>
          </w:pPr>
          <w:ins w:id="374" w:author="Alexander Thomas Frase" w:date="2016-03-29T13:27:00Z">
            <w:r>
              <w:rPr>
                <w:noProof/>
              </w:rPr>
              <w:t xml:space="preserve">Example 1: Filtering a list of SNPs by a genotyping platform, </w:t>
            </w:r>
            <w:r w:rsidRPr="00601C2B">
              <w:rPr>
                <w:rFonts w:eastAsia="Courier New"/>
                <w:noProof/>
              </w:rPr>
              <w:t xml:space="preserve">where </w:t>
            </w:r>
            <w:r>
              <w:rPr>
                <w:noProof/>
              </w:rPr>
              <w:t>input1</w:t>
            </w:r>
            <w:r w:rsidRPr="00601C2B">
              <w:rPr>
                <w:rFonts w:eastAsia="Courier New"/>
                <w:noProof/>
              </w:rPr>
              <w:t xml:space="preserve"> is the first list of SNPs </w:t>
            </w:r>
            <w:r>
              <w:rPr>
                <w:noProof/>
              </w:rPr>
              <w:t>and input2 is</w:t>
            </w:r>
            <w:r w:rsidRPr="00601C2B">
              <w:rPr>
                <w:rFonts w:eastAsia="Courier New"/>
                <w:noProof/>
              </w:rPr>
              <w:t xml:space="preserve"> the list of SNPs on the genotyping platform.</w:t>
            </w:r>
            <w:r>
              <w:rPr>
                <w:noProof/>
              </w:rPr>
              <w:tab/>
            </w:r>
            <w:r>
              <w:rPr>
                <w:noProof/>
              </w:rPr>
              <w:fldChar w:fldCharType="begin"/>
            </w:r>
            <w:r>
              <w:rPr>
                <w:noProof/>
              </w:rPr>
              <w:instrText xml:space="preserve"> PAGEREF _Toc447021493 \h </w:instrText>
            </w:r>
            <w:r>
              <w:rPr>
                <w:noProof/>
              </w:rPr>
            </w:r>
          </w:ins>
          <w:r>
            <w:rPr>
              <w:noProof/>
            </w:rPr>
            <w:fldChar w:fldCharType="separate"/>
          </w:r>
          <w:ins w:id="375" w:author="Alexander Thomas Frase" w:date="2016-03-29T13:27:00Z">
            <w:r>
              <w:rPr>
                <w:noProof/>
              </w:rPr>
              <w:t>38</w:t>
            </w:r>
            <w:r>
              <w:rPr>
                <w:noProof/>
              </w:rPr>
              <w:fldChar w:fldCharType="end"/>
            </w:r>
          </w:ins>
        </w:p>
        <w:p w14:paraId="7301738B" w14:textId="77777777" w:rsidR="00822675" w:rsidRDefault="00822675">
          <w:pPr>
            <w:pStyle w:val="TOC3"/>
            <w:tabs>
              <w:tab w:val="right" w:leader="dot" w:pos="9962"/>
            </w:tabs>
            <w:rPr>
              <w:ins w:id="376" w:author="Alexander Thomas Frase" w:date="2016-03-29T13:27:00Z"/>
              <w:rFonts w:eastAsiaTheme="minorEastAsia" w:cstheme="minorBidi"/>
              <w:i w:val="0"/>
              <w:noProof/>
              <w:kern w:val="0"/>
              <w:lang w:eastAsia="en-US" w:bidi="ar-SA"/>
            </w:rPr>
          </w:pPr>
          <w:ins w:id="377" w:author="Alexander Thomas Frase" w:date="2016-03-29T13:27:00Z">
            <w:r>
              <w:rPr>
                <w:noProof/>
              </w:rPr>
              <w:t>Example 2: Output a list of SNPs from a genotyping platform that correspond to a list of genes.</w:t>
            </w:r>
            <w:r>
              <w:rPr>
                <w:noProof/>
              </w:rPr>
              <w:tab/>
            </w:r>
            <w:r>
              <w:rPr>
                <w:noProof/>
              </w:rPr>
              <w:fldChar w:fldCharType="begin"/>
            </w:r>
            <w:r>
              <w:rPr>
                <w:noProof/>
              </w:rPr>
              <w:instrText xml:space="preserve"> PAGEREF _Toc447021494 \h </w:instrText>
            </w:r>
            <w:r>
              <w:rPr>
                <w:noProof/>
              </w:rPr>
            </w:r>
          </w:ins>
          <w:r>
            <w:rPr>
              <w:noProof/>
            </w:rPr>
            <w:fldChar w:fldCharType="separate"/>
          </w:r>
          <w:ins w:id="378" w:author="Alexander Thomas Frase" w:date="2016-03-29T13:27:00Z">
            <w:r>
              <w:rPr>
                <w:noProof/>
              </w:rPr>
              <w:t>39</w:t>
            </w:r>
            <w:r>
              <w:rPr>
                <w:noProof/>
              </w:rPr>
              <w:fldChar w:fldCharType="end"/>
            </w:r>
          </w:ins>
        </w:p>
        <w:p w14:paraId="19BA8DEA" w14:textId="77777777" w:rsidR="00822675" w:rsidRDefault="00822675">
          <w:pPr>
            <w:pStyle w:val="TOC3"/>
            <w:tabs>
              <w:tab w:val="right" w:leader="dot" w:pos="9962"/>
            </w:tabs>
            <w:rPr>
              <w:ins w:id="379" w:author="Alexander Thomas Frase" w:date="2016-03-29T13:27:00Z"/>
              <w:rFonts w:eastAsiaTheme="minorEastAsia" w:cstheme="minorBidi"/>
              <w:i w:val="0"/>
              <w:noProof/>
              <w:kern w:val="0"/>
              <w:lang w:eastAsia="en-US" w:bidi="ar-SA"/>
            </w:rPr>
          </w:pPr>
          <w:ins w:id="380" w:author="Alexander Thomas Frase" w:date="2016-03-29T13:27:00Z">
            <w:r>
              <w:rPr>
                <w:noProof/>
              </w:rPr>
              <w:t>Example 3: Input a list of groups, output regions within those groups.</w:t>
            </w:r>
            <w:r>
              <w:rPr>
                <w:noProof/>
              </w:rPr>
              <w:tab/>
            </w:r>
            <w:r>
              <w:rPr>
                <w:noProof/>
              </w:rPr>
              <w:fldChar w:fldCharType="begin"/>
            </w:r>
            <w:r>
              <w:rPr>
                <w:noProof/>
              </w:rPr>
              <w:instrText xml:space="preserve"> PAGEREF _Toc447021495 \h </w:instrText>
            </w:r>
            <w:r>
              <w:rPr>
                <w:noProof/>
              </w:rPr>
            </w:r>
          </w:ins>
          <w:r>
            <w:rPr>
              <w:noProof/>
            </w:rPr>
            <w:fldChar w:fldCharType="separate"/>
          </w:r>
          <w:ins w:id="381" w:author="Alexander Thomas Frase" w:date="2016-03-29T13:27:00Z">
            <w:r>
              <w:rPr>
                <w:noProof/>
              </w:rPr>
              <w:t>40</w:t>
            </w:r>
            <w:r>
              <w:rPr>
                <w:noProof/>
              </w:rPr>
              <w:fldChar w:fldCharType="end"/>
            </w:r>
          </w:ins>
        </w:p>
        <w:p w14:paraId="24E30B92" w14:textId="77777777" w:rsidR="00822675" w:rsidRDefault="00822675">
          <w:pPr>
            <w:pStyle w:val="TOC3"/>
            <w:tabs>
              <w:tab w:val="right" w:leader="dot" w:pos="9962"/>
            </w:tabs>
            <w:rPr>
              <w:ins w:id="382" w:author="Alexander Thomas Frase" w:date="2016-03-29T13:27:00Z"/>
              <w:rFonts w:eastAsiaTheme="minorEastAsia" w:cstheme="minorBidi"/>
              <w:i w:val="0"/>
              <w:noProof/>
              <w:kern w:val="0"/>
              <w:lang w:eastAsia="en-US" w:bidi="ar-SA"/>
            </w:rPr>
          </w:pPr>
          <w:ins w:id="383" w:author="Alexander Thomas Frase" w:date="2016-03-29T13:27:00Z">
            <w:r>
              <w:rPr>
                <w:noProof/>
              </w:rPr>
              <w:t>Example 4: Output a list of all genes within a data source.</w:t>
            </w:r>
            <w:r>
              <w:rPr>
                <w:noProof/>
              </w:rPr>
              <w:tab/>
            </w:r>
            <w:r>
              <w:rPr>
                <w:noProof/>
              </w:rPr>
              <w:fldChar w:fldCharType="begin"/>
            </w:r>
            <w:r>
              <w:rPr>
                <w:noProof/>
              </w:rPr>
              <w:instrText xml:space="preserve"> PAGEREF _Toc447021496 \h </w:instrText>
            </w:r>
            <w:r>
              <w:rPr>
                <w:noProof/>
              </w:rPr>
            </w:r>
          </w:ins>
          <w:r>
            <w:rPr>
              <w:noProof/>
            </w:rPr>
            <w:fldChar w:fldCharType="separate"/>
          </w:r>
          <w:ins w:id="384" w:author="Alexander Thomas Frase" w:date="2016-03-29T13:27:00Z">
            <w:r>
              <w:rPr>
                <w:noProof/>
              </w:rPr>
              <w:t>40</w:t>
            </w:r>
            <w:r>
              <w:rPr>
                <w:noProof/>
              </w:rPr>
              <w:fldChar w:fldCharType="end"/>
            </w:r>
          </w:ins>
        </w:p>
        <w:p w14:paraId="353FB768" w14:textId="77777777" w:rsidR="00822675" w:rsidRDefault="00822675">
          <w:pPr>
            <w:pStyle w:val="TOC3"/>
            <w:tabs>
              <w:tab w:val="right" w:leader="dot" w:pos="9962"/>
            </w:tabs>
            <w:rPr>
              <w:ins w:id="385" w:author="Alexander Thomas Frase" w:date="2016-03-29T13:27:00Z"/>
              <w:rFonts w:eastAsiaTheme="minorEastAsia" w:cstheme="minorBidi"/>
              <w:i w:val="0"/>
              <w:noProof/>
              <w:kern w:val="0"/>
              <w:lang w:eastAsia="en-US" w:bidi="ar-SA"/>
            </w:rPr>
          </w:pPr>
          <w:ins w:id="386" w:author="Alexander Thomas Frase" w:date="2016-03-29T13:27:00Z">
            <w:r>
              <w:rPr>
                <w:noProof/>
              </w:rPr>
              <w:t>Example 5: Start with a list of genes, output all the genes within particular groups.</w:t>
            </w:r>
            <w:r>
              <w:rPr>
                <w:noProof/>
              </w:rPr>
              <w:tab/>
            </w:r>
            <w:r>
              <w:rPr>
                <w:noProof/>
              </w:rPr>
              <w:fldChar w:fldCharType="begin"/>
            </w:r>
            <w:r>
              <w:rPr>
                <w:noProof/>
              </w:rPr>
              <w:instrText xml:space="preserve"> PAGEREF _Toc447021497 \h </w:instrText>
            </w:r>
            <w:r>
              <w:rPr>
                <w:noProof/>
              </w:rPr>
            </w:r>
          </w:ins>
          <w:r>
            <w:rPr>
              <w:noProof/>
            </w:rPr>
            <w:fldChar w:fldCharType="separate"/>
          </w:r>
          <w:ins w:id="387" w:author="Alexander Thomas Frase" w:date="2016-03-29T13:27:00Z">
            <w:r>
              <w:rPr>
                <w:noProof/>
              </w:rPr>
              <w:t>41</w:t>
            </w:r>
            <w:r>
              <w:rPr>
                <w:noProof/>
              </w:rPr>
              <w:fldChar w:fldCharType="end"/>
            </w:r>
          </w:ins>
        </w:p>
        <w:p w14:paraId="686BE2AD" w14:textId="77777777" w:rsidR="00822675" w:rsidRDefault="00822675">
          <w:pPr>
            <w:pStyle w:val="TOC3"/>
            <w:tabs>
              <w:tab w:val="right" w:leader="dot" w:pos="9962"/>
            </w:tabs>
            <w:rPr>
              <w:ins w:id="388" w:author="Alexander Thomas Frase" w:date="2016-03-29T13:27:00Z"/>
              <w:rFonts w:eastAsiaTheme="minorEastAsia" w:cstheme="minorBidi"/>
              <w:i w:val="0"/>
              <w:noProof/>
              <w:kern w:val="0"/>
              <w:lang w:eastAsia="en-US" w:bidi="ar-SA"/>
            </w:rPr>
          </w:pPr>
          <w:ins w:id="389" w:author="Alexander Thomas Frase" w:date="2016-03-29T13:27:00Z">
            <w:r>
              <w:rPr>
                <w:noProof/>
              </w:rPr>
              <w:t>Example 6: Start with genes associated with a pathway or group, output genes within that group that overlap with an input list of genes.</w:t>
            </w:r>
            <w:r>
              <w:rPr>
                <w:noProof/>
              </w:rPr>
              <w:tab/>
            </w:r>
            <w:r>
              <w:rPr>
                <w:noProof/>
              </w:rPr>
              <w:fldChar w:fldCharType="begin"/>
            </w:r>
            <w:r>
              <w:rPr>
                <w:noProof/>
              </w:rPr>
              <w:instrText xml:space="preserve"> PAGEREF _Toc447021498 \h </w:instrText>
            </w:r>
            <w:r>
              <w:rPr>
                <w:noProof/>
              </w:rPr>
            </w:r>
          </w:ins>
          <w:r>
            <w:rPr>
              <w:noProof/>
            </w:rPr>
            <w:fldChar w:fldCharType="separate"/>
          </w:r>
          <w:ins w:id="390" w:author="Alexander Thomas Frase" w:date="2016-03-29T13:27:00Z">
            <w:r>
              <w:rPr>
                <w:noProof/>
              </w:rPr>
              <w:t>42</w:t>
            </w:r>
            <w:r>
              <w:rPr>
                <w:noProof/>
              </w:rPr>
              <w:fldChar w:fldCharType="end"/>
            </w:r>
          </w:ins>
        </w:p>
        <w:p w14:paraId="0DE3F525" w14:textId="77777777" w:rsidR="00822675" w:rsidRDefault="00822675">
          <w:pPr>
            <w:pStyle w:val="TOC3"/>
            <w:tabs>
              <w:tab w:val="right" w:leader="dot" w:pos="9962"/>
            </w:tabs>
            <w:rPr>
              <w:ins w:id="391" w:author="Alexander Thomas Frase" w:date="2016-03-29T13:27:00Z"/>
              <w:rFonts w:eastAsiaTheme="minorEastAsia" w:cstheme="minorBidi"/>
              <w:i w:val="0"/>
              <w:noProof/>
              <w:kern w:val="0"/>
              <w:lang w:eastAsia="en-US" w:bidi="ar-SA"/>
            </w:rPr>
          </w:pPr>
          <w:ins w:id="392" w:author="Alexander Thomas Frase" w:date="2016-03-29T13:27:00Z">
            <w:r>
              <w:rPr>
                <w:noProof/>
              </w:rPr>
              <w:t>Example 7: Starting with a list of genes, determine genes are within a group.</w:t>
            </w:r>
            <w:r>
              <w:rPr>
                <w:noProof/>
              </w:rPr>
              <w:tab/>
            </w:r>
            <w:r>
              <w:rPr>
                <w:noProof/>
              </w:rPr>
              <w:fldChar w:fldCharType="begin"/>
            </w:r>
            <w:r>
              <w:rPr>
                <w:noProof/>
              </w:rPr>
              <w:instrText xml:space="preserve"> PAGEREF _Toc447021499 \h </w:instrText>
            </w:r>
            <w:r>
              <w:rPr>
                <w:noProof/>
              </w:rPr>
            </w:r>
          </w:ins>
          <w:r>
            <w:rPr>
              <w:noProof/>
            </w:rPr>
            <w:fldChar w:fldCharType="separate"/>
          </w:r>
          <w:ins w:id="393" w:author="Alexander Thomas Frase" w:date="2016-03-29T13:27:00Z">
            <w:r>
              <w:rPr>
                <w:noProof/>
              </w:rPr>
              <w:t>42</w:t>
            </w:r>
            <w:r>
              <w:rPr>
                <w:noProof/>
              </w:rPr>
              <w:fldChar w:fldCharType="end"/>
            </w:r>
          </w:ins>
        </w:p>
        <w:p w14:paraId="7D404E4D" w14:textId="77777777" w:rsidR="00822675" w:rsidRDefault="00822675">
          <w:pPr>
            <w:pStyle w:val="TOC2"/>
            <w:tabs>
              <w:tab w:val="right" w:leader="dot" w:pos="9962"/>
            </w:tabs>
            <w:rPr>
              <w:ins w:id="394" w:author="Alexander Thomas Frase" w:date="2016-03-29T13:27:00Z"/>
              <w:rFonts w:eastAsiaTheme="minorEastAsia" w:cstheme="minorBidi"/>
              <w:noProof/>
              <w:kern w:val="0"/>
              <w:lang w:eastAsia="en-US" w:bidi="ar-SA"/>
            </w:rPr>
          </w:pPr>
          <w:ins w:id="395" w:author="Alexander Thomas Frase" w:date="2016-03-29T13:27:00Z">
            <w:r>
              <w:rPr>
                <w:noProof/>
              </w:rPr>
              <w:t>Annotation Examples</w:t>
            </w:r>
            <w:r>
              <w:rPr>
                <w:noProof/>
              </w:rPr>
              <w:tab/>
            </w:r>
            <w:r>
              <w:rPr>
                <w:noProof/>
              </w:rPr>
              <w:fldChar w:fldCharType="begin"/>
            </w:r>
            <w:r>
              <w:rPr>
                <w:noProof/>
              </w:rPr>
              <w:instrText xml:space="preserve"> PAGEREF _Toc447021500 \h </w:instrText>
            </w:r>
            <w:r>
              <w:rPr>
                <w:noProof/>
              </w:rPr>
            </w:r>
          </w:ins>
          <w:r>
            <w:rPr>
              <w:noProof/>
            </w:rPr>
            <w:fldChar w:fldCharType="separate"/>
          </w:r>
          <w:ins w:id="396" w:author="Alexander Thomas Frase" w:date="2016-03-29T13:27:00Z">
            <w:r>
              <w:rPr>
                <w:noProof/>
              </w:rPr>
              <w:t>42</w:t>
            </w:r>
            <w:r>
              <w:rPr>
                <w:noProof/>
              </w:rPr>
              <w:fldChar w:fldCharType="end"/>
            </w:r>
          </w:ins>
        </w:p>
        <w:p w14:paraId="2708D337" w14:textId="77777777" w:rsidR="00822675" w:rsidRDefault="00822675">
          <w:pPr>
            <w:pStyle w:val="TOC3"/>
            <w:tabs>
              <w:tab w:val="right" w:leader="dot" w:pos="9962"/>
            </w:tabs>
            <w:rPr>
              <w:ins w:id="397" w:author="Alexander Thomas Frase" w:date="2016-03-29T13:27:00Z"/>
              <w:rFonts w:eastAsiaTheme="minorEastAsia" w:cstheme="minorBidi"/>
              <w:i w:val="0"/>
              <w:noProof/>
              <w:kern w:val="0"/>
              <w:lang w:eastAsia="en-US" w:bidi="ar-SA"/>
            </w:rPr>
          </w:pPr>
          <w:ins w:id="398" w:author="Alexander Thomas Frase" w:date="2016-03-29T13:27:00Z">
            <w:r>
              <w:rPr>
                <w:noProof/>
              </w:rPr>
              <w:t>Example 1: Annotating a SNP with gene region information.</w:t>
            </w:r>
            <w:r>
              <w:rPr>
                <w:noProof/>
              </w:rPr>
              <w:tab/>
            </w:r>
            <w:r>
              <w:rPr>
                <w:noProof/>
              </w:rPr>
              <w:fldChar w:fldCharType="begin"/>
            </w:r>
            <w:r>
              <w:rPr>
                <w:noProof/>
              </w:rPr>
              <w:instrText xml:space="preserve"> PAGEREF _Toc447021501 \h </w:instrText>
            </w:r>
            <w:r>
              <w:rPr>
                <w:noProof/>
              </w:rPr>
            </w:r>
          </w:ins>
          <w:r>
            <w:rPr>
              <w:noProof/>
            </w:rPr>
            <w:fldChar w:fldCharType="separate"/>
          </w:r>
          <w:ins w:id="399" w:author="Alexander Thomas Frase" w:date="2016-03-29T13:27:00Z">
            <w:r>
              <w:rPr>
                <w:noProof/>
              </w:rPr>
              <w:t>42</w:t>
            </w:r>
            <w:r>
              <w:rPr>
                <w:noProof/>
              </w:rPr>
              <w:fldChar w:fldCharType="end"/>
            </w:r>
          </w:ins>
        </w:p>
        <w:p w14:paraId="189BA68C" w14:textId="77777777" w:rsidR="00822675" w:rsidRDefault="00822675">
          <w:pPr>
            <w:pStyle w:val="TOC3"/>
            <w:tabs>
              <w:tab w:val="right" w:leader="dot" w:pos="9962"/>
            </w:tabs>
            <w:rPr>
              <w:ins w:id="400" w:author="Alexander Thomas Frase" w:date="2016-03-29T13:27:00Z"/>
              <w:rFonts w:eastAsiaTheme="minorEastAsia" w:cstheme="minorBidi"/>
              <w:i w:val="0"/>
              <w:noProof/>
              <w:kern w:val="0"/>
              <w:lang w:eastAsia="en-US" w:bidi="ar-SA"/>
            </w:rPr>
          </w:pPr>
          <w:ins w:id="401" w:author="Alexander Thomas Frase" w:date="2016-03-29T13:27:00Z">
            <w:r>
              <w:rPr>
                <w:noProof/>
              </w:rPr>
              <w:t>Example 2: Annotating SNPs with location information.</w:t>
            </w:r>
            <w:r>
              <w:rPr>
                <w:noProof/>
              </w:rPr>
              <w:tab/>
            </w:r>
            <w:r>
              <w:rPr>
                <w:noProof/>
              </w:rPr>
              <w:fldChar w:fldCharType="begin"/>
            </w:r>
            <w:r>
              <w:rPr>
                <w:noProof/>
              </w:rPr>
              <w:instrText xml:space="preserve"> PAGEREF _Toc447021502 \h </w:instrText>
            </w:r>
            <w:r>
              <w:rPr>
                <w:noProof/>
              </w:rPr>
            </w:r>
          </w:ins>
          <w:r>
            <w:rPr>
              <w:noProof/>
            </w:rPr>
            <w:fldChar w:fldCharType="separate"/>
          </w:r>
          <w:ins w:id="402" w:author="Alexander Thomas Frase" w:date="2016-03-29T13:27:00Z">
            <w:r>
              <w:rPr>
                <w:noProof/>
              </w:rPr>
              <w:t>43</w:t>
            </w:r>
            <w:r>
              <w:rPr>
                <w:noProof/>
              </w:rPr>
              <w:fldChar w:fldCharType="end"/>
            </w:r>
          </w:ins>
        </w:p>
        <w:p w14:paraId="2650F9DD" w14:textId="77777777" w:rsidR="00822675" w:rsidRDefault="00822675">
          <w:pPr>
            <w:pStyle w:val="TOC3"/>
            <w:tabs>
              <w:tab w:val="right" w:leader="dot" w:pos="9962"/>
            </w:tabs>
            <w:rPr>
              <w:ins w:id="403" w:author="Alexander Thomas Frase" w:date="2016-03-29T13:27:00Z"/>
              <w:rFonts w:eastAsiaTheme="minorEastAsia" w:cstheme="minorBidi"/>
              <w:i w:val="0"/>
              <w:noProof/>
              <w:kern w:val="0"/>
              <w:lang w:eastAsia="en-US" w:bidi="ar-SA"/>
            </w:rPr>
          </w:pPr>
          <w:ins w:id="404" w:author="Alexander Thomas Frase" w:date="2016-03-29T13:27:00Z">
            <w:r>
              <w:rPr>
                <w:noProof/>
              </w:rPr>
              <w:t>Example 3: Map a SNP to the groups and sources where the SNP is present.</w:t>
            </w:r>
            <w:r>
              <w:rPr>
                <w:noProof/>
              </w:rPr>
              <w:tab/>
            </w:r>
            <w:r>
              <w:rPr>
                <w:noProof/>
              </w:rPr>
              <w:fldChar w:fldCharType="begin"/>
            </w:r>
            <w:r>
              <w:rPr>
                <w:noProof/>
              </w:rPr>
              <w:instrText xml:space="preserve"> PAGEREF _Toc447021503 \h </w:instrText>
            </w:r>
            <w:r>
              <w:rPr>
                <w:noProof/>
              </w:rPr>
            </w:r>
          </w:ins>
          <w:r>
            <w:rPr>
              <w:noProof/>
            </w:rPr>
            <w:fldChar w:fldCharType="separate"/>
          </w:r>
          <w:ins w:id="405" w:author="Alexander Thomas Frase" w:date="2016-03-29T13:27:00Z">
            <w:r>
              <w:rPr>
                <w:noProof/>
              </w:rPr>
              <w:t>44</w:t>
            </w:r>
            <w:r>
              <w:rPr>
                <w:noProof/>
              </w:rPr>
              <w:fldChar w:fldCharType="end"/>
            </w:r>
          </w:ins>
        </w:p>
        <w:p w14:paraId="0B8E652F" w14:textId="77777777" w:rsidR="00822675" w:rsidRDefault="00822675">
          <w:pPr>
            <w:pStyle w:val="TOC3"/>
            <w:tabs>
              <w:tab w:val="right" w:leader="dot" w:pos="9962"/>
            </w:tabs>
            <w:rPr>
              <w:ins w:id="406" w:author="Alexander Thomas Frase" w:date="2016-03-29T13:27:00Z"/>
              <w:rFonts w:eastAsiaTheme="minorEastAsia" w:cstheme="minorBidi"/>
              <w:i w:val="0"/>
              <w:noProof/>
              <w:kern w:val="0"/>
              <w:lang w:eastAsia="en-US" w:bidi="ar-SA"/>
            </w:rPr>
          </w:pPr>
          <w:ins w:id="407" w:author="Alexander Thomas Frase" w:date="2016-03-29T13:27:00Z">
            <w:r>
              <w:rPr>
                <w:noProof/>
              </w:rPr>
              <w:t>Example 4: Annotating a base pair region with the list of SNPs in that region.</w:t>
            </w:r>
            <w:r>
              <w:rPr>
                <w:noProof/>
              </w:rPr>
              <w:tab/>
            </w:r>
            <w:r>
              <w:rPr>
                <w:noProof/>
              </w:rPr>
              <w:fldChar w:fldCharType="begin"/>
            </w:r>
            <w:r>
              <w:rPr>
                <w:noProof/>
              </w:rPr>
              <w:instrText xml:space="preserve"> PAGEREF _Toc447021504 \h </w:instrText>
            </w:r>
            <w:r>
              <w:rPr>
                <w:noProof/>
              </w:rPr>
            </w:r>
          </w:ins>
          <w:r>
            <w:rPr>
              <w:noProof/>
            </w:rPr>
            <w:fldChar w:fldCharType="separate"/>
          </w:r>
          <w:ins w:id="408" w:author="Alexander Thomas Frase" w:date="2016-03-29T13:27:00Z">
            <w:r>
              <w:rPr>
                <w:noProof/>
              </w:rPr>
              <w:t>44</w:t>
            </w:r>
            <w:r>
              <w:rPr>
                <w:noProof/>
              </w:rPr>
              <w:fldChar w:fldCharType="end"/>
            </w:r>
          </w:ins>
        </w:p>
        <w:p w14:paraId="70CC8401" w14:textId="77777777" w:rsidR="00822675" w:rsidRDefault="00822675">
          <w:pPr>
            <w:pStyle w:val="TOC2"/>
            <w:tabs>
              <w:tab w:val="right" w:leader="dot" w:pos="9962"/>
            </w:tabs>
            <w:rPr>
              <w:ins w:id="409" w:author="Alexander Thomas Frase" w:date="2016-03-29T13:27:00Z"/>
              <w:rFonts w:eastAsiaTheme="minorEastAsia" w:cstheme="minorBidi"/>
              <w:noProof/>
              <w:kern w:val="0"/>
              <w:lang w:eastAsia="en-US" w:bidi="ar-SA"/>
            </w:rPr>
          </w:pPr>
          <w:ins w:id="410" w:author="Alexander Thomas Frase" w:date="2016-03-29T13:27:00Z">
            <w:r>
              <w:rPr>
                <w:noProof/>
              </w:rPr>
              <w:t>Example Filtering followed by annotation</w:t>
            </w:r>
            <w:r>
              <w:rPr>
                <w:noProof/>
              </w:rPr>
              <w:tab/>
            </w:r>
            <w:r>
              <w:rPr>
                <w:noProof/>
              </w:rPr>
              <w:fldChar w:fldCharType="begin"/>
            </w:r>
            <w:r>
              <w:rPr>
                <w:noProof/>
              </w:rPr>
              <w:instrText xml:space="preserve"> PAGEREF _Toc447021505 \h </w:instrText>
            </w:r>
            <w:r>
              <w:rPr>
                <w:noProof/>
              </w:rPr>
            </w:r>
          </w:ins>
          <w:r>
            <w:rPr>
              <w:noProof/>
            </w:rPr>
            <w:fldChar w:fldCharType="separate"/>
          </w:r>
          <w:ins w:id="411" w:author="Alexander Thomas Frase" w:date="2016-03-29T13:27:00Z">
            <w:r>
              <w:rPr>
                <w:noProof/>
              </w:rPr>
              <w:t>45</w:t>
            </w:r>
            <w:r>
              <w:rPr>
                <w:noProof/>
              </w:rPr>
              <w:fldChar w:fldCharType="end"/>
            </w:r>
          </w:ins>
        </w:p>
        <w:p w14:paraId="70F10296" w14:textId="77777777" w:rsidR="00822675" w:rsidRDefault="00822675">
          <w:pPr>
            <w:pStyle w:val="TOC3"/>
            <w:tabs>
              <w:tab w:val="right" w:leader="dot" w:pos="9962"/>
            </w:tabs>
            <w:rPr>
              <w:ins w:id="412" w:author="Alexander Thomas Frase" w:date="2016-03-29T13:27:00Z"/>
              <w:rFonts w:eastAsiaTheme="minorEastAsia" w:cstheme="minorBidi"/>
              <w:i w:val="0"/>
              <w:noProof/>
              <w:kern w:val="0"/>
              <w:lang w:eastAsia="en-US" w:bidi="ar-SA"/>
            </w:rPr>
          </w:pPr>
          <w:ins w:id="413" w:author="Alexander Thomas Frase" w:date="2016-03-29T13:27:00Z">
            <w:r>
              <w:rPr>
                <w:noProof/>
              </w:rPr>
              <w:t>Example 1: Input a SNP list and map SNP positions to regions.</w:t>
            </w:r>
            <w:r>
              <w:rPr>
                <w:noProof/>
              </w:rPr>
              <w:tab/>
            </w:r>
            <w:r>
              <w:rPr>
                <w:noProof/>
              </w:rPr>
              <w:fldChar w:fldCharType="begin"/>
            </w:r>
            <w:r>
              <w:rPr>
                <w:noProof/>
              </w:rPr>
              <w:instrText xml:space="preserve"> PAGEREF _Toc447021506 \h </w:instrText>
            </w:r>
            <w:r>
              <w:rPr>
                <w:noProof/>
              </w:rPr>
            </w:r>
          </w:ins>
          <w:r>
            <w:rPr>
              <w:noProof/>
            </w:rPr>
            <w:fldChar w:fldCharType="separate"/>
          </w:r>
          <w:ins w:id="414" w:author="Alexander Thomas Frase" w:date="2016-03-29T13:27:00Z">
            <w:r>
              <w:rPr>
                <w:noProof/>
              </w:rPr>
              <w:t>45</w:t>
            </w:r>
            <w:r>
              <w:rPr>
                <w:noProof/>
              </w:rPr>
              <w:fldChar w:fldCharType="end"/>
            </w:r>
          </w:ins>
        </w:p>
        <w:p w14:paraId="68FD27CE" w14:textId="77777777" w:rsidR="00822675" w:rsidRDefault="00822675">
          <w:pPr>
            <w:pStyle w:val="TOC3"/>
            <w:tabs>
              <w:tab w:val="right" w:leader="dot" w:pos="9962"/>
            </w:tabs>
            <w:rPr>
              <w:ins w:id="415" w:author="Alexander Thomas Frase" w:date="2016-03-29T13:27:00Z"/>
              <w:rFonts w:eastAsiaTheme="minorEastAsia" w:cstheme="minorBidi"/>
              <w:i w:val="0"/>
              <w:noProof/>
              <w:kern w:val="0"/>
              <w:lang w:eastAsia="en-US" w:bidi="ar-SA"/>
            </w:rPr>
          </w:pPr>
          <w:ins w:id="416" w:author="Alexander Thomas Frase" w:date="2016-03-29T13:27:00Z">
            <w:r>
              <w:rPr>
                <w:noProof/>
              </w:rPr>
              <w:t>Example 2: Map SNPs to groups and filter on the source.</w:t>
            </w:r>
            <w:r>
              <w:rPr>
                <w:noProof/>
              </w:rPr>
              <w:tab/>
            </w:r>
            <w:r>
              <w:rPr>
                <w:noProof/>
              </w:rPr>
              <w:fldChar w:fldCharType="begin"/>
            </w:r>
            <w:r>
              <w:rPr>
                <w:noProof/>
              </w:rPr>
              <w:instrText xml:space="preserve"> PAGEREF _Toc447021507 \h </w:instrText>
            </w:r>
            <w:r>
              <w:rPr>
                <w:noProof/>
              </w:rPr>
            </w:r>
          </w:ins>
          <w:r>
            <w:rPr>
              <w:noProof/>
            </w:rPr>
            <w:fldChar w:fldCharType="separate"/>
          </w:r>
          <w:ins w:id="417" w:author="Alexander Thomas Frase" w:date="2016-03-29T13:27:00Z">
            <w:r>
              <w:rPr>
                <w:noProof/>
              </w:rPr>
              <w:t>45</w:t>
            </w:r>
            <w:r>
              <w:rPr>
                <w:noProof/>
              </w:rPr>
              <w:fldChar w:fldCharType="end"/>
            </w:r>
          </w:ins>
        </w:p>
        <w:p w14:paraId="52ECF8A7" w14:textId="77777777" w:rsidR="00822675" w:rsidRDefault="00822675">
          <w:pPr>
            <w:pStyle w:val="TOC3"/>
            <w:tabs>
              <w:tab w:val="right" w:leader="dot" w:pos="9962"/>
            </w:tabs>
            <w:rPr>
              <w:ins w:id="418" w:author="Alexander Thomas Frase" w:date="2016-03-29T13:27:00Z"/>
              <w:rFonts w:eastAsiaTheme="minorEastAsia" w:cstheme="minorBidi"/>
              <w:i w:val="0"/>
              <w:noProof/>
              <w:kern w:val="0"/>
              <w:lang w:eastAsia="en-US" w:bidi="ar-SA"/>
            </w:rPr>
          </w:pPr>
          <w:ins w:id="419" w:author="Alexander Thomas Frase" w:date="2016-03-29T13:27:00Z">
            <w:r>
              <w:rPr>
                <w:noProof/>
              </w:rPr>
              <w:t>Example 3: Testing overlap of SNP and region lists, outputting regions.</w:t>
            </w:r>
            <w:r>
              <w:rPr>
                <w:noProof/>
              </w:rPr>
              <w:tab/>
            </w:r>
            <w:r>
              <w:rPr>
                <w:noProof/>
              </w:rPr>
              <w:fldChar w:fldCharType="begin"/>
            </w:r>
            <w:r>
              <w:rPr>
                <w:noProof/>
              </w:rPr>
              <w:instrText xml:space="preserve"> PAGEREF _Toc447021508 \h </w:instrText>
            </w:r>
            <w:r>
              <w:rPr>
                <w:noProof/>
              </w:rPr>
            </w:r>
          </w:ins>
          <w:r>
            <w:rPr>
              <w:noProof/>
            </w:rPr>
            <w:fldChar w:fldCharType="separate"/>
          </w:r>
          <w:ins w:id="420" w:author="Alexander Thomas Frase" w:date="2016-03-29T13:27:00Z">
            <w:r>
              <w:rPr>
                <w:noProof/>
              </w:rPr>
              <w:t>46</w:t>
            </w:r>
            <w:r>
              <w:rPr>
                <w:noProof/>
              </w:rPr>
              <w:fldChar w:fldCharType="end"/>
            </w:r>
          </w:ins>
        </w:p>
        <w:p w14:paraId="680C114E" w14:textId="77777777" w:rsidR="00822675" w:rsidRDefault="00822675">
          <w:pPr>
            <w:pStyle w:val="TOC3"/>
            <w:tabs>
              <w:tab w:val="right" w:leader="dot" w:pos="9962"/>
            </w:tabs>
            <w:rPr>
              <w:ins w:id="421" w:author="Alexander Thomas Frase" w:date="2016-03-29T13:27:00Z"/>
              <w:rFonts w:eastAsiaTheme="minorEastAsia" w:cstheme="minorBidi"/>
              <w:i w:val="0"/>
              <w:noProof/>
              <w:kern w:val="0"/>
              <w:lang w:eastAsia="en-US" w:bidi="ar-SA"/>
            </w:rPr>
          </w:pPr>
          <w:ins w:id="422" w:author="Alexander Thomas Frase" w:date="2016-03-29T13:27:00Z">
            <w:r>
              <w:rPr>
                <w:noProof/>
              </w:rPr>
              <w:t>Example 4: Testing overlap of gene and source lists, outputting regions.</w:t>
            </w:r>
            <w:r>
              <w:rPr>
                <w:noProof/>
              </w:rPr>
              <w:tab/>
            </w:r>
            <w:r>
              <w:rPr>
                <w:noProof/>
              </w:rPr>
              <w:fldChar w:fldCharType="begin"/>
            </w:r>
            <w:r>
              <w:rPr>
                <w:noProof/>
              </w:rPr>
              <w:instrText xml:space="preserve"> PAGEREF _Toc447021509 \h </w:instrText>
            </w:r>
            <w:r>
              <w:rPr>
                <w:noProof/>
              </w:rPr>
            </w:r>
          </w:ins>
          <w:r>
            <w:rPr>
              <w:noProof/>
            </w:rPr>
            <w:fldChar w:fldCharType="separate"/>
          </w:r>
          <w:ins w:id="423" w:author="Alexander Thomas Frase" w:date="2016-03-29T13:27:00Z">
            <w:r>
              <w:rPr>
                <w:noProof/>
              </w:rPr>
              <w:t>46</w:t>
            </w:r>
            <w:r>
              <w:rPr>
                <w:noProof/>
              </w:rPr>
              <w:fldChar w:fldCharType="end"/>
            </w:r>
          </w:ins>
        </w:p>
        <w:p w14:paraId="3200DA18" w14:textId="77777777" w:rsidR="00822675" w:rsidRDefault="00822675">
          <w:pPr>
            <w:pStyle w:val="TOC3"/>
            <w:tabs>
              <w:tab w:val="right" w:leader="dot" w:pos="9962"/>
            </w:tabs>
            <w:rPr>
              <w:ins w:id="424" w:author="Alexander Thomas Frase" w:date="2016-03-29T13:27:00Z"/>
              <w:rFonts w:eastAsiaTheme="minorEastAsia" w:cstheme="minorBidi"/>
              <w:i w:val="0"/>
              <w:noProof/>
              <w:kern w:val="0"/>
              <w:lang w:eastAsia="en-US" w:bidi="ar-SA"/>
            </w:rPr>
          </w:pPr>
          <w:ins w:id="425" w:author="Alexander Thomas Frase" w:date="2016-03-29T13:27:00Z">
            <w:r>
              <w:rPr>
                <w:noProof/>
              </w:rPr>
              <w:t>Example 5: Filter gene list based on sources, and output regions.</w:t>
            </w:r>
            <w:r>
              <w:rPr>
                <w:noProof/>
              </w:rPr>
              <w:tab/>
            </w:r>
            <w:r>
              <w:rPr>
                <w:noProof/>
              </w:rPr>
              <w:fldChar w:fldCharType="begin"/>
            </w:r>
            <w:r>
              <w:rPr>
                <w:noProof/>
              </w:rPr>
              <w:instrText xml:space="preserve"> PAGEREF _Toc447021510 \h </w:instrText>
            </w:r>
            <w:r>
              <w:rPr>
                <w:noProof/>
              </w:rPr>
            </w:r>
          </w:ins>
          <w:r>
            <w:rPr>
              <w:noProof/>
            </w:rPr>
            <w:fldChar w:fldCharType="separate"/>
          </w:r>
          <w:ins w:id="426" w:author="Alexander Thomas Frase" w:date="2016-03-29T13:27:00Z">
            <w:r>
              <w:rPr>
                <w:noProof/>
              </w:rPr>
              <w:t>47</w:t>
            </w:r>
            <w:r>
              <w:rPr>
                <w:noProof/>
              </w:rPr>
              <w:fldChar w:fldCharType="end"/>
            </w:r>
          </w:ins>
        </w:p>
        <w:p w14:paraId="65BB8EC0" w14:textId="77777777" w:rsidR="00822675" w:rsidRDefault="00822675">
          <w:pPr>
            <w:pStyle w:val="TOC3"/>
            <w:tabs>
              <w:tab w:val="right" w:leader="dot" w:pos="9962"/>
            </w:tabs>
            <w:rPr>
              <w:ins w:id="427" w:author="Alexander Thomas Frase" w:date="2016-03-29T13:27:00Z"/>
              <w:rFonts w:eastAsiaTheme="minorEastAsia" w:cstheme="minorBidi"/>
              <w:i w:val="0"/>
              <w:noProof/>
              <w:kern w:val="0"/>
              <w:lang w:eastAsia="en-US" w:bidi="ar-SA"/>
            </w:rPr>
          </w:pPr>
          <w:ins w:id="428" w:author="Alexander Thomas Frase" w:date="2016-03-29T13:27:00Z">
            <w:r>
              <w:rPr>
                <w:noProof/>
              </w:rPr>
              <w:t>Example 6: Output of genes found in pathway based input, filtered by genotyping platform.</w:t>
            </w:r>
            <w:r>
              <w:rPr>
                <w:noProof/>
              </w:rPr>
              <w:tab/>
            </w:r>
            <w:r>
              <w:rPr>
                <w:noProof/>
              </w:rPr>
              <w:fldChar w:fldCharType="begin"/>
            </w:r>
            <w:r>
              <w:rPr>
                <w:noProof/>
              </w:rPr>
              <w:instrText xml:space="preserve"> PAGEREF _Toc447021511 \h </w:instrText>
            </w:r>
            <w:r>
              <w:rPr>
                <w:noProof/>
              </w:rPr>
            </w:r>
          </w:ins>
          <w:r>
            <w:rPr>
              <w:noProof/>
            </w:rPr>
            <w:fldChar w:fldCharType="separate"/>
          </w:r>
          <w:ins w:id="429" w:author="Alexander Thomas Frase" w:date="2016-03-29T13:27:00Z">
            <w:r>
              <w:rPr>
                <w:noProof/>
              </w:rPr>
              <w:t>47</w:t>
            </w:r>
            <w:r>
              <w:rPr>
                <w:noProof/>
              </w:rPr>
              <w:fldChar w:fldCharType="end"/>
            </w:r>
          </w:ins>
        </w:p>
        <w:p w14:paraId="67605941" w14:textId="77777777" w:rsidR="00822675" w:rsidRDefault="00822675">
          <w:pPr>
            <w:pStyle w:val="TOC3"/>
            <w:tabs>
              <w:tab w:val="right" w:leader="dot" w:pos="9962"/>
            </w:tabs>
            <w:rPr>
              <w:ins w:id="430" w:author="Alexander Thomas Frase" w:date="2016-03-29T13:27:00Z"/>
              <w:rFonts w:eastAsiaTheme="minorEastAsia" w:cstheme="minorBidi"/>
              <w:i w:val="0"/>
              <w:noProof/>
              <w:kern w:val="0"/>
              <w:lang w:eastAsia="en-US" w:bidi="ar-SA"/>
            </w:rPr>
          </w:pPr>
          <w:ins w:id="431" w:author="Alexander Thomas Frase" w:date="2016-03-29T13:27:00Z">
            <w:r>
              <w:rPr>
                <w:noProof/>
              </w:rPr>
              <w:t>Example 7: Output of genes annotated by group found in pathway based input, filtered by genotyping platform.</w:t>
            </w:r>
            <w:r>
              <w:rPr>
                <w:noProof/>
              </w:rPr>
              <w:tab/>
            </w:r>
            <w:r>
              <w:rPr>
                <w:noProof/>
              </w:rPr>
              <w:fldChar w:fldCharType="begin"/>
            </w:r>
            <w:r>
              <w:rPr>
                <w:noProof/>
              </w:rPr>
              <w:instrText xml:space="preserve"> PAGEREF _Toc447021512 \h </w:instrText>
            </w:r>
            <w:r>
              <w:rPr>
                <w:noProof/>
              </w:rPr>
            </w:r>
          </w:ins>
          <w:r>
            <w:rPr>
              <w:noProof/>
            </w:rPr>
            <w:fldChar w:fldCharType="separate"/>
          </w:r>
          <w:ins w:id="432" w:author="Alexander Thomas Frase" w:date="2016-03-29T13:27:00Z">
            <w:r>
              <w:rPr>
                <w:noProof/>
              </w:rPr>
              <w:t>48</w:t>
            </w:r>
            <w:r>
              <w:rPr>
                <w:noProof/>
              </w:rPr>
              <w:fldChar w:fldCharType="end"/>
            </w:r>
          </w:ins>
        </w:p>
        <w:p w14:paraId="764CF5F7" w14:textId="77777777" w:rsidR="00822675" w:rsidRDefault="00822675">
          <w:pPr>
            <w:pStyle w:val="TOC3"/>
            <w:tabs>
              <w:tab w:val="right" w:leader="dot" w:pos="9962"/>
            </w:tabs>
            <w:rPr>
              <w:ins w:id="433" w:author="Alexander Thomas Frase" w:date="2016-03-29T13:27:00Z"/>
              <w:rFonts w:eastAsiaTheme="minorEastAsia" w:cstheme="minorBidi"/>
              <w:i w:val="0"/>
              <w:noProof/>
              <w:kern w:val="0"/>
              <w:lang w:eastAsia="en-US" w:bidi="ar-SA"/>
            </w:rPr>
          </w:pPr>
          <w:ins w:id="434" w:author="Alexander Thomas Frase" w:date="2016-03-29T13:27:00Z">
            <w:r>
              <w:rPr>
                <w:noProof/>
              </w:rPr>
              <w:t>Example 8: Genes within data sources from a list of input genes filtered by genotyping platform, output regions.</w:t>
            </w:r>
            <w:r>
              <w:rPr>
                <w:noProof/>
              </w:rPr>
              <w:tab/>
            </w:r>
            <w:r>
              <w:rPr>
                <w:noProof/>
              </w:rPr>
              <w:fldChar w:fldCharType="begin"/>
            </w:r>
            <w:r>
              <w:rPr>
                <w:noProof/>
              </w:rPr>
              <w:instrText xml:space="preserve"> PAGEREF _Toc447021513 \h </w:instrText>
            </w:r>
            <w:r>
              <w:rPr>
                <w:noProof/>
              </w:rPr>
            </w:r>
          </w:ins>
          <w:r>
            <w:rPr>
              <w:noProof/>
            </w:rPr>
            <w:fldChar w:fldCharType="separate"/>
          </w:r>
          <w:ins w:id="435" w:author="Alexander Thomas Frase" w:date="2016-03-29T13:27:00Z">
            <w:r>
              <w:rPr>
                <w:noProof/>
              </w:rPr>
              <w:t>48</w:t>
            </w:r>
            <w:r>
              <w:rPr>
                <w:noProof/>
              </w:rPr>
              <w:fldChar w:fldCharType="end"/>
            </w:r>
          </w:ins>
        </w:p>
        <w:p w14:paraId="0184FF64" w14:textId="77777777" w:rsidR="00822675" w:rsidRDefault="00822675">
          <w:pPr>
            <w:pStyle w:val="TOC3"/>
            <w:tabs>
              <w:tab w:val="right" w:leader="dot" w:pos="9962"/>
            </w:tabs>
            <w:rPr>
              <w:ins w:id="436" w:author="Alexander Thomas Frase" w:date="2016-03-29T13:27:00Z"/>
              <w:rFonts w:eastAsiaTheme="minorEastAsia" w:cstheme="minorBidi"/>
              <w:i w:val="0"/>
              <w:noProof/>
              <w:kern w:val="0"/>
              <w:lang w:eastAsia="en-US" w:bidi="ar-SA"/>
            </w:rPr>
          </w:pPr>
          <w:ins w:id="437" w:author="Alexander Thomas Frase" w:date="2016-03-29T13:27:00Z">
            <w:r>
              <w:rPr>
                <w:noProof/>
              </w:rPr>
              <w:t>Example 9: Find overlap between two SNP lists and map the overlapping SNPs to the genes.</w:t>
            </w:r>
            <w:r>
              <w:rPr>
                <w:noProof/>
              </w:rPr>
              <w:tab/>
            </w:r>
            <w:r>
              <w:rPr>
                <w:noProof/>
              </w:rPr>
              <w:fldChar w:fldCharType="begin"/>
            </w:r>
            <w:r>
              <w:rPr>
                <w:noProof/>
              </w:rPr>
              <w:instrText xml:space="preserve"> PAGEREF _Toc447021514 \h </w:instrText>
            </w:r>
            <w:r>
              <w:rPr>
                <w:noProof/>
              </w:rPr>
            </w:r>
          </w:ins>
          <w:r>
            <w:rPr>
              <w:noProof/>
            </w:rPr>
            <w:fldChar w:fldCharType="separate"/>
          </w:r>
          <w:ins w:id="438" w:author="Alexander Thomas Frase" w:date="2016-03-29T13:27:00Z">
            <w:r>
              <w:rPr>
                <w:noProof/>
              </w:rPr>
              <w:t>49</w:t>
            </w:r>
            <w:r>
              <w:rPr>
                <w:noProof/>
              </w:rPr>
              <w:fldChar w:fldCharType="end"/>
            </w:r>
          </w:ins>
        </w:p>
        <w:p w14:paraId="66466024" w14:textId="77777777" w:rsidR="00822675" w:rsidRDefault="00822675">
          <w:pPr>
            <w:pStyle w:val="TOC3"/>
            <w:tabs>
              <w:tab w:val="right" w:leader="dot" w:pos="9962"/>
            </w:tabs>
            <w:rPr>
              <w:ins w:id="439" w:author="Alexander Thomas Frase" w:date="2016-03-29T13:27:00Z"/>
              <w:rFonts w:eastAsiaTheme="minorEastAsia" w:cstheme="minorBidi"/>
              <w:i w:val="0"/>
              <w:noProof/>
              <w:kern w:val="0"/>
              <w:lang w:eastAsia="en-US" w:bidi="ar-SA"/>
            </w:rPr>
          </w:pPr>
          <w:ins w:id="440" w:author="Alexander Thomas Frase" w:date="2016-03-29T13:27:00Z">
            <w:r>
              <w:rPr>
                <w:noProof/>
              </w:rPr>
              <w:t>Example 10: Find overlapping SNPs between the two lists and map the overlapping SNPs to the genes, regions, groups and the sources.</w:t>
            </w:r>
            <w:r>
              <w:rPr>
                <w:noProof/>
              </w:rPr>
              <w:tab/>
            </w:r>
            <w:r>
              <w:rPr>
                <w:noProof/>
              </w:rPr>
              <w:fldChar w:fldCharType="begin"/>
            </w:r>
            <w:r>
              <w:rPr>
                <w:noProof/>
              </w:rPr>
              <w:instrText xml:space="preserve"> PAGEREF _Toc447021515 \h </w:instrText>
            </w:r>
            <w:r>
              <w:rPr>
                <w:noProof/>
              </w:rPr>
            </w:r>
          </w:ins>
          <w:r>
            <w:rPr>
              <w:noProof/>
            </w:rPr>
            <w:fldChar w:fldCharType="separate"/>
          </w:r>
          <w:ins w:id="441" w:author="Alexander Thomas Frase" w:date="2016-03-29T13:27:00Z">
            <w:r>
              <w:rPr>
                <w:noProof/>
              </w:rPr>
              <w:t>49</w:t>
            </w:r>
            <w:r>
              <w:rPr>
                <w:noProof/>
              </w:rPr>
              <w:fldChar w:fldCharType="end"/>
            </w:r>
          </w:ins>
        </w:p>
        <w:p w14:paraId="34E3237D" w14:textId="77777777" w:rsidR="00822675" w:rsidRDefault="00822675">
          <w:pPr>
            <w:pStyle w:val="TOC3"/>
            <w:tabs>
              <w:tab w:val="right" w:leader="dot" w:pos="9962"/>
            </w:tabs>
            <w:rPr>
              <w:ins w:id="442" w:author="Alexander Thomas Frase" w:date="2016-03-29T13:27:00Z"/>
              <w:rFonts w:eastAsiaTheme="minorEastAsia" w:cstheme="minorBidi"/>
              <w:i w:val="0"/>
              <w:noProof/>
              <w:kern w:val="0"/>
              <w:lang w:eastAsia="en-US" w:bidi="ar-SA"/>
            </w:rPr>
          </w:pPr>
          <w:ins w:id="443" w:author="Alexander Thomas Frase" w:date="2016-03-29T13:27:00Z">
            <w:r>
              <w:rPr>
                <w:noProof/>
              </w:rPr>
              <w:t>Example 11: Mapping regions to genes using Biofilter based on percent of overlap.</w:t>
            </w:r>
            <w:r>
              <w:rPr>
                <w:noProof/>
              </w:rPr>
              <w:tab/>
            </w:r>
            <w:r>
              <w:rPr>
                <w:noProof/>
              </w:rPr>
              <w:fldChar w:fldCharType="begin"/>
            </w:r>
            <w:r>
              <w:rPr>
                <w:noProof/>
              </w:rPr>
              <w:instrText xml:space="preserve"> PAGEREF _Toc447021516 \h </w:instrText>
            </w:r>
            <w:r>
              <w:rPr>
                <w:noProof/>
              </w:rPr>
            </w:r>
          </w:ins>
          <w:r>
            <w:rPr>
              <w:noProof/>
            </w:rPr>
            <w:fldChar w:fldCharType="separate"/>
          </w:r>
          <w:ins w:id="444" w:author="Alexander Thomas Frase" w:date="2016-03-29T13:27:00Z">
            <w:r>
              <w:rPr>
                <w:noProof/>
              </w:rPr>
              <w:t>50</w:t>
            </w:r>
            <w:r>
              <w:rPr>
                <w:noProof/>
              </w:rPr>
              <w:fldChar w:fldCharType="end"/>
            </w:r>
          </w:ins>
        </w:p>
        <w:p w14:paraId="08D5529F" w14:textId="77777777" w:rsidR="00822675" w:rsidRDefault="00822675">
          <w:pPr>
            <w:pStyle w:val="TOC3"/>
            <w:tabs>
              <w:tab w:val="right" w:leader="dot" w:pos="9962"/>
            </w:tabs>
            <w:rPr>
              <w:ins w:id="445" w:author="Alexander Thomas Frase" w:date="2016-03-29T13:27:00Z"/>
              <w:rFonts w:eastAsiaTheme="minorEastAsia" w:cstheme="minorBidi"/>
              <w:i w:val="0"/>
              <w:noProof/>
              <w:kern w:val="0"/>
              <w:lang w:eastAsia="en-US" w:bidi="ar-SA"/>
            </w:rPr>
          </w:pPr>
          <w:ins w:id="446" w:author="Alexander Thomas Frase" w:date="2016-03-29T13:27:00Z">
            <w:r>
              <w:rPr>
                <w:noProof/>
              </w:rPr>
              <w:t>Example 12: Mapping regions to genes using Biofilter based on base pair overlap.</w:t>
            </w:r>
            <w:r>
              <w:rPr>
                <w:noProof/>
              </w:rPr>
              <w:tab/>
            </w:r>
            <w:r>
              <w:rPr>
                <w:noProof/>
              </w:rPr>
              <w:fldChar w:fldCharType="begin"/>
            </w:r>
            <w:r>
              <w:rPr>
                <w:noProof/>
              </w:rPr>
              <w:instrText xml:space="preserve"> PAGEREF _Toc447021517 \h </w:instrText>
            </w:r>
            <w:r>
              <w:rPr>
                <w:noProof/>
              </w:rPr>
            </w:r>
          </w:ins>
          <w:r>
            <w:rPr>
              <w:noProof/>
            </w:rPr>
            <w:fldChar w:fldCharType="separate"/>
          </w:r>
          <w:ins w:id="447" w:author="Alexander Thomas Frase" w:date="2016-03-29T13:27:00Z">
            <w:r>
              <w:rPr>
                <w:noProof/>
              </w:rPr>
              <w:t>51</w:t>
            </w:r>
            <w:r>
              <w:rPr>
                <w:noProof/>
              </w:rPr>
              <w:fldChar w:fldCharType="end"/>
            </w:r>
          </w:ins>
        </w:p>
        <w:p w14:paraId="7ACF59ED" w14:textId="77777777" w:rsidR="00822675" w:rsidRDefault="00822675">
          <w:pPr>
            <w:pStyle w:val="TOC3"/>
            <w:tabs>
              <w:tab w:val="right" w:leader="dot" w:pos="9962"/>
            </w:tabs>
            <w:rPr>
              <w:ins w:id="448" w:author="Alexander Thomas Frase" w:date="2016-03-29T13:27:00Z"/>
              <w:rFonts w:eastAsiaTheme="minorEastAsia" w:cstheme="minorBidi"/>
              <w:i w:val="0"/>
              <w:noProof/>
              <w:kern w:val="0"/>
              <w:lang w:eastAsia="en-US" w:bidi="ar-SA"/>
            </w:rPr>
          </w:pPr>
          <w:ins w:id="449" w:author="Alexander Thomas Frase" w:date="2016-03-29T13:27:00Z">
            <w:r>
              <w:rPr>
                <w:noProof/>
              </w:rPr>
              <w:t>Example 13: Annotating a list of gene symbols with SNPs, regions, groups, and sources, using Biofilter.</w:t>
            </w:r>
            <w:r>
              <w:rPr>
                <w:noProof/>
              </w:rPr>
              <w:tab/>
            </w:r>
            <w:r>
              <w:rPr>
                <w:noProof/>
              </w:rPr>
              <w:fldChar w:fldCharType="begin"/>
            </w:r>
            <w:r>
              <w:rPr>
                <w:noProof/>
              </w:rPr>
              <w:instrText xml:space="preserve"> PAGEREF _Toc447021518 \h </w:instrText>
            </w:r>
            <w:r>
              <w:rPr>
                <w:noProof/>
              </w:rPr>
            </w:r>
          </w:ins>
          <w:r>
            <w:rPr>
              <w:noProof/>
            </w:rPr>
            <w:fldChar w:fldCharType="separate"/>
          </w:r>
          <w:ins w:id="450" w:author="Alexander Thomas Frase" w:date="2016-03-29T13:27:00Z">
            <w:r>
              <w:rPr>
                <w:noProof/>
              </w:rPr>
              <w:t>51</w:t>
            </w:r>
            <w:r>
              <w:rPr>
                <w:noProof/>
              </w:rPr>
              <w:fldChar w:fldCharType="end"/>
            </w:r>
          </w:ins>
        </w:p>
        <w:p w14:paraId="7FB9D3D4" w14:textId="77777777" w:rsidR="00822675" w:rsidRDefault="00822675">
          <w:pPr>
            <w:pStyle w:val="TOC2"/>
            <w:tabs>
              <w:tab w:val="right" w:leader="dot" w:pos="9962"/>
            </w:tabs>
            <w:rPr>
              <w:ins w:id="451" w:author="Alexander Thomas Frase" w:date="2016-03-29T13:27:00Z"/>
              <w:rFonts w:eastAsiaTheme="minorEastAsia" w:cstheme="minorBidi"/>
              <w:noProof/>
              <w:kern w:val="0"/>
              <w:lang w:eastAsia="en-US" w:bidi="ar-SA"/>
            </w:rPr>
          </w:pPr>
          <w:ins w:id="452" w:author="Alexander Thomas Frase" w:date="2016-03-29T13:27:00Z">
            <w:r>
              <w:rPr>
                <w:noProof/>
              </w:rPr>
              <w:t>Modeling Example</w:t>
            </w:r>
            <w:r>
              <w:rPr>
                <w:noProof/>
              </w:rPr>
              <w:tab/>
            </w:r>
            <w:r>
              <w:rPr>
                <w:noProof/>
              </w:rPr>
              <w:fldChar w:fldCharType="begin"/>
            </w:r>
            <w:r>
              <w:rPr>
                <w:noProof/>
              </w:rPr>
              <w:instrText xml:space="preserve"> PAGEREF _Toc447021519 \h </w:instrText>
            </w:r>
            <w:r>
              <w:rPr>
                <w:noProof/>
              </w:rPr>
            </w:r>
          </w:ins>
          <w:r>
            <w:rPr>
              <w:noProof/>
            </w:rPr>
            <w:fldChar w:fldCharType="separate"/>
          </w:r>
          <w:ins w:id="453" w:author="Alexander Thomas Frase" w:date="2016-03-29T13:27:00Z">
            <w:r>
              <w:rPr>
                <w:noProof/>
              </w:rPr>
              <w:t>52</w:t>
            </w:r>
            <w:r>
              <w:rPr>
                <w:noProof/>
              </w:rPr>
              <w:fldChar w:fldCharType="end"/>
            </w:r>
          </w:ins>
        </w:p>
        <w:p w14:paraId="17005A3D" w14:textId="77777777" w:rsidR="00822675" w:rsidRDefault="00822675">
          <w:pPr>
            <w:pStyle w:val="TOC3"/>
            <w:tabs>
              <w:tab w:val="right" w:leader="dot" w:pos="9962"/>
            </w:tabs>
            <w:rPr>
              <w:ins w:id="454" w:author="Alexander Thomas Frase" w:date="2016-03-29T13:27:00Z"/>
              <w:rFonts w:eastAsiaTheme="minorEastAsia" w:cstheme="minorBidi"/>
              <w:i w:val="0"/>
              <w:noProof/>
              <w:kern w:val="0"/>
              <w:lang w:eastAsia="en-US" w:bidi="ar-SA"/>
            </w:rPr>
          </w:pPr>
          <w:ins w:id="455" w:author="Alexander Thomas Frase" w:date="2016-03-29T13:27:00Z">
            <w:r>
              <w:rPr>
                <w:noProof/>
              </w:rPr>
              <w:tab/>
            </w:r>
            <w:r>
              <w:rPr>
                <w:noProof/>
              </w:rPr>
              <w:fldChar w:fldCharType="begin"/>
            </w:r>
            <w:r>
              <w:rPr>
                <w:noProof/>
              </w:rPr>
              <w:instrText xml:space="preserve"> PAGEREF _Toc447021520 \h </w:instrText>
            </w:r>
            <w:r>
              <w:rPr>
                <w:noProof/>
              </w:rPr>
            </w:r>
          </w:ins>
          <w:r>
            <w:rPr>
              <w:noProof/>
            </w:rPr>
            <w:fldChar w:fldCharType="separate"/>
          </w:r>
          <w:ins w:id="456" w:author="Alexander Thomas Frase" w:date="2016-03-29T13:27:00Z">
            <w:r>
              <w:rPr>
                <w:noProof/>
              </w:rPr>
              <w:t>52</w:t>
            </w:r>
            <w:r>
              <w:rPr>
                <w:noProof/>
              </w:rPr>
              <w:fldChar w:fldCharType="end"/>
            </w:r>
          </w:ins>
        </w:p>
        <w:p w14:paraId="03929122" w14:textId="77777777" w:rsidR="00822675" w:rsidRDefault="00822675">
          <w:pPr>
            <w:pStyle w:val="TOC3"/>
            <w:tabs>
              <w:tab w:val="right" w:leader="dot" w:pos="9962"/>
            </w:tabs>
            <w:rPr>
              <w:ins w:id="457" w:author="Alexander Thomas Frase" w:date="2016-03-29T13:27:00Z"/>
              <w:rFonts w:eastAsiaTheme="minorEastAsia" w:cstheme="minorBidi"/>
              <w:i w:val="0"/>
              <w:noProof/>
              <w:kern w:val="0"/>
              <w:lang w:eastAsia="en-US" w:bidi="ar-SA"/>
            </w:rPr>
          </w:pPr>
          <w:ins w:id="458" w:author="Alexander Thomas Frase" w:date="2016-03-29T13:27:00Z">
            <w:r w:rsidRPr="00601C2B">
              <w:rPr>
                <w:noProof/>
              </w:rPr>
              <w:t>Step 1</w:t>
            </w:r>
            <w:r>
              <w:rPr>
                <w:noProof/>
              </w:rPr>
              <w:tab/>
            </w:r>
            <w:r>
              <w:rPr>
                <w:noProof/>
              </w:rPr>
              <w:fldChar w:fldCharType="begin"/>
            </w:r>
            <w:r>
              <w:rPr>
                <w:noProof/>
              </w:rPr>
              <w:instrText xml:space="preserve"> PAGEREF _Toc447021521 \h </w:instrText>
            </w:r>
            <w:r>
              <w:rPr>
                <w:noProof/>
              </w:rPr>
            </w:r>
          </w:ins>
          <w:r>
            <w:rPr>
              <w:noProof/>
            </w:rPr>
            <w:fldChar w:fldCharType="separate"/>
          </w:r>
          <w:ins w:id="459" w:author="Alexander Thomas Frase" w:date="2016-03-29T13:27:00Z">
            <w:r>
              <w:rPr>
                <w:noProof/>
              </w:rPr>
              <w:t>52</w:t>
            </w:r>
            <w:r>
              <w:rPr>
                <w:noProof/>
              </w:rPr>
              <w:fldChar w:fldCharType="end"/>
            </w:r>
          </w:ins>
        </w:p>
        <w:p w14:paraId="28D676F5" w14:textId="77777777" w:rsidR="00822675" w:rsidRDefault="00822675">
          <w:pPr>
            <w:pStyle w:val="TOC3"/>
            <w:tabs>
              <w:tab w:val="right" w:leader="dot" w:pos="9962"/>
            </w:tabs>
            <w:rPr>
              <w:ins w:id="460" w:author="Alexander Thomas Frase" w:date="2016-03-29T13:27:00Z"/>
              <w:rFonts w:eastAsiaTheme="minorEastAsia" w:cstheme="minorBidi"/>
              <w:i w:val="0"/>
              <w:noProof/>
              <w:kern w:val="0"/>
              <w:lang w:eastAsia="en-US" w:bidi="ar-SA"/>
            </w:rPr>
          </w:pPr>
          <w:ins w:id="461" w:author="Alexander Thomas Frase" w:date="2016-03-29T13:27:00Z">
            <w:r w:rsidRPr="00601C2B">
              <w:rPr>
                <w:noProof/>
              </w:rPr>
              <w:t>Step 2</w:t>
            </w:r>
            <w:r>
              <w:rPr>
                <w:noProof/>
              </w:rPr>
              <w:tab/>
            </w:r>
            <w:r>
              <w:rPr>
                <w:noProof/>
              </w:rPr>
              <w:fldChar w:fldCharType="begin"/>
            </w:r>
            <w:r>
              <w:rPr>
                <w:noProof/>
              </w:rPr>
              <w:instrText xml:space="preserve"> PAGEREF _Toc447021522 \h </w:instrText>
            </w:r>
            <w:r>
              <w:rPr>
                <w:noProof/>
              </w:rPr>
            </w:r>
          </w:ins>
          <w:r>
            <w:rPr>
              <w:noProof/>
            </w:rPr>
            <w:fldChar w:fldCharType="separate"/>
          </w:r>
          <w:ins w:id="462" w:author="Alexander Thomas Frase" w:date="2016-03-29T13:27:00Z">
            <w:r>
              <w:rPr>
                <w:noProof/>
              </w:rPr>
              <w:t>53</w:t>
            </w:r>
            <w:r>
              <w:rPr>
                <w:noProof/>
              </w:rPr>
              <w:fldChar w:fldCharType="end"/>
            </w:r>
          </w:ins>
        </w:p>
        <w:p w14:paraId="469E51EC" w14:textId="77777777" w:rsidR="00822675" w:rsidRDefault="00822675">
          <w:pPr>
            <w:pStyle w:val="TOC3"/>
            <w:tabs>
              <w:tab w:val="right" w:leader="dot" w:pos="9962"/>
            </w:tabs>
            <w:rPr>
              <w:ins w:id="463" w:author="Alexander Thomas Frase" w:date="2016-03-29T13:27:00Z"/>
              <w:rFonts w:eastAsiaTheme="minorEastAsia" w:cstheme="minorBidi"/>
              <w:i w:val="0"/>
              <w:noProof/>
              <w:kern w:val="0"/>
              <w:lang w:eastAsia="en-US" w:bidi="ar-SA"/>
            </w:rPr>
          </w:pPr>
          <w:ins w:id="464" w:author="Alexander Thomas Frase" w:date="2016-03-29T13:27:00Z">
            <w:r>
              <w:rPr>
                <w:noProof/>
              </w:rPr>
              <w:t>Step 3</w:t>
            </w:r>
            <w:r>
              <w:rPr>
                <w:noProof/>
              </w:rPr>
              <w:tab/>
            </w:r>
            <w:r>
              <w:rPr>
                <w:noProof/>
              </w:rPr>
              <w:fldChar w:fldCharType="begin"/>
            </w:r>
            <w:r>
              <w:rPr>
                <w:noProof/>
              </w:rPr>
              <w:instrText xml:space="preserve"> PAGEREF _Toc447021523 \h </w:instrText>
            </w:r>
            <w:r>
              <w:rPr>
                <w:noProof/>
              </w:rPr>
            </w:r>
          </w:ins>
          <w:r>
            <w:rPr>
              <w:noProof/>
            </w:rPr>
            <w:fldChar w:fldCharType="separate"/>
          </w:r>
          <w:ins w:id="465" w:author="Alexander Thomas Frase" w:date="2016-03-29T13:27:00Z">
            <w:r>
              <w:rPr>
                <w:noProof/>
              </w:rPr>
              <w:t>54</w:t>
            </w:r>
            <w:r>
              <w:rPr>
                <w:noProof/>
              </w:rPr>
              <w:fldChar w:fldCharType="end"/>
            </w:r>
          </w:ins>
        </w:p>
        <w:p w14:paraId="42B9980F" w14:textId="77777777" w:rsidR="00822675" w:rsidRDefault="00822675">
          <w:pPr>
            <w:pStyle w:val="TOC3"/>
            <w:tabs>
              <w:tab w:val="right" w:leader="dot" w:pos="9962"/>
            </w:tabs>
            <w:rPr>
              <w:ins w:id="466" w:author="Alexander Thomas Frase" w:date="2016-03-29T13:27:00Z"/>
              <w:rFonts w:eastAsiaTheme="minorEastAsia" w:cstheme="minorBidi"/>
              <w:i w:val="0"/>
              <w:noProof/>
              <w:kern w:val="0"/>
              <w:lang w:eastAsia="en-US" w:bidi="ar-SA"/>
            </w:rPr>
          </w:pPr>
          <w:ins w:id="467" w:author="Alexander Thomas Frase" w:date="2016-03-29T13:27:00Z">
            <w:r>
              <w:rPr>
                <w:noProof/>
              </w:rPr>
              <w:t>Changes in Biofilter 2.0 Modeling</w:t>
            </w:r>
            <w:r>
              <w:rPr>
                <w:noProof/>
              </w:rPr>
              <w:tab/>
            </w:r>
            <w:r>
              <w:rPr>
                <w:noProof/>
              </w:rPr>
              <w:fldChar w:fldCharType="begin"/>
            </w:r>
            <w:r>
              <w:rPr>
                <w:noProof/>
              </w:rPr>
              <w:instrText xml:space="preserve"> PAGEREF _Toc447021524 \h </w:instrText>
            </w:r>
            <w:r>
              <w:rPr>
                <w:noProof/>
              </w:rPr>
            </w:r>
          </w:ins>
          <w:r>
            <w:rPr>
              <w:noProof/>
            </w:rPr>
            <w:fldChar w:fldCharType="separate"/>
          </w:r>
          <w:ins w:id="468" w:author="Alexander Thomas Frase" w:date="2016-03-29T13:27:00Z">
            <w:r>
              <w:rPr>
                <w:noProof/>
              </w:rPr>
              <w:t>54</w:t>
            </w:r>
            <w:r>
              <w:rPr>
                <w:noProof/>
              </w:rPr>
              <w:fldChar w:fldCharType="end"/>
            </w:r>
          </w:ins>
        </w:p>
        <w:p w14:paraId="650B62AB" w14:textId="77777777" w:rsidR="00822675" w:rsidRDefault="00822675">
          <w:pPr>
            <w:pStyle w:val="TOC1"/>
            <w:tabs>
              <w:tab w:val="right" w:leader="dot" w:pos="9962"/>
            </w:tabs>
            <w:rPr>
              <w:ins w:id="469" w:author="Alexander Thomas Frase" w:date="2016-03-29T13:27:00Z"/>
              <w:rFonts w:asciiTheme="minorHAnsi" w:eastAsiaTheme="minorEastAsia" w:hAnsiTheme="minorHAnsi" w:cstheme="minorBidi"/>
              <w:b w:val="0"/>
              <w:noProof/>
              <w:color w:val="auto"/>
              <w:kern w:val="0"/>
              <w:sz w:val="22"/>
              <w:szCs w:val="22"/>
              <w:lang w:eastAsia="en-US" w:bidi="ar-SA"/>
            </w:rPr>
          </w:pPr>
          <w:ins w:id="470" w:author="Alexander Thomas Frase" w:date="2016-03-29T13:27:00Z">
            <w:r>
              <w:rPr>
                <w:noProof/>
              </w:rPr>
              <w:t>Appendix 1: Ambiguity in Prior Knowledge</w:t>
            </w:r>
            <w:r>
              <w:rPr>
                <w:noProof/>
              </w:rPr>
              <w:tab/>
            </w:r>
            <w:r>
              <w:rPr>
                <w:noProof/>
              </w:rPr>
              <w:fldChar w:fldCharType="begin"/>
            </w:r>
            <w:r>
              <w:rPr>
                <w:noProof/>
              </w:rPr>
              <w:instrText xml:space="preserve"> PAGEREF _Toc447021525 \h </w:instrText>
            </w:r>
            <w:r>
              <w:rPr>
                <w:noProof/>
              </w:rPr>
            </w:r>
          </w:ins>
          <w:r>
            <w:rPr>
              <w:noProof/>
            </w:rPr>
            <w:fldChar w:fldCharType="separate"/>
          </w:r>
          <w:ins w:id="471" w:author="Alexander Thomas Frase" w:date="2016-03-29T13:27:00Z">
            <w:r>
              <w:rPr>
                <w:noProof/>
              </w:rPr>
              <w:t>56</w:t>
            </w:r>
            <w:r>
              <w:rPr>
                <w:noProof/>
              </w:rPr>
              <w:fldChar w:fldCharType="end"/>
            </w:r>
          </w:ins>
        </w:p>
        <w:p w14:paraId="00D5378E" w14:textId="77777777" w:rsidR="00822675" w:rsidRDefault="00822675">
          <w:pPr>
            <w:pStyle w:val="TOC2"/>
            <w:tabs>
              <w:tab w:val="right" w:leader="dot" w:pos="9962"/>
            </w:tabs>
            <w:rPr>
              <w:ins w:id="472" w:author="Alexander Thomas Frase" w:date="2016-03-29T13:27:00Z"/>
              <w:rFonts w:eastAsiaTheme="minorEastAsia" w:cstheme="minorBidi"/>
              <w:noProof/>
              <w:kern w:val="0"/>
              <w:lang w:eastAsia="en-US" w:bidi="ar-SA"/>
            </w:rPr>
          </w:pPr>
          <w:ins w:id="473" w:author="Alexander Thomas Frase" w:date="2016-03-29T13:27:00Z">
            <w:r>
              <w:rPr>
                <w:noProof/>
              </w:rPr>
              <w:t>Ambiguity Reduction Heuristics</w:t>
            </w:r>
            <w:r>
              <w:rPr>
                <w:noProof/>
              </w:rPr>
              <w:tab/>
            </w:r>
            <w:r>
              <w:rPr>
                <w:noProof/>
              </w:rPr>
              <w:fldChar w:fldCharType="begin"/>
            </w:r>
            <w:r>
              <w:rPr>
                <w:noProof/>
              </w:rPr>
              <w:instrText xml:space="preserve"> PAGEREF _Toc447021526 \h </w:instrText>
            </w:r>
            <w:r>
              <w:rPr>
                <w:noProof/>
              </w:rPr>
            </w:r>
          </w:ins>
          <w:r>
            <w:rPr>
              <w:noProof/>
            </w:rPr>
            <w:fldChar w:fldCharType="separate"/>
          </w:r>
          <w:ins w:id="474" w:author="Alexander Thomas Frase" w:date="2016-03-29T13:27:00Z">
            <w:r>
              <w:rPr>
                <w:noProof/>
              </w:rPr>
              <w:t>57</w:t>
            </w:r>
            <w:r>
              <w:rPr>
                <w:noProof/>
              </w:rPr>
              <w:fldChar w:fldCharType="end"/>
            </w:r>
          </w:ins>
        </w:p>
        <w:p w14:paraId="0EC0F89D" w14:textId="77777777" w:rsidR="00822675" w:rsidRDefault="00822675">
          <w:pPr>
            <w:pStyle w:val="TOC2"/>
            <w:tabs>
              <w:tab w:val="right" w:leader="dot" w:pos="9962"/>
            </w:tabs>
            <w:rPr>
              <w:ins w:id="475" w:author="Alexander Thomas Frase" w:date="2016-03-29T13:27:00Z"/>
              <w:rFonts w:eastAsiaTheme="minorEastAsia" w:cstheme="minorBidi"/>
              <w:noProof/>
              <w:kern w:val="0"/>
              <w:lang w:eastAsia="en-US" w:bidi="ar-SA"/>
            </w:rPr>
          </w:pPr>
          <w:ins w:id="476" w:author="Alexander Thomas Frase" w:date="2016-03-29T13:27:00Z">
            <w:r>
              <w:rPr>
                <w:noProof/>
              </w:rPr>
              <w:t>Ambiguity Options</w:t>
            </w:r>
            <w:r>
              <w:rPr>
                <w:noProof/>
              </w:rPr>
              <w:tab/>
            </w:r>
            <w:r>
              <w:rPr>
                <w:noProof/>
              </w:rPr>
              <w:fldChar w:fldCharType="begin"/>
            </w:r>
            <w:r>
              <w:rPr>
                <w:noProof/>
              </w:rPr>
              <w:instrText xml:space="preserve"> PAGEREF _Toc447021527 \h </w:instrText>
            </w:r>
            <w:r>
              <w:rPr>
                <w:noProof/>
              </w:rPr>
            </w:r>
          </w:ins>
          <w:r>
            <w:rPr>
              <w:noProof/>
            </w:rPr>
            <w:fldChar w:fldCharType="separate"/>
          </w:r>
          <w:ins w:id="477" w:author="Alexander Thomas Frase" w:date="2016-03-29T13:27:00Z">
            <w:r>
              <w:rPr>
                <w:noProof/>
              </w:rPr>
              <w:t>57</w:t>
            </w:r>
            <w:r>
              <w:rPr>
                <w:noProof/>
              </w:rPr>
              <w:fldChar w:fldCharType="end"/>
            </w:r>
          </w:ins>
        </w:p>
        <w:p w14:paraId="1C0E5117" w14:textId="77777777" w:rsidR="00822675" w:rsidRDefault="00822675">
          <w:pPr>
            <w:pStyle w:val="TOC2"/>
            <w:tabs>
              <w:tab w:val="right" w:leader="dot" w:pos="9962"/>
            </w:tabs>
            <w:rPr>
              <w:ins w:id="478" w:author="Alexander Thomas Frase" w:date="2016-03-29T13:27:00Z"/>
              <w:rFonts w:eastAsiaTheme="minorEastAsia" w:cstheme="minorBidi"/>
              <w:noProof/>
              <w:kern w:val="0"/>
              <w:lang w:eastAsia="en-US" w:bidi="ar-SA"/>
            </w:rPr>
          </w:pPr>
          <w:ins w:id="479" w:author="Alexander Thomas Frase" w:date="2016-03-29T13:27:00Z">
            <w:r>
              <w:rPr>
                <w:noProof/>
              </w:rPr>
              <w:t>Gene Ambiguity Examples</w:t>
            </w:r>
            <w:r>
              <w:rPr>
                <w:noProof/>
              </w:rPr>
              <w:tab/>
            </w:r>
            <w:r>
              <w:rPr>
                <w:noProof/>
              </w:rPr>
              <w:fldChar w:fldCharType="begin"/>
            </w:r>
            <w:r>
              <w:rPr>
                <w:noProof/>
              </w:rPr>
              <w:instrText xml:space="preserve"> PAGEREF _Toc447021528 \h </w:instrText>
            </w:r>
            <w:r>
              <w:rPr>
                <w:noProof/>
              </w:rPr>
            </w:r>
          </w:ins>
          <w:r>
            <w:rPr>
              <w:noProof/>
            </w:rPr>
            <w:fldChar w:fldCharType="separate"/>
          </w:r>
          <w:ins w:id="480" w:author="Alexander Thomas Frase" w:date="2016-03-29T13:27:00Z">
            <w:r>
              <w:rPr>
                <w:noProof/>
              </w:rPr>
              <w:t>57</w:t>
            </w:r>
            <w:r>
              <w:rPr>
                <w:noProof/>
              </w:rPr>
              <w:fldChar w:fldCharType="end"/>
            </w:r>
          </w:ins>
        </w:p>
        <w:p w14:paraId="6C49AB38" w14:textId="77777777" w:rsidR="00822675" w:rsidRDefault="00822675">
          <w:pPr>
            <w:pStyle w:val="TOC3"/>
            <w:tabs>
              <w:tab w:val="right" w:leader="dot" w:pos="9962"/>
            </w:tabs>
            <w:rPr>
              <w:ins w:id="481" w:author="Alexander Thomas Frase" w:date="2016-03-29T13:27:00Z"/>
              <w:rFonts w:eastAsiaTheme="minorEastAsia" w:cstheme="minorBidi"/>
              <w:i w:val="0"/>
              <w:noProof/>
              <w:kern w:val="0"/>
              <w:lang w:eastAsia="en-US" w:bidi="ar-SA"/>
            </w:rPr>
          </w:pPr>
          <w:ins w:id="482" w:author="Alexander Thomas Frase" w:date="2016-03-29T13:27:00Z">
            <w:r>
              <w:rPr>
                <w:noProof/>
              </w:rPr>
              <w:t>Example 1: cyan</w:t>
            </w:r>
            <w:r>
              <w:rPr>
                <w:noProof/>
              </w:rPr>
              <w:tab/>
            </w:r>
            <w:r>
              <w:rPr>
                <w:noProof/>
              </w:rPr>
              <w:fldChar w:fldCharType="begin"/>
            </w:r>
            <w:r>
              <w:rPr>
                <w:noProof/>
              </w:rPr>
              <w:instrText xml:space="preserve"> PAGEREF _Toc447021529 \h </w:instrText>
            </w:r>
            <w:r>
              <w:rPr>
                <w:noProof/>
              </w:rPr>
            </w:r>
          </w:ins>
          <w:r>
            <w:rPr>
              <w:noProof/>
            </w:rPr>
            <w:fldChar w:fldCharType="separate"/>
          </w:r>
          <w:ins w:id="483" w:author="Alexander Thomas Frase" w:date="2016-03-29T13:27:00Z">
            <w:r>
              <w:rPr>
                <w:noProof/>
              </w:rPr>
              <w:t>57</w:t>
            </w:r>
            <w:r>
              <w:rPr>
                <w:noProof/>
              </w:rPr>
              <w:fldChar w:fldCharType="end"/>
            </w:r>
          </w:ins>
        </w:p>
        <w:p w14:paraId="613A6CF4" w14:textId="77777777" w:rsidR="00822675" w:rsidRDefault="00822675">
          <w:pPr>
            <w:pStyle w:val="TOC3"/>
            <w:tabs>
              <w:tab w:val="right" w:leader="dot" w:pos="9962"/>
            </w:tabs>
            <w:rPr>
              <w:ins w:id="484" w:author="Alexander Thomas Frase" w:date="2016-03-29T13:27:00Z"/>
              <w:rFonts w:eastAsiaTheme="minorEastAsia" w:cstheme="minorBidi"/>
              <w:i w:val="0"/>
              <w:noProof/>
              <w:kern w:val="0"/>
              <w:lang w:eastAsia="en-US" w:bidi="ar-SA"/>
            </w:rPr>
          </w:pPr>
          <w:ins w:id="485" w:author="Alexander Thomas Frase" w:date="2016-03-29T13:27:00Z">
            <w:r>
              <w:rPr>
                <w:noProof/>
              </w:rPr>
              <w:t>Example 2: magenta</w:t>
            </w:r>
            <w:r>
              <w:rPr>
                <w:noProof/>
              </w:rPr>
              <w:tab/>
            </w:r>
            <w:r>
              <w:rPr>
                <w:noProof/>
              </w:rPr>
              <w:fldChar w:fldCharType="begin"/>
            </w:r>
            <w:r>
              <w:rPr>
                <w:noProof/>
              </w:rPr>
              <w:instrText xml:space="preserve"> PAGEREF _Toc447021530 \h </w:instrText>
            </w:r>
            <w:r>
              <w:rPr>
                <w:noProof/>
              </w:rPr>
            </w:r>
          </w:ins>
          <w:r>
            <w:rPr>
              <w:noProof/>
            </w:rPr>
            <w:fldChar w:fldCharType="separate"/>
          </w:r>
          <w:ins w:id="486" w:author="Alexander Thomas Frase" w:date="2016-03-29T13:27:00Z">
            <w:r>
              <w:rPr>
                <w:noProof/>
              </w:rPr>
              <w:t>58</w:t>
            </w:r>
            <w:r>
              <w:rPr>
                <w:noProof/>
              </w:rPr>
              <w:fldChar w:fldCharType="end"/>
            </w:r>
          </w:ins>
        </w:p>
        <w:p w14:paraId="1972BA90" w14:textId="77777777" w:rsidR="00822675" w:rsidRDefault="00822675">
          <w:pPr>
            <w:pStyle w:val="TOC3"/>
            <w:tabs>
              <w:tab w:val="right" w:leader="dot" w:pos="9962"/>
            </w:tabs>
            <w:rPr>
              <w:ins w:id="487" w:author="Alexander Thomas Frase" w:date="2016-03-29T13:27:00Z"/>
              <w:rFonts w:eastAsiaTheme="minorEastAsia" w:cstheme="minorBidi"/>
              <w:i w:val="0"/>
              <w:noProof/>
              <w:kern w:val="0"/>
              <w:lang w:eastAsia="en-US" w:bidi="ar-SA"/>
            </w:rPr>
          </w:pPr>
          <w:ins w:id="488" w:author="Alexander Thomas Frase" w:date="2016-03-29T13:27:00Z">
            <w:r>
              <w:rPr>
                <w:noProof/>
              </w:rPr>
              <w:t>Example 3: yellow</w:t>
            </w:r>
            <w:r>
              <w:rPr>
                <w:noProof/>
              </w:rPr>
              <w:tab/>
            </w:r>
            <w:r>
              <w:rPr>
                <w:noProof/>
              </w:rPr>
              <w:fldChar w:fldCharType="begin"/>
            </w:r>
            <w:r>
              <w:rPr>
                <w:noProof/>
              </w:rPr>
              <w:instrText xml:space="preserve"> PAGEREF _Toc447021531 \h </w:instrText>
            </w:r>
            <w:r>
              <w:rPr>
                <w:noProof/>
              </w:rPr>
            </w:r>
          </w:ins>
          <w:r>
            <w:rPr>
              <w:noProof/>
            </w:rPr>
            <w:fldChar w:fldCharType="separate"/>
          </w:r>
          <w:ins w:id="489" w:author="Alexander Thomas Frase" w:date="2016-03-29T13:27:00Z">
            <w:r>
              <w:rPr>
                <w:noProof/>
              </w:rPr>
              <w:t>58</w:t>
            </w:r>
            <w:r>
              <w:rPr>
                <w:noProof/>
              </w:rPr>
              <w:fldChar w:fldCharType="end"/>
            </w:r>
          </w:ins>
        </w:p>
        <w:p w14:paraId="616BEBB2" w14:textId="77777777" w:rsidR="00822675" w:rsidRDefault="00822675">
          <w:pPr>
            <w:pStyle w:val="TOC3"/>
            <w:tabs>
              <w:tab w:val="right" w:leader="dot" w:pos="9962"/>
            </w:tabs>
            <w:rPr>
              <w:ins w:id="490" w:author="Alexander Thomas Frase" w:date="2016-03-29T13:27:00Z"/>
              <w:rFonts w:eastAsiaTheme="minorEastAsia" w:cstheme="minorBidi"/>
              <w:i w:val="0"/>
              <w:noProof/>
              <w:kern w:val="0"/>
              <w:lang w:eastAsia="en-US" w:bidi="ar-SA"/>
            </w:rPr>
          </w:pPr>
          <w:ins w:id="491" w:author="Alexander Thomas Frase" w:date="2016-03-29T13:27:00Z">
            <w:r>
              <w:rPr>
                <w:noProof/>
              </w:rPr>
              <w:t>Example 4: gray/black</w:t>
            </w:r>
            <w:r>
              <w:rPr>
                <w:noProof/>
              </w:rPr>
              <w:tab/>
            </w:r>
            <w:r>
              <w:rPr>
                <w:noProof/>
              </w:rPr>
              <w:fldChar w:fldCharType="begin"/>
            </w:r>
            <w:r>
              <w:rPr>
                <w:noProof/>
              </w:rPr>
              <w:instrText xml:space="preserve"> PAGEREF _Toc447021532 \h </w:instrText>
            </w:r>
            <w:r>
              <w:rPr>
                <w:noProof/>
              </w:rPr>
            </w:r>
          </w:ins>
          <w:r>
            <w:rPr>
              <w:noProof/>
            </w:rPr>
            <w:fldChar w:fldCharType="separate"/>
          </w:r>
          <w:ins w:id="492" w:author="Alexander Thomas Frase" w:date="2016-03-29T13:27:00Z">
            <w:r>
              <w:rPr>
                <w:noProof/>
              </w:rPr>
              <w:t>58</w:t>
            </w:r>
            <w:r>
              <w:rPr>
                <w:noProof/>
              </w:rPr>
              <w:fldChar w:fldCharType="end"/>
            </w:r>
          </w:ins>
        </w:p>
        <w:p w14:paraId="043DED26" w14:textId="77777777" w:rsidR="00822675" w:rsidRDefault="00822675">
          <w:pPr>
            <w:pStyle w:val="TOC2"/>
            <w:tabs>
              <w:tab w:val="right" w:leader="dot" w:pos="9962"/>
            </w:tabs>
            <w:rPr>
              <w:ins w:id="493" w:author="Alexander Thomas Frase" w:date="2016-03-29T13:27:00Z"/>
              <w:rFonts w:eastAsiaTheme="minorEastAsia" w:cstheme="minorBidi"/>
              <w:noProof/>
              <w:kern w:val="0"/>
              <w:lang w:eastAsia="en-US" w:bidi="ar-SA"/>
            </w:rPr>
          </w:pPr>
          <w:ins w:id="494" w:author="Alexander Thomas Frase" w:date="2016-03-29T13:27:00Z">
            <w:r>
              <w:rPr>
                <w:noProof/>
              </w:rPr>
              <w:t>Protein Identifiers</w:t>
            </w:r>
            <w:r>
              <w:rPr>
                <w:noProof/>
              </w:rPr>
              <w:tab/>
            </w:r>
            <w:r>
              <w:rPr>
                <w:noProof/>
              </w:rPr>
              <w:fldChar w:fldCharType="begin"/>
            </w:r>
            <w:r>
              <w:rPr>
                <w:noProof/>
              </w:rPr>
              <w:instrText xml:space="preserve"> PAGEREF _Toc447021533 \h </w:instrText>
            </w:r>
            <w:r>
              <w:rPr>
                <w:noProof/>
              </w:rPr>
            </w:r>
          </w:ins>
          <w:r>
            <w:rPr>
              <w:noProof/>
            </w:rPr>
            <w:fldChar w:fldCharType="separate"/>
          </w:r>
          <w:ins w:id="495" w:author="Alexander Thomas Frase" w:date="2016-03-29T13:27:00Z">
            <w:r>
              <w:rPr>
                <w:noProof/>
              </w:rPr>
              <w:t>59</w:t>
            </w:r>
            <w:r>
              <w:rPr>
                <w:noProof/>
              </w:rPr>
              <w:fldChar w:fldCharType="end"/>
            </w:r>
          </w:ins>
        </w:p>
        <w:p w14:paraId="56BF8A58" w14:textId="77777777" w:rsidR="00822675" w:rsidRDefault="00822675">
          <w:pPr>
            <w:pStyle w:val="TOC2"/>
            <w:tabs>
              <w:tab w:val="right" w:leader="dot" w:pos="9962"/>
            </w:tabs>
            <w:rPr>
              <w:ins w:id="496" w:author="Alexander Thomas Frase" w:date="2016-03-29T13:27:00Z"/>
              <w:rFonts w:eastAsiaTheme="minorEastAsia" w:cstheme="minorBidi"/>
              <w:noProof/>
              <w:kern w:val="0"/>
              <w:lang w:eastAsia="en-US" w:bidi="ar-SA"/>
            </w:rPr>
          </w:pPr>
          <w:ins w:id="497" w:author="Alexander Thomas Frase" w:date="2016-03-29T13:27:00Z">
            <w:r>
              <w:rPr>
                <w:noProof/>
              </w:rPr>
              <w:t>Protein Ambiguity Examples</w:t>
            </w:r>
            <w:r>
              <w:rPr>
                <w:noProof/>
              </w:rPr>
              <w:tab/>
            </w:r>
            <w:r>
              <w:rPr>
                <w:noProof/>
              </w:rPr>
              <w:fldChar w:fldCharType="begin"/>
            </w:r>
            <w:r>
              <w:rPr>
                <w:noProof/>
              </w:rPr>
              <w:instrText xml:space="preserve"> PAGEREF _Toc447021534 \h </w:instrText>
            </w:r>
            <w:r>
              <w:rPr>
                <w:noProof/>
              </w:rPr>
            </w:r>
          </w:ins>
          <w:r>
            <w:rPr>
              <w:noProof/>
            </w:rPr>
            <w:fldChar w:fldCharType="separate"/>
          </w:r>
          <w:ins w:id="498" w:author="Alexander Thomas Frase" w:date="2016-03-29T13:27:00Z">
            <w:r>
              <w:rPr>
                <w:noProof/>
              </w:rPr>
              <w:t>60</w:t>
            </w:r>
            <w:r>
              <w:rPr>
                <w:noProof/>
              </w:rPr>
              <w:fldChar w:fldCharType="end"/>
            </w:r>
          </w:ins>
        </w:p>
        <w:p w14:paraId="0D2B2D03" w14:textId="77777777" w:rsidR="00822675" w:rsidRDefault="00822675">
          <w:pPr>
            <w:pStyle w:val="TOC3"/>
            <w:tabs>
              <w:tab w:val="right" w:leader="dot" w:pos="9962"/>
            </w:tabs>
            <w:rPr>
              <w:ins w:id="499" w:author="Alexander Thomas Frase" w:date="2016-03-29T13:27:00Z"/>
              <w:rFonts w:eastAsiaTheme="minorEastAsia" w:cstheme="minorBidi"/>
              <w:i w:val="0"/>
              <w:noProof/>
              <w:kern w:val="0"/>
              <w:lang w:eastAsia="en-US" w:bidi="ar-SA"/>
            </w:rPr>
          </w:pPr>
          <w:ins w:id="500" w:author="Alexander Thomas Frase" w:date="2016-03-29T13:27:00Z">
            <w:r>
              <w:rPr>
                <w:noProof/>
              </w:rPr>
              <w:t>Example 1: orange</w:t>
            </w:r>
            <w:r>
              <w:rPr>
                <w:noProof/>
              </w:rPr>
              <w:tab/>
            </w:r>
            <w:r>
              <w:rPr>
                <w:noProof/>
              </w:rPr>
              <w:fldChar w:fldCharType="begin"/>
            </w:r>
            <w:r>
              <w:rPr>
                <w:noProof/>
              </w:rPr>
              <w:instrText xml:space="preserve"> PAGEREF _Toc447021535 \h </w:instrText>
            </w:r>
            <w:r>
              <w:rPr>
                <w:noProof/>
              </w:rPr>
            </w:r>
          </w:ins>
          <w:r>
            <w:rPr>
              <w:noProof/>
            </w:rPr>
            <w:fldChar w:fldCharType="separate"/>
          </w:r>
          <w:ins w:id="501" w:author="Alexander Thomas Frase" w:date="2016-03-29T13:27:00Z">
            <w:r>
              <w:rPr>
                <w:noProof/>
              </w:rPr>
              <w:t>60</w:t>
            </w:r>
            <w:r>
              <w:rPr>
                <w:noProof/>
              </w:rPr>
              <w:fldChar w:fldCharType="end"/>
            </w:r>
          </w:ins>
        </w:p>
        <w:p w14:paraId="4C6A73CD" w14:textId="77777777" w:rsidR="00822675" w:rsidRDefault="00822675">
          <w:pPr>
            <w:pStyle w:val="TOC3"/>
            <w:tabs>
              <w:tab w:val="right" w:leader="dot" w:pos="9962"/>
            </w:tabs>
            <w:rPr>
              <w:ins w:id="502" w:author="Alexander Thomas Frase" w:date="2016-03-29T13:27:00Z"/>
              <w:rFonts w:eastAsiaTheme="minorEastAsia" w:cstheme="minorBidi"/>
              <w:i w:val="0"/>
              <w:noProof/>
              <w:kern w:val="0"/>
              <w:lang w:eastAsia="en-US" w:bidi="ar-SA"/>
            </w:rPr>
          </w:pPr>
          <w:ins w:id="503" w:author="Alexander Thomas Frase" w:date="2016-03-29T13:27:00Z">
            <w:r>
              <w:rPr>
                <w:noProof/>
              </w:rPr>
              <w:t>Example 2: indigo</w:t>
            </w:r>
            <w:r>
              <w:rPr>
                <w:noProof/>
              </w:rPr>
              <w:tab/>
            </w:r>
            <w:r>
              <w:rPr>
                <w:noProof/>
              </w:rPr>
              <w:fldChar w:fldCharType="begin"/>
            </w:r>
            <w:r>
              <w:rPr>
                <w:noProof/>
              </w:rPr>
              <w:instrText xml:space="preserve"> PAGEREF _Toc447021536 \h </w:instrText>
            </w:r>
            <w:r>
              <w:rPr>
                <w:noProof/>
              </w:rPr>
            </w:r>
          </w:ins>
          <w:r>
            <w:rPr>
              <w:noProof/>
            </w:rPr>
            <w:fldChar w:fldCharType="separate"/>
          </w:r>
          <w:ins w:id="504" w:author="Alexander Thomas Frase" w:date="2016-03-29T13:27:00Z">
            <w:r>
              <w:rPr>
                <w:noProof/>
              </w:rPr>
              <w:t>60</w:t>
            </w:r>
            <w:r>
              <w:rPr>
                <w:noProof/>
              </w:rPr>
              <w:fldChar w:fldCharType="end"/>
            </w:r>
          </w:ins>
        </w:p>
        <w:p w14:paraId="2AE963A7" w14:textId="77777777" w:rsidR="00822675" w:rsidRDefault="00822675">
          <w:pPr>
            <w:pStyle w:val="TOC3"/>
            <w:tabs>
              <w:tab w:val="right" w:leader="dot" w:pos="9962"/>
            </w:tabs>
            <w:rPr>
              <w:ins w:id="505" w:author="Alexander Thomas Frase" w:date="2016-03-29T13:27:00Z"/>
              <w:rFonts w:eastAsiaTheme="minorEastAsia" w:cstheme="minorBidi"/>
              <w:i w:val="0"/>
              <w:noProof/>
              <w:kern w:val="0"/>
              <w:lang w:eastAsia="en-US" w:bidi="ar-SA"/>
            </w:rPr>
          </w:pPr>
          <w:ins w:id="506" w:author="Alexander Thomas Frase" w:date="2016-03-29T13:27:00Z">
            <w:r>
              <w:rPr>
                <w:noProof/>
              </w:rPr>
              <w:t>Example 3: violet</w:t>
            </w:r>
            <w:r>
              <w:rPr>
                <w:noProof/>
              </w:rPr>
              <w:tab/>
            </w:r>
            <w:r>
              <w:rPr>
                <w:noProof/>
              </w:rPr>
              <w:fldChar w:fldCharType="begin"/>
            </w:r>
            <w:r>
              <w:rPr>
                <w:noProof/>
              </w:rPr>
              <w:instrText xml:space="preserve"> PAGEREF _Toc447021537 \h </w:instrText>
            </w:r>
            <w:r>
              <w:rPr>
                <w:noProof/>
              </w:rPr>
            </w:r>
          </w:ins>
          <w:r>
            <w:rPr>
              <w:noProof/>
            </w:rPr>
            <w:fldChar w:fldCharType="separate"/>
          </w:r>
          <w:ins w:id="507" w:author="Alexander Thomas Frase" w:date="2016-03-29T13:27:00Z">
            <w:r>
              <w:rPr>
                <w:noProof/>
              </w:rPr>
              <w:t>60</w:t>
            </w:r>
            <w:r>
              <w:rPr>
                <w:noProof/>
              </w:rPr>
              <w:fldChar w:fldCharType="end"/>
            </w:r>
          </w:ins>
        </w:p>
        <w:p w14:paraId="56A0D1E3" w14:textId="77777777" w:rsidR="00822675" w:rsidRDefault="00822675">
          <w:pPr>
            <w:pStyle w:val="TOC1"/>
            <w:tabs>
              <w:tab w:val="right" w:leader="dot" w:pos="9962"/>
            </w:tabs>
            <w:rPr>
              <w:ins w:id="508" w:author="Alexander Thomas Frase" w:date="2016-03-29T13:27:00Z"/>
              <w:rFonts w:asciiTheme="minorHAnsi" w:eastAsiaTheme="minorEastAsia" w:hAnsiTheme="minorHAnsi" w:cstheme="minorBidi"/>
              <w:b w:val="0"/>
              <w:noProof/>
              <w:color w:val="auto"/>
              <w:kern w:val="0"/>
              <w:sz w:val="22"/>
              <w:szCs w:val="22"/>
              <w:lang w:eastAsia="en-US" w:bidi="ar-SA"/>
            </w:rPr>
          </w:pPr>
          <w:ins w:id="509" w:author="Alexander Thomas Frase" w:date="2016-03-29T13:27:00Z">
            <w:r>
              <w:rPr>
                <w:noProof/>
              </w:rPr>
              <w:t>Appendix 2: LD Profiles</w:t>
            </w:r>
            <w:r>
              <w:rPr>
                <w:noProof/>
              </w:rPr>
              <w:tab/>
            </w:r>
            <w:r>
              <w:rPr>
                <w:noProof/>
              </w:rPr>
              <w:fldChar w:fldCharType="begin"/>
            </w:r>
            <w:r>
              <w:rPr>
                <w:noProof/>
              </w:rPr>
              <w:instrText xml:space="preserve"> PAGEREF _Toc447021538 \h </w:instrText>
            </w:r>
            <w:r>
              <w:rPr>
                <w:noProof/>
              </w:rPr>
            </w:r>
          </w:ins>
          <w:r>
            <w:rPr>
              <w:noProof/>
            </w:rPr>
            <w:fldChar w:fldCharType="separate"/>
          </w:r>
          <w:ins w:id="510" w:author="Alexander Thomas Frase" w:date="2016-03-29T13:27:00Z">
            <w:r>
              <w:rPr>
                <w:noProof/>
              </w:rPr>
              <w:t>61</w:t>
            </w:r>
            <w:r>
              <w:rPr>
                <w:noProof/>
              </w:rPr>
              <w:fldChar w:fldCharType="end"/>
            </w:r>
          </w:ins>
        </w:p>
        <w:p w14:paraId="72A0D198" w14:textId="77777777" w:rsidR="00822675" w:rsidRDefault="00822675">
          <w:pPr>
            <w:pStyle w:val="TOC2"/>
            <w:tabs>
              <w:tab w:val="right" w:leader="dot" w:pos="9962"/>
            </w:tabs>
            <w:rPr>
              <w:ins w:id="511" w:author="Alexander Thomas Frase" w:date="2016-03-29T13:27:00Z"/>
              <w:rFonts w:eastAsiaTheme="minorEastAsia" w:cstheme="minorBidi"/>
              <w:noProof/>
              <w:kern w:val="0"/>
              <w:lang w:eastAsia="en-US" w:bidi="ar-SA"/>
            </w:rPr>
          </w:pPr>
          <w:ins w:id="512" w:author="Alexander Thomas Frase" w:date="2016-03-29T13:27:00Z">
            <w:r>
              <w:rPr>
                <w:noProof/>
              </w:rPr>
              <w:t>Installing LD Spline</w:t>
            </w:r>
            <w:r>
              <w:rPr>
                <w:noProof/>
              </w:rPr>
              <w:tab/>
            </w:r>
            <w:r>
              <w:rPr>
                <w:noProof/>
              </w:rPr>
              <w:fldChar w:fldCharType="begin"/>
            </w:r>
            <w:r>
              <w:rPr>
                <w:noProof/>
              </w:rPr>
              <w:instrText xml:space="preserve"> PAGEREF _Toc447021539 \h </w:instrText>
            </w:r>
            <w:r>
              <w:rPr>
                <w:noProof/>
              </w:rPr>
            </w:r>
          </w:ins>
          <w:r>
            <w:rPr>
              <w:noProof/>
            </w:rPr>
            <w:fldChar w:fldCharType="separate"/>
          </w:r>
          <w:ins w:id="513" w:author="Alexander Thomas Frase" w:date="2016-03-29T13:27:00Z">
            <w:r>
              <w:rPr>
                <w:noProof/>
              </w:rPr>
              <w:t>61</w:t>
            </w:r>
            <w:r>
              <w:rPr>
                <w:noProof/>
              </w:rPr>
              <w:fldChar w:fldCharType="end"/>
            </w:r>
          </w:ins>
        </w:p>
        <w:p w14:paraId="1E95B626" w14:textId="77777777" w:rsidR="00822675" w:rsidRDefault="00822675">
          <w:pPr>
            <w:pStyle w:val="TOC2"/>
            <w:tabs>
              <w:tab w:val="right" w:leader="dot" w:pos="9962"/>
            </w:tabs>
            <w:rPr>
              <w:ins w:id="514" w:author="Alexander Thomas Frase" w:date="2016-03-29T13:27:00Z"/>
              <w:rFonts w:eastAsiaTheme="minorEastAsia" w:cstheme="minorBidi"/>
              <w:noProof/>
              <w:kern w:val="0"/>
              <w:lang w:eastAsia="en-US" w:bidi="ar-SA"/>
            </w:rPr>
          </w:pPr>
          <w:ins w:id="515" w:author="Alexander Thomas Frase" w:date="2016-03-29T13:27:00Z">
            <w:r>
              <w:rPr>
                <w:noProof/>
              </w:rPr>
              <w:t>Generating LD Profiles</w:t>
            </w:r>
            <w:r>
              <w:rPr>
                <w:noProof/>
              </w:rPr>
              <w:tab/>
            </w:r>
            <w:r>
              <w:rPr>
                <w:noProof/>
              </w:rPr>
              <w:fldChar w:fldCharType="begin"/>
            </w:r>
            <w:r>
              <w:rPr>
                <w:noProof/>
              </w:rPr>
              <w:instrText xml:space="preserve"> PAGEREF _Toc447021540 \h </w:instrText>
            </w:r>
            <w:r>
              <w:rPr>
                <w:noProof/>
              </w:rPr>
            </w:r>
          </w:ins>
          <w:r>
            <w:rPr>
              <w:noProof/>
            </w:rPr>
            <w:fldChar w:fldCharType="separate"/>
          </w:r>
          <w:ins w:id="516" w:author="Alexander Thomas Frase" w:date="2016-03-29T13:27:00Z">
            <w:r>
              <w:rPr>
                <w:noProof/>
              </w:rPr>
              <w:t>61</w:t>
            </w:r>
            <w:r>
              <w:rPr>
                <w:noProof/>
              </w:rPr>
              <w:fldChar w:fldCharType="end"/>
            </w:r>
          </w:ins>
        </w:p>
        <w:p w14:paraId="70798214" w14:textId="77777777" w:rsidR="00822675" w:rsidRDefault="00822675">
          <w:pPr>
            <w:pStyle w:val="TOC3"/>
            <w:tabs>
              <w:tab w:val="right" w:leader="dot" w:pos="9962"/>
            </w:tabs>
            <w:rPr>
              <w:ins w:id="517" w:author="Alexander Thomas Frase" w:date="2016-03-29T13:27:00Z"/>
              <w:rFonts w:eastAsiaTheme="minorEastAsia" w:cstheme="minorBidi"/>
              <w:i w:val="0"/>
              <w:noProof/>
              <w:kern w:val="0"/>
              <w:lang w:eastAsia="en-US" w:bidi="ar-SA"/>
            </w:rPr>
          </w:pPr>
          <w:ins w:id="518" w:author="Alexander Thomas Frase" w:date="2016-03-29T13:27:00Z">
            <w:r>
              <w:rPr>
                <w:noProof/>
              </w:rPr>
              <w:t>Population Build Script Options</w:t>
            </w:r>
            <w:r>
              <w:rPr>
                <w:noProof/>
              </w:rPr>
              <w:tab/>
            </w:r>
            <w:r>
              <w:rPr>
                <w:noProof/>
              </w:rPr>
              <w:fldChar w:fldCharType="begin"/>
            </w:r>
            <w:r>
              <w:rPr>
                <w:noProof/>
              </w:rPr>
              <w:instrText xml:space="preserve"> PAGEREF _Toc447021541 \h </w:instrText>
            </w:r>
            <w:r>
              <w:rPr>
                <w:noProof/>
              </w:rPr>
            </w:r>
          </w:ins>
          <w:r>
            <w:rPr>
              <w:noProof/>
            </w:rPr>
            <w:fldChar w:fldCharType="separate"/>
          </w:r>
          <w:ins w:id="519" w:author="Alexander Thomas Frase" w:date="2016-03-29T13:27:00Z">
            <w:r>
              <w:rPr>
                <w:noProof/>
              </w:rPr>
              <w:t>62</w:t>
            </w:r>
            <w:r>
              <w:rPr>
                <w:noProof/>
              </w:rPr>
              <w:fldChar w:fldCharType="end"/>
            </w:r>
          </w:ins>
        </w:p>
        <w:p w14:paraId="008034E7" w14:textId="77777777" w:rsidR="00822675" w:rsidRDefault="00822675">
          <w:pPr>
            <w:pStyle w:val="TOC1"/>
            <w:tabs>
              <w:tab w:val="right" w:leader="dot" w:pos="9962"/>
            </w:tabs>
            <w:rPr>
              <w:ins w:id="520" w:author="Alexander Thomas Frase" w:date="2016-03-29T13:27:00Z"/>
              <w:rFonts w:asciiTheme="minorHAnsi" w:eastAsiaTheme="minorEastAsia" w:hAnsiTheme="minorHAnsi" w:cstheme="minorBidi"/>
              <w:b w:val="0"/>
              <w:noProof/>
              <w:color w:val="auto"/>
              <w:kern w:val="0"/>
              <w:sz w:val="22"/>
              <w:szCs w:val="22"/>
              <w:lang w:eastAsia="en-US" w:bidi="ar-SA"/>
            </w:rPr>
          </w:pPr>
          <w:ins w:id="521" w:author="Alexander Thomas Frase" w:date="2016-03-29T13:27:00Z">
            <w:r>
              <w:rPr>
                <w:noProof/>
              </w:rPr>
              <w:t>Appendix 3: PARIS</w:t>
            </w:r>
            <w:r>
              <w:rPr>
                <w:noProof/>
              </w:rPr>
              <w:tab/>
            </w:r>
            <w:r>
              <w:rPr>
                <w:noProof/>
              </w:rPr>
              <w:fldChar w:fldCharType="begin"/>
            </w:r>
            <w:r>
              <w:rPr>
                <w:noProof/>
              </w:rPr>
              <w:instrText xml:space="preserve"> PAGEREF _Toc447021542 \h </w:instrText>
            </w:r>
            <w:r>
              <w:rPr>
                <w:noProof/>
              </w:rPr>
            </w:r>
          </w:ins>
          <w:r>
            <w:rPr>
              <w:noProof/>
            </w:rPr>
            <w:fldChar w:fldCharType="separate"/>
          </w:r>
          <w:ins w:id="522" w:author="Alexander Thomas Frase" w:date="2016-03-29T13:27:00Z">
            <w:r>
              <w:rPr>
                <w:noProof/>
              </w:rPr>
              <w:t>63</w:t>
            </w:r>
            <w:r>
              <w:rPr>
                <w:noProof/>
              </w:rPr>
              <w:fldChar w:fldCharType="end"/>
            </w:r>
          </w:ins>
        </w:p>
        <w:p w14:paraId="517A2A4E" w14:textId="77777777" w:rsidR="00822675" w:rsidRDefault="00822675">
          <w:pPr>
            <w:pStyle w:val="TOC2"/>
            <w:tabs>
              <w:tab w:val="right" w:leader="dot" w:pos="9962"/>
            </w:tabs>
            <w:rPr>
              <w:ins w:id="523" w:author="Alexander Thomas Frase" w:date="2016-03-29T13:27:00Z"/>
              <w:rFonts w:eastAsiaTheme="minorEastAsia" w:cstheme="minorBidi"/>
              <w:noProof/>
              <w:kern w:val="0"/>
              <w:lang w:eastAsia="en-US" w:bidi="ar-SA"/>
            </w:rPr>
          </w:pPr>
          <w:ins w:id="524" w:author="Alexander Thomas Frase" w:date="2016-03-29T13:27:00Z">
            <w:r>
              <w:rPr>
                <w:noProof/>
              </w:rPr>
              <w:t>PARIS Inputs</w:t>
            </w:r>
            <w:r>
              <w:rPr>
                <w:noProof/>
              </w:rPr>
              <w:tab/>
            </w:r>
            <w:r>
              <w:rPr>
                <w:noProof/>
              </w:rPr>
              <w:fldChar w:fldCharType="begin"/>
            </w:r>
            <w:r>
              <w:rPr>
                <w:noProof/>
              </w:rPr>
              <w:instrText xml:space="preserve"> PAGEREF _Toc447021543 \h </w:instrText>
            </w:r>
            <w:r>
              <w:rPr>
                <w:noProof/>
              </w:rPr>
            </w:r>
          </w:ins>
          <w:r>
            <w:rPr>
              <w:noProof/>
            </w:rPr>
            <w:fldChar w:fldCharType="separate"/>
          </w:r>
          <w:ins w:id="525" w:author="Alexander Thomas Frase" w:date="2016-03-29T13:27:00Z">
            <w:r>
              <w:rPr>
                <w:noProof/>
              </w:rPr>
              <w:t>63</w:t>
            </w:r>
            <w:r>
              <w:rPr>
                <w:noProof/>
              </w:rPr>
              <w:fldChar w:fldCharType="end"/>
            </w:r>
          </w:ins>
        </w:p>
        <w:p w14:paraId="56B5C881" w14:textId="77777777" w:rsidR="00822675" w:rsidRDefault="00822675">
          <w:pPr>
            <w:pStyle w:val="TOC2"/>
            <w:tabs>
              <w:tab w:val="right" w:leader="dot" w:pos="9962"/>
            </w:tabs>
            <w:rPr>
              <w:ins w:id="526" w:author="Alexander Thomas Frase" w:date="2016-03-29T13:27:00Z"/>
              <w:rFonts w:eastAsiaTheme="minorEastAsia" w:cstheme="minorBidi"/>
              <w:noProof/>
              <w:kern w:val="0"/>
              <w:lang w:eastAsia="en-US" w:bidi="ar-SA"/>
            </w:rPr>
          </w:pPr>
          <w:ins w:id="527" w:author="Alexander Thomas Frase" w:date="2016-03-29T13:27:00Z">
            <w:r>
              <w:rPr>
                <w:noProof/>
              </w:rPr>
              <w:t>PARIS Outputs</w:t>
            </w:r>
            <w:r>
              <w:rPr>
                <w:noProof/>
              </w:rPr>
              <w:tab/>
            </w:r>
            <w:r>
              <w:rPr>
                <w:noProof/>
              </w:rPr>
              <w:fldChar w:fldCharType="begin"/>
            </w:r>
            <w:r>
              <w:rPr>
                <w:noProof/>
              </w:rPr>
              <w:instrText xml:space="preserve"> PAGEREF _Toc447021544 \h </w:instrText>
            </w:r>
            <w:r>
              <w:rPr>
                <w:noProof/>
              </w:rPr>
            </w:r>
          </w:ins>
          <w:r>
            <w:rPr>
              <w:noProof/>
            </w:rPr>
            <w:fldChar w:fldCharType="separate"/>
          </w:r>
          <w:ins w:id="528" w:author="Alexander Thomas Frase" w:date="2016-03-29T13:27:00Z">
            <w:r>
              <w:rPr>
                <w:noProof/>
              </w:rPr>
              <w:t>64</w:t>
            </w:r>
            <w:r>
              <w:rPr>
                <w:noProof/>
              </w:rPr>
              <w:fldChar w:fldCharType="end"/>
            </w:r>
          </w:ins>
        </w:p>
        <w:p w14:paraId="16D9DDD3" w14:textId="77777777" w:rsidR="00822675" w:rsidRDefault="00822675">
          <w:pPr>
            <w:pStyle w:val="TOC2"/>
            <w:tabs>
              <w:tab w:val="right" w:leader="dot" w:pos="9962"/>
            </w:tabs>
            <w:rPr>
              <w:ins w:id="529" w:author="Alexander Thomas Frase" w:date="2016-03-29T13:27:00Z"/>
              <w:rFonts w:eastAsiaTheme="minorEastAsia" w:cstheme="minorBidi"/>
              <w:noProof/>
              <w:kern w:val="0"/>
              <w:lang w:eastAsia="en-US" w:bidi="ar-SA"/>
            </w:rPr>
          </w:pPr>
          <w:ins w:id="530" w:author="Alexander Thomas Frase" w:date="2016-03-29T13:27:00Z">
            <w:r>
              <w:rPr>
                <w:noProof/>
              </w:rPr>
              <w:t>PARIS Example</w:t>
            </w:r>
            <w:r>
              <w:rPr>
                <w:noProof/>
              </w:rPr>
              <w:tab/>
            </w:r>
            <w:r>
              <w:rPr>
                <w:noProof/>
              </w:rPr>
              <w:fldChar w:fldCharType="begin"/>
            </w:r>
            <w:r>
              <w:rPr>
                <w:noProof/>
              </w:rPr>
              <w:instrText xml:space="preserve"> PAGEREF _Toc447021545 \h </w:instrText>
            </w:r>
            <w:r>
              <w:rPr>
                <w:noProof/>
              </w:rPr>
            </w:r>
          </w:ins>
          <w:r>
            <w:rPr>
              <w:noProof/>
            </w:rPr>
            <w:fldChar w:fldCharType="separate"/>
          </w:r>
          <w:ins w:id="531" w:author="Alexander Thomas Frase" w:date="2016-03-29T13:27:00Z">
            <w:r>
              <w:rPr>
                <w:noProof/>
              </w:rPr>
              <w:t>65</w:t>
            </w:r>
            <w:r>
              <w:rPr>
                <w:noProof/>
              </w:rPr>
              <w:fldChar w:fldCharType="end"/>
            </w:r>
          </w:ins>
        </w:p>
        <w:p w14:paraId="3F1F9CC7" w14:textId="77777777" w:rsidR="00822675" w:rsidRDefault="00822675">
          <w:pPr>
            <w:pStyle w:val="TOC2"/>
            <w:tabs>
              <w:tab w:val="right" w:leader="dot" w:pos="9962"/>
            </w:tabs>
            <w:rPr>
              <w:ins w:id="532" w:author="Alexander Thomas Frase" w:date="2016-03-29T13:27:00Z"/>
              <w:rFonts w:eastAsiaTheme="minorEastAsia" w:cstheme="minorBidi"/>
              <w:noProof/>
              <w:kern w:val="0"/>
              <w:lang w:eastAsia="en-US" w:bidi="ar-SA"/>
            </w:rPr>
          </w:pPr>
          <w:ins w:id="533" w:author="Alexander Thomas Frase" w:date="2016-03-29T13:27:00Z">
            <w:r>
              <w:rPr>
                <w:noProof/>
              </w:rPr>
              <w:t>Additional PARIS Options</w:t>
            </w:r>
            <w:r>
              <w:rPr>
                <w:noProof/>
              </w:rPr>
              <w:tab/>
            </w:r>
            <w:r>
              <w:rPr>
                <w:noProof/>
              </w:rPr>
              <w:fldChar w:fldCharType="begin"/>
            </w:r>
            <w:r>
              <w:rPr>
                <w:noProof/>
              </w:rPr>
              <w:instrText xml:space="preserve"> PAGEREF _Toc447021546 \h </w:instrText>
            </w:r>
            <w:r>
              <w:rPr>
                <w:noProof/>
              </w:rPr>
            </w:r>
          </w:ins>
          <w:r>
            <w:rPr>
              <w:noProof/>
            </w:rPr>
            <w:fldChar w:fldCharType="separate"/>
          </w:r>
          <w:ins w:id="534" w:author="Alexander Thomas Frase" w:date="2016-03-29T13:27:00Z">
            <w:r>
              <w:rPr>
                <w:noProof/>
              </w:rPr>
              <w:t>65</w:t>
            </w:r>
            <w:r>
              <w:rPr>
                <w:noProof/>
              </w:rPr>
              <w:fldChar w:fldCharType="end"/>
            </w:r>
          </w:ins>
        </w:p>
        <w:p w14:paraId="3ACE4FD1" w14:textId="77777777" w:rsidR="00822675" w:rsidRDefault="00822675">
          <w:pPr>
            <w:pStyle w:val="TOC3"/>
            <w:tabs>
              <w:tab w:val="right" w:leader="dot" w:pos="9962"/>
            </w:tabs>
            <w:rPr>
              <w:ins w:id="535" w:author="Alexander Thomas Frase" w:date="2016-03-29T13:27:00Z"/>
              <w:rFonts w:eastAsiaTheme="minorEastAsia" w:cstheme="minorBidi"/>
              <w:i w:val="0"/>
              <w:noProof/>
              <w:kern w:val="0"/>
              <w:lang w:eastAsia="en-US" w:bidi="ar-SA"/>
            </w:rPr>
          </w:pPr>
          <w:ins w:id="536" w:author="Alexander Thomas Frase" w:date="2016-03-29T13:27:00Z">
            <w:r>
              <w:rPr>
                <w:noProof/>
              </w:rPr>
              <w:t>--region-position-margin / REGION_POSITION_MARGIN</w:t>
            </w:r>
            <w:r>
              <w:rPr>
                <w:noProof/>
              </w:rPr>
              <w:tab/>
            </w:r>
            <w:r>
              <w:rPr>
                <w:noProof/>
              </w:rPr>
              <w:fldChar w:fldCharType="begin"/>
            </w:r>
            <w:r>
              <w:rPr>
                <w:noProof/>
              </w:rPr>
              <w:instrText xml:space="preserve"> PAGEREF _Toc447021547 \h </w:instrText>
            </w:r>
            <w:r>
              <w:rPr>
                <w:noProof/>
              </w:rPr>
            </w:r>
          </w:ins>
          <w:r>
            <w:rPr>
              <w:noProof/>
            </w:rPr>
            <w:fldChar w:fldCharType="separate"/>
          </w:r>
          <w:ins w:id="537" w:author="Alexander Thomas Frase" w:date="2016-03-29T13:27:00Z">
            <w:r>
              <w:rPr>
                <w:noProof/>
              </w:rPr>
              <w:t>65</w:t>
            </w:r>
            <w:r>
              <w:rPr>
                <w:noProof/>
              </w:rPr>
              <w:fldChar w:fldCharType="end"/>
            </w:r>
          </w:ins>
        </w:p>
        <w:p w14:paraId="17D8D062" w14:textId="77777777" w:rsidR="00822675" w:rsidRDefault="00822675">
          <w:pPr>
            <w:pStyle w:val="TOC3"/>
            <w:tabs>
              <w:tab w:val="right" w:leader="dot" w:pos="9962"/>
            </w:tabs>
            <w:rPr>
              <w:ins w:id="538" w:author="Alexander Thomas Frase" w:date="2016-03-29T13:27:00Z"/>
              <w:rFonts w:eastAsiaTheme="minorEastAsia" w:cstheme="minorBidi"/>
              <w:i w:val="0"/>
              <w:noProof/>
              <w:kern w:val="0"/>
              <w:lang w:eastAsia="en-US" w:bidi="ar-SA"/>
            </w:rPr>
          </w:pPr>
          <w:ins w:id="539" w:author="Alexander Thomas Frase" w:date="2016-03-29T13:27:00Z">
            <w:r>
              <w:rPr>
                <w:noProof/>
              </w:rPr>
              <w:t>--region-match-percent  /  REGION_MATCH_PERCENT</w:t>
            </w:r>
            <w:r>
              <w:rPr>
                <w:noProof/>
              </w:rPr>
              <w:tab/>
            </w:r>
            <w:r>
              <w:rPr>
                <w:noProof/>
              </w:rPr>
              <w:fldChar w:fldCharType="begin"/>
            </w:r>
            <w:r>
              <w:rPr>
                <w:noProof/>
              </w:rPr>
              <w:instrText xml:space="preserve"> PAGEREF _Toc447021548 \h </w:instrText>
            </w:r>
            <w:r>
              <w:rPr>
                <w:noProof/>
              </w:rPr>
            </w:r>
          </w:ins>
          <w:r>
            <w:rPr>
              <w:noProof/>
            </w:rPr>
            <w:fldChar w:fldCharType="separate"/>
          </w:r>
          <w:ins w:id="540" w:author="Alexander Thomas Frase" w:date="2016-03-29T13:27:00Z">
            <w:r>
              <w:rPr>
                <w:noProof/>
              </w:rPr>
              <w:t>65</w:t>
            </w:r>
            <w:r>
              <w:rPr>
                <w:noProof/>
              </w:rPr>
              <w:fldChar w:fldCharType="end"/>
            </w:r>
          </w:ins>
        </w:p>
        <w:p w14:paraId="73BEEFB4" w14:textId="77777777" w:rsidR="00822675" w:rsidRDefault="00822675">
          <w:pPr>
            <w:pStyle w:val="TOC3"/>
            <w:tabs>
              <w:tab w:val="right" w:leader="dot" w:pos="9962"/>
            </w:tabs>
            <w:rPr>
              <w:ins w:id="541" w:author="Alexander Thomas Frase" w:date="2016-03-29T13:27:00Z"/>
              <w:rFonts w:eastAsiaTheme="minorEastAsia" w:cstheme="minorBidi"/>
              <w:i w:val="0"/>
              <w:noProof/>
              <w:kern w:val="0"/>
              <w:lang w:eastAsia="en-US" w:bidi="ar-SA"/>
            </w:rPr>
          </w:pPr>
          <w:ins w:id="542" w:author="Alexander Thomas Frase" w:date="2016-03-29T13:27:00Z">
            <w:r>
              <w:rPr>
                <w:noProof/>
              </w:rPr>
              <w:t>--region-match-bases  /  REGION_MATCH_BASES</w:t>
            </w:r>
            <w:r>
              <w:rPr>
                <w:noProof/>
              </w:rPr>
              <w:tab/>
            </w:r>
            <w:r>
              <w:rPr>
                <w:noProof/>
              </w:rPr>
              <w:fldChar w:fldCharType="begin"/>
            </w:r>
            <w:r>
              <w:rPr>
                <w:noProof/>
              </w:rPr>
              <w:instrText xml:space="preserve"> PAGEREF _Toc447021549 \h </w:instrText>
            </w:r>
            <w:r>
              <w:rPr>
                <w:noProof/>
              </w:rPr>
            </w:r>
          </w:ins>
          <w:r>
            <w:rPr>
              <w:noProof/>
            </w:rPr>
            <w:fldChar w:fldCharType="separate"/>
          </w:r>
          <w:ins w:id="543" w:author="Alexander Thomas Frase" w:date="2016-03-29T13:27:00Z">
            <w:r>
              <w:rPr>
                <w:noProof/>
              </w:rPr>
              <w:t>65</w:t>
            </w:r>
            <w:r>
              <w:rPr>
                <w:noProof/>
              </w:rPr>
              <w:fldChar w:fldCharType="end"/>
            </w:r>
          </w:ins>
        </w:p>
        <w:p w14:paraId="7EFEBDC1" w14:textId="77777777" w:rsidR="00822675" w:rsidRDefault="00822675">
          <w:pPr>
            <w:pStyle w:val="TOC3"/>
            <w:tabs>
              <w:tab w:val="right" w:leader="dot" w:pos="9962"/>
            </w:tabs>
            <w:rPr>
              <w:ins w:id="544" w:author="Alexander Thomas Frase" w:date="2016-03-29T13:27:00Z"/>
              <w:rFonts w:eastAsiaTheme="minorEastAsia" w:cstheme="minorBidi"/>
              <w:i w:val="0"/>
              <w:noProof/>
              <w:kern w:val="0"/>
              <w:lang w:eastAsia="en-US" w:bidi="ar-SA"/>
            </w:rPr>
          </w:pPr>
          <w:ins w:id="545" w:author="Alexander Thomas Frase" w:date="2016-03-29T13:27:00Z">
            <w:r>
              <w:rPr>
                <w:noProof/>
              </w:rPr>
              <w:t>--paris-p-value  /  PARIS_P_VALUE</w:t>
            </w:r>
            <w:r>
              <w:rPr>
                <w:noProof/>
              </w:rPr>
              <w:tab/>
            </w:r>
            <w:r>
              <w:rPr>
                <w:noProof/>
              </w:rPr>
              <w:fldChar w:fldCharType="begin"/>
            </w:r>
            <w:r>
              <w:rPr>
                <w:noProof/>
              </w:rPr>
              <w:instrText xml:space="preserve"> PAGEREF _Toc447021550 \h </w:instrText>
            </w:r>
            <w:r>
              <w:rPr>
                <w:noProof/>
              </w:rPr>
            </w:r>
          </w:ins>
          <w:r>
            <w:rPr>
              <w:noProof/>
            </w:rPr>
            <w:fldChar w:fldCharType="separate"/>
          </w:r>
          <w:ins w:id="546" w:author="Alexander Thomas Frase" w:date="2016-03-29T13:27:00Z">
            <w:r>
              <w:rPr>
                <w:noProof/>
              </w:rPr>
              <w:t>65</w:t>
            </w:r>
            <w:r>
              <w:rPr>
                <w:noProof/>
              </w:rPr>
              <w:fldChar w:fldCharType="end"/>
            </w:r>
          </w:ins>
        </w:p>
        <w:p w14:paraId="0DC28E93" w14:textId="77777777" w:rsidR="00822675" w:rsidRDefault="00822675">
          <w:pPr>
            <w:pStyle w:val="TOC3"/>
            <w:tabs>
              <w:tab w:val="right" w:leader="dot" w:pos="9962"/>
            </w:tabs>
            <w:rPr>
              <w:ins w:id="547" w:author="Alexander Thomas Frase" w:date="2016-03-29T13:27:00Z"/>
              <w:rFonts w:eastAsiaTheme="minorEastAsia" w:cstheme="minorBidi"/>
              <w:i w:val="0"/>
              <w:noProof/>
              <w:kern w:val="0"/>
              <w:lang w:eastAsia="en-US" w:bidi="ar-SA"/>
            </w:rPr>
          </w:pPr>
          <w:ins w:id="548" w:author="Alexander Thomas Frase" w:date="2016-03-29T13:27:00Z">
            <w:r>
              <w:rPr>
                <w:noProof/>
              </w:rPr>
              <w:t>--paris-zero-p-values  /  PARIS_ZERO_P_VALUES</w:t>
            </w:r>
            <w:r>
              <w:rPr>
                <w:noProof/>
              </w:rPr>
              <w:tab/>
            </w:r>
            <w:r>
              <w:rPr>
                <w:noProof/>
              </w:rPr>
              <w:fldChar w:fldCharType="begin"/>
            </w:r>
            <w:r>
              <w:rPr>
                <w:noProof/>
              </w:rPr>
              <w:instrText xml:space="preserve"> PAGEREF _Toc447021551 \h </w:instrText>
            </w:r>
            <w:r>
              <w:rPr>
                <w:noProof/>
              </w:rPr>
            </w:r>
          </w:ins>
          <w:r>
            <w:rPr>
              <w:noProof/>
            </w:rPr>
            <w:fldChar w:fldCharType="separate"/>
          </w:r>
          <w:ins w:id="549" w:author="Alexander Thomas Frase" w:date="2016-03-29T13:27:00Z">
            <w:r>
              <w:rPr>
                <w:noProof/>
              </w:rPr>
              <w:t>65</w:t>
            </w:r>
            <w:r>
              <w:rPr>
                <w:noProof/>
              </w:rPr>
              <w:fldChar w:fldCharType="end"/>
            </w:r>
          </w:ins>
        </w:p>
        <w:p w14:paraId="7BE461CF" w14:textId="77777777" w:rsidR="00822675" w:rsidRDefault="00822675">
          <w:pPr>
            <w:pStyle w:val="TOC3"/>
            <w:tabs>
              <w:tab w:val="right" w:leader="dot" w:pos="9962"/>
            </w:tabs>
            <w:rPr>
              <w:ins w:id="550" w:author="Alexander Thomas Frase" w:date="2016-03-29T13:27:00Z"/>
              <w:rFonts w:eastAsiaTheme="minorEastAsia" w:cstheme="minorBidi"/>
              <w:i w:val="0"/>
              <w:noProof/>
              <w:kern w:val="0"/>
              <w:lang w:eastAsia="en-US" w:bidi="ar-SA"/>
            </w:rPr>
          </w:pPr>
          <w:ins w:id="551" w:author="Alexander Thomas Frase" w:date="2016-03-29T13:27:00Z">
            <w:r>
              <w:rPr>
                <w:noProof/>
              </w:rPr>
              <w:t>--paris-max-p-value  /  PARIS_MAX_P_VALUE</w:t>
            </w:r>
            <w:r>
              <w:rPr>
                <w:noProof/>
              </w:rPr>
              <w:tab/>
            </w:r>
            <w:r>
              <w:rPr>
                <w:noProof/>
              </w:rPr>
              <w:fldChar w:fldCharType="begin"/>
            </w:r>
            <w:r>
              <w:rPr>
                <w:noProof/>
              </w:rPr>
              <w:instrText xml:space="preserve"> PAGEREF _Toc447021552 \h </w:instrText>
            </w:r>
            <w:r>
              <w:rPr>
                <w:noProof/>
              </w:rPr>
            </w:r>
          </w:ins>
          <w:r>
            <w:rPr>
              <w:noProof/>
            </w:rPr>
            <w:fldChar w:fldCharType="separate"/>
          </w:r>
          <w:ins w:id="552" w:author="Alexander Thomas Frase" w:date="2016-03-29T13:27:00Z">
            <w:r>
              <w:rPr>
                <w:noProof/>
              </w:rPr>
              <w:t>66</w:t>
            </w:r>
            <w:r>
              <w:rPr>
                <w:noProof/>
              </w:rPr>
              <w:fldChar w:fldCharType="end"/>
            </w:r>
          </w:ins>
        </w:p>
        <w:p w14:paraId="03893C30" w14:textId="77777777" w:rsidR="00822675" w:rsidRDefault="00822675">
          <w:pPr>
            <w:pStyle w:val="TOC3"/>
            <w:tabs>
              <w:tab w:val="right" w:leader="dot" w:pos="9962"/>
            </w:tabs>
            <w:rPr>
              <w:ins w:id="553" w:author="Alexander Thomas Frase" w:date="2016-03-29T13:27:00Z"/>
              <w:rFonts w:eastAsiaTheme="minorEastAsia" w:cstheme="minorBidi"/>
              <w:i w:val="0"/>
              <w:noProof/>
              <w:kern w:val="0"/>
              <w:lang w:eastAsia="en-US" w:bidi="ar-SA"/>
            </w:rPr>
          </w:pPr>
          <w:ins w:id="554" w:author="Alexander Thomas Frase" w:date="2016-03-29T13:27:00Z">
            <w:r>
              <w:rPr>
                <w:noProof/>
              </w:rPr>
              <w:t>--paris-enforce-input-chromosome  /  PARIS_ENFORCE_INPUT_CHROMOSOME</w:t>
            </w:r>
            <w:r>
              <w:rPr>
                <w:noProof/>
              </w:rPr>
              <w:tab/>
            </w:r>
            <w:r>
              <w:rPr>
                <w:noProof/>
              </w:rPr>
              <w:fldChar w:fldCharType="begin"/>
            </w:r>
            <w:r>
              <w:rPr>
                <w:noProof/>
              </w:rPr>
              <w:instrText xml:space="preserve"> PAGEREF _Toc447021553 \h </w:instrText>
            </w:r>
            <w:r>
              <w:rPr>
                <w:noProof/>
              </w:rPr>
            </w:r>
          </w:ins>
          <w:r>
            <w:rPr>
              <w:noProof/>
            </w:rPr>
            <w:fldChar w:fldCharType="separate"/>
          </w:r>
          <w:ins w:id="555" w:author="Alexander Thomas Frase" w:date="2016-03-29T13:27:00Z">
            <w:r>
              <w:rPr>
                <w:noProof/>
              </w:rPr>
              <w:t>66</w:t>
            </w:r>
            <w:r>
              <w:rPr>
                <w:noProof/>
              </w:rPr>
              <w:fldChar w:fldCharType="end"/>
            </w:r>
          </w:ins>
        </w:p>
        <w:p w14:paraId="42D6A5D3" w14:textId="77777777" w:rsidR="00822675" w:rsidRDefault="00822675">
          <w:pPr>
            <w:pStyle w:val="TOC3"/>
            <w:tabs>
              <w:tab w:val="right" w:leader="dot" w:pos="9962"/>
            </w:tabs>
            <w:rPr>
              <w:ins w:id="556" w:author="Alexander Thomas Frase" w:date="2016-03-29T13:27:00Z"/>
              <w:rFonts w:eastAsiaTheme="minorEastAsia" w:cstheme="minorBidi"/>
              <w:i w:val="0"/>
              <w:noProof/>
              <w:kern w:val="0"/>
              <w:lang w:eastAsia="en-US" w:bidi="ar-SA"/>
            </w:rPr>
          </w:pPr>
          <w:ins w:id="557" w:author="Alexander Thomas Frase" w:date="2016-03-29T13:27:00Z">
            <w:r>
              <w:rPr>
                <w:noProof/>
              </w:rPr>
              <w:t>--paris-permutation-count  /  PARIS_PERMUTATION_COUNT</w:t>
            </w:r>
            <w:r>
              <w:rPr>
                <w:noProof/>
              </w:rPr>
              <w:tab/>
            </w:r>
            <w:r>
              <w:rPr>
                <w:noProof/>
              </w:rPr>
              <w:fldChar w:fldCharType="begin"/>
            </w:r>
            <w:r>
              <w:rPr>
                <w:noProof/>
              </w:rPr>
              <w:instrText xml:space="preserve"> PAGEREF _Toc447021554 \h </w:instrText>
            </w:r>
            <w:r>
              <w:rPr>
                <w:noProof/>
              </w:rPr>
            </w:r>
          </w:ins>
          <w:r>
            <w:rPr>
              <w:noProof/>
            </w:rPr>
            <w:fldChar w:fldCharType="separate"/>
          </w:r>
          <w:ins w:id="558" w:author="Alexander Thomas Frase" w:date="2016-03-29T13:27:00Z">
            <w:r>
              <w:rPr>
                <w:noProof/>
              </w:rPr>
              <w:t>66</w:t>
            </w:r>
            <w:r>
              <w:rPr>
                <w:noProof/>
              </w:rPr>
              <w:fldChar w:fldCharType="end"/>
            </w:r>
          </w:ins>
        </w:p>
        <w:p w14:paraId="3FA465D2" w14:textId="77777777" w:rsidR="00822675" w:rsidRDefault="00822675">
          <w:pPr>
            <w:pStyle w:val="TOC3"/>
            <w:tabs>
              <w:tab w:val="right" w:leader="dot" w:pos="9962"/>
            </w:tabs>
            <w:rPr>
              <w:ins w:id="559" w:author="Alexander Thomas Frase" w:date="2016-03-29T13:27:00Z"/>
              <w:rFonts w:eastAsiaTheme="minorEastAsia" w:cstheme="minorBidi"/>
              <w:i w:val="0"/>
              <w:noProof/>
              <w:kern w:val="0"/>
              <w:lang w:eastAsia="en-US" w:bidi="ar-SA"/>
            </w:rPr>
          </w:pPr>
          <w:ins w:id="560" w:author="Alexander Thomas Frase" w:date="2016-03-29T13:27:00Z">
            <w:r>
              <w:rPr>
                <w:noProof/>
              </w:rPr>
              <w:t>--paris-bin-size  /  PARIS_BIN_SIZE</w:t>
            </w:r>
            <w:r>
              <w:rPr>
                <w:noProof/>
              </w:rPr>
              <w:tab/>
            </w:r>
            <w:r>
              <w:rPr>
                <w:noProof/>
              </w:rPr>
              <w:fldChar w:fldCharType="begin"/>
            </w:r>
            <w:r>
              <w:rPr>
                <w:noProof/>
              </w:rPr>
              <w:instrText xml:space="preserve"> PAGEREF _Toc447021555 \h </w:instrText>
            </w:r>
            <w:r>
              <w:rPr>
                <w:noProof/>
              </w:rPr>
            </w:r>
          </w:ins>
          <w:r>
            <w:rPr>
              <w:noProof/>
            </w:rPr>
            <w:fldChar w:fldCharType="separate"/>
          </w:r>
          <w:ins w:id="561" w:author="Alexander Thomas Frase" w:date="2016-03-29T13:27:00Z">
            <w:r>
              <w:rPr>
                <w:noProof/>
              </w:rPr>
              <w:t>66</w:t>
            </w:r>
            <w:r>
              <w:rPr>
                <w:noProof/>
              </w:rPr>
              <w:fldChar w:fldCharType="end"/>
            </w:r>
          </w:ins>
        </w:p>
        <w:p w14:paraId="20E2FEC9" w14:textId="77777777" w:rsidR="00822675" w:rsidRDefault="00822675">
          <w:pPr>
            <w:pStyle w:val="TOC3"/>
            <w:tabs>
              <w:tab w:val="right" w:leader="dot" w:pos="9962"/>
            </w:tabs>
            <w:rPr>
              <w:ins w:id="562" w:author="Alexander Thomas Frase" w:date="2016-03-29T13:27:00Z"/>
              <w:rFonts w:eastAsiaTheme="minorEastAsia" w:cstheme="minorBidi"/>
              <w:i w:val="0"/>
              <w:noProof/>
              <w:kern w:val="0"/>
              <w:lang w:eastAsia="en-US" w:bidi="ar-SA"/>
            </w:rPr>
          </w:pPr>
          <w:ins w:id="563" w:author="Alexander Thomas Frase" w:date="2016-03-29T13:27:00Z">
            <w:r>
              <w:rPr>
                <w:noProof/>
              </w:rPr>
              <w:t>--paris-snp-file  /  PARIS_SNP_FILE</w:t>
            </w:r>
            <w:r>
              <w:rPr>
                <w:noProof/>
              </w:rPr>
              <w:tab/>
            </w:r>
            <w:r>
              <w:rPr>
                <w:noProof/>
              </w:rPr>
              <w:fldChar w:fldCharType="begin"/>
            </w:r>
            <w:r>
              <w:rPr>
                <w:noProof/>
              </w:rPr>
              <w:instrText xml:space="preserve"> PAGEREF _Toc447021556 \h </w:instrText>
            </w:r>
            <w:r>
              <w:rPr>
                <w:noProof/>
              </w:rPr>
            </w:r>
          </w:ins>
          <w:r>
            <w:rPr>
              <w:noProof/>
            </w:rPr>
            <w:fldChar w:fldCharType="separate"/>
          </w:r>
          <w:ins w:id="564" w:author="Alexander Thomas Frase" w:date="2016-03-29T13:27:00Z">
            <w:r>
              <w:rPr>
                <w:noProof/>
              </w:rPr>
              <w:t>66</w:t>
            </w:r>
            <w:r>
              <w:rPr>
                <w:noProof/>
              </w:rPr>
              <w:fldChar w:fldCharType="end"/>
            </w:r>
          </w:ins>
        </w:p>
        <w:p w14:paraId="3F552229" w14:textId="77777777" w:rsidR="00822675" w:rsidRDefault="00822675">
          <w:pPr>
            <w:pStyle w:val="TOC3"/>
            <w:tabs>
              <w:tab w:val="right" w:leader="dot" w:pos="9962"/>
            </w:tabs>
            <w:rPr>
              <w:ins w:id="565" w:author="Alexander Thomas Frase" w:date="2016-03-29T13:27:00Z"/>
              <w:rFonts w:eastAsiaTheme="minorEastAsia" w:cstheme="minorBidi"/>
              <w:i w:val="0"/>
              <w:noProof/>
              <w:kern w:val="0"/>
              <w:lang w:eastAsia="en-US" w:bidi="ar-SA"/>
            </w:rPr>
          </w:pPr>
          <w:ins w:id="566" w:author="Alexander Thomas Frase" w:date="2016-03-29T13:27:00Z">
            <w:r>
              <w:rPr>
                <w:noProof/>
              </w:rPr>
              <w:t>--paris-position-file  /  PARIS_POSITION_FILE</w:t>
            </w:r>
            <w:r>
              <w:rPr>
                <w:noProof/>
              </w:rPr>
              <w:tab/>
            </w:r>
            <w:r>
              <w:rPr>
                <w:noProof/>
              </w:rPr>
              <w:fldChar w:fldCharType="begin"/>
            </w:r>
            <w:r>
              <w:rPr>
                <w:noProof/>
              </w:rPr>
              <w:instrText xml:space="preserve"> PAGEREF _Toc447021557 \h </w:instrText>
            </w:r>
            <w:r>
              <w:rPr>
                <w:noProof/>
              </w:rPr>
            </w:r>
          </w:ins>
          <w:r>
            <w:rPr>
              <w:noProof/>
            </w:rPr>
            <w:fldChar w:fldCharType="separate"/>
          </w:r>
          <w:ins w:id="567" w:author="Alexander Thomas Frase" w:date="2016-03-29T13:27:00Z">
            <w:r>
              <w:rPr>
                <w:noProof/>
              </w:rPr>
              <w:t>66</w:t>
            </w:r>
            <w:r>
              <w:rPr>
                <w:noProof/>
              </w:rPr>
              <w:fldChar w:fldCharType="end"/>
            </w:r>
          </w:ins>
        </w:p>
        <w:p w14:paraId="400C6120" w14:textId="77777777" w:rsidR="00822675" w:rsidRDefault="00822675">
          <w:pPr>
            <w:pStyle w:val="TOC3"/>
            <w:tabs>
              <w:tab w:val="right" w:leader="dot" w:pos="9962"/>
            </w:tabs>
            <w:rPr>
              <w:ins w:id="568" w:author="Alexander Thomas Frase" w:date="2016-03-29T13:27:00Z"/>
              <w:rFonts w:eastAsiaTheme="minorEastAsia" w:cstheme="minorBidi"/>
              <w:i w:val="0"/>
              <w:noProof/>
              <w:kern w:val="0"/>
              <w:lang w:eastAsia="en-US" w:bidi="ar-SA"/>
            </w:rPr>
          </w:pPr>
          <w:ins w:id="569" w:author="Alexander Thomas Frase" w:date="2016-03-29T13:27:00Z">
            <w:r>
              <w:rPr>
                <w:noProof/>
              </w:rPr>
              <w:t>--paris-details  /  PARIS_DETAILS</w:t>
            </w:r>
            <w:r>
              <w:rPr>
                <w:noProof/>
              </w:rPr>
              <w:tab/>
            </w:r>
            <w:r>
              <w:rPr>
                <w:noProof/>
              </w:rPr>
              <w:fldChar w:fldCharType="begin"/>
            </w:r>
            <w:r>
              <w:rPr>
                <w:noProof/>
              </w:rPr>
              <w:instrText xml:space="preserve"> PAGEREF _Toc447021558 \h </w:instrText>
            </w:r>
            <w:r>
              <w:rPr>
                <w:noProof/>
              </w:rPr>
            </w:r>
          </w:ins>
          <w:r>
            <w:rPr>
              <w:noProof/>
            </w:rPr>
            <w:fldChar w:fldCharType="separate"/>
          </w:r>
          <w:ins w:id="570" w:author="Alexander Thomas Frase" w:date="2016-03-29T13:27:00Z">
            <w:r>
              <w:rPr>
                <w:noProof/>
              </w:rPr>
              <w:t>67</w:t>
            </w:r>
            <w:r>
              <w:rPr>
                <w:noProof/>
              </w:rPr>
              <w:fldChar w:fldCharType="end"/>
            </w:r>
          </w:ins>
        </w:p>
        <w:p w14:paraId="37D9D307" w14:textId="77777777" w:rsidR="00FF72CF" w:rsidDel="007B750D" w:rsidRDefault="00FF72CF">
          <w:pPr>
            <w:pStyle w:val="TOC1"/>
            <w:tabs>
              <w:tab w:val="right" w:leader="dot" w:pos="9962"/>
            </w:tabs>
            <w:rPr>
              <w:del w:id="571" w:author="Alexander Thomas Frase" w:date="2016-03-15T11:14:00Z"/>
              <w:rFonts w:asciiTheme="minorHAnsi" w:eastAsiaTheme="minorEastAsia" w:hAnsiTheme="minorHAnsi" w:cstheme="minorBidi"/>
              <w:b w:val="0"/>
              <w:noProof/>
              <w:color w:val="auto"/>
              <w:kern w:val="0"/>
              <w:sz w:val="22"/>
              <w:szCs w:val="22"/>
              <w:lang w:eastAsia="en-US" w:bidi="ar-SA"/>
            </w:rPr>
          </w:pPr>
          <w:del w:id="572" w:author="Alexander Thomas Frase" w:date="2016-03-15T11:14:00Z">
            <w:r w:rsidDel="007B750D">
              <w:rPr>
                <w:noProof/>
              </w:rPr>
              <w:delText>Introduction</w:delText>
            </w:r>
            <w:r w:rsidDel="007B750D">
              <w:rPr>
                <w:noProof/>
              </w:rPr>
              <w:tab/>
            </w:r>
            <w:r w:rsidR="003B2BC0" w:rsidDel="007B750D">
              <w:rPr>
                <w:noProof/>
              </w:rPr>
              <w:delText>6</w:delText>
            </w:r>
          </w:del>
        </w:p>
        <w:p w14:paraId="3A81940D" w14:textId="77777777" w:rsidR="00FF72CF" w:rsidDel="007B750D" w:rsidRDefault="00FF72CF">
          <w:pPr>
            <w:pStyle w:val="TOC2"/>
            <w:tabs>
              <w:tab w:val="right" w:leader="dot" w:pos="9962"/>
            </w:tabs>
            <w:rPr>
              <w:del w:id="573" w:author="Alexander Thomas Frase" w:date="2016-03-15T11:14:00Z"/>
              <w:rFonts w:eastAsiaTheme="minorEastAsia" w:cstheme="minorBidi"/>
              <w:noProof/>
              <w:kern w:val="0"/>
              <w:lang w:eastAsia="en-US" w:bidi="ar-SA"/>
            </w:rPr>
          </w:pPr>
          <w:del w:id="574" w:author="Alexander Thomas Frase" w:date="2016-03-15T11:14:00Z">
            <w:r w:rsidDel="007B750D">
              <w:rPr>
                <w:noProof/>
              </w:rPr>
              <w:delText>What is Biofilter?</w:delText>
            </w:r>
            <w:r w:rsidDel="007B750D">
              <w:rPr>
                <w:noProof/>
              </w:rPr>
              <w:tab/>
            </w:r>
            <w:r w:rsidR="003B2BC0" w:rsidDel="007B750D">
              <w:rPr>
                <w:noProof/>
              </w:rPr>
              <w:delText>6</w:delText>
            </w:r>
          </w:del>
        </w:p>
        <w:p w14:paraId="18198EC4" w14:textId="77777777" w:rsidR="00FF72CF" w:rsidDel="007B750D" w:rsidRDefault="00FF72CF">
          <w:pPr>
            <w:pStyle w:val="TOC2"/>
            <w:tabs>
              <w:tab w:val="right" w:leader="dot" w:pos="9962"/>
            </w:tabs>
            <w:rPr>
              <w:del w:id="575" w:author="Alexander Thomas Frase" w:date="2016-03-15T11:14:00Z"/>
              <w:rFonts w:eastAsiaTheme="minorEastAsia" w:cstheme="minorBidi"/>
              <w:noProof/>
              <w:kern w:val="0"/>
              <w:lang w:eastAsia="en-US" w:bidi="ar-SA"/>
            </w:rPr>
          </w:pPr>
          <w:del w:id="576" w:author="Alexander Thomas Frase" w:date="2016-03-15T11:14:00Z">
            <w:r w:rsidDel="007B750D">
              <w:rPr>
                <w:noProof/>
              </w:rPr>
              <w:delText>Why use Biofilter?</w:delText>
            </w:r>
            <w:r w:rsidDel="007B750D">
              <w:rPr>
                <w:noProof/>
              </w:rPr>
              <w:tab/>
            </w:r>
            <w:r w:rsidR="003B2BC0" w:rsidDel="007B750D">
              <w:rPr>
                <w:noProof/>
              </w:rPr>
              <w:delText>6</w:delText>
            </w:r>
          </w:del>
        </w:p>
        <w:p w14:paraId="2786B917" w14:textId="77777777" w:rsidR="00FF72CF" w:rsidDel="007B750D" w:rsidRDefault="00FF72CF">
          <w:pPr>
            <w:pStyle w:val="TOC2"/>
            <w:tabs>
              <w:tab w:val="right" w:leader="dot" w:pos="9962"/>
            </w:tabs>
            <w:rPr>
              <w:del w:id="577" w:author="Alexander Thomas Frase" w:date="2016-03-15T11:14:00Z"/>
              <w:rFonts w:eastAsiaTheme="minorEastAsia" w:cstheme="minorBidi"/>
              <w:noProof/>
              <w:kern w:val="0"/>
              <w:lang w:eastAsia="en-US" w:bidi="ar-SA"/>
            </w:rPr>
          </w:pPr>
          <w:del w:id="578" w:author="Alexander Thomas Frase" w:date="2016-03-15T11:14:00Z">
            <w:r w:rsidDel="007B750D">
              <w:rPr>
                <w:noProof/>
              </w:rPr>
              <w:delText>Library of Knowledge Integration (LOKI)</w:delText>
            </w:r>
            <w:r w:rsidDel="007B750D">
              <w:rPr>
                <w:noProof/>
              </w:rPr>
              <w:tab/>
            </w:r>
            <w:r w:rsidR="003B2BC0" w:rsidDel="007B750D">
              <w:rPr>
                <w:noProof/>
              </w:rPr>
              <w:delText>6</w:delText>
            </w:r>
          </w:del>
        </w:p>
        <w:p w14:paraId="7677708F" w14:textId="77777777" w:rsidR="00FF72CF" w:rsidDel="007B750D" w:rsidRDefault="00FF72CF">
          <w:pPr>
            <w:pStyle w:val="TOC2"/>
            <w:tabs>
              <w:tab w:val="right" w:leader="dot" w:pos="9962"/>
            </w:tabs>
            <w:rPr>
              <w:del w:id="579" w:author="Alexander Thomas Frase" w:date="2016-03-15T11:14:00Z"/>
              <w:rFonts w:eastAsiaTheme="minorEastAsia" w:cstheme="minorBidi"/>
              <w:noProof/>
              <w:kern w:val="0"/>
              <w:lang w:eastAsia="en-US" w:bidi="ar-SA"/>
            </w:rPr>
          </w:pPr>
          <w:del w:id="580" w:author="Alexander Thomas Frase" w:date="2016-03-15T11:14:00Z">
            <w:r w:rsidDel="007B750D">
              <w:rPr>
                <w:noProof/>
              </w:rPr>
              <w:delText>Knowledge Sources</w:delText>
            </w:r>
            <w:r w:rsidDel="007B750D">
              <w:rPr>
                <w:noProof/>
              </w:rPr>
              <w:tab/>
            </w:r>
            <w:r w:rsidR="003B2BC0" w:rsidDel="007B750D">
              <w:rPr>
                <w:noProof/>
              </w:rPr>
              <w:delText>7</w:delText>
            </w:r>
          </w:del>
        </w:p>
        <w:p w14:paraId="5F26098B" w14:textId="77777777" w:rsidR="00FF72CF" w:rsidDel="007B750D" w:rsidRDefault="00FF72CF">
          <w:pPr>
            <w:pStyle w:val="TOC2"/>
            <w:tabs>
              <w:tab w:val="right" w:leader="dot" w:pos="9962"/>
            </w:tabs>
            <w:rPr>
              <w:del w:id="581" w:author="Alexander Thomas Frase" w:date="2016-03-15T11:14:00Z"/>
              <w:rFonts w:eastAsiaTheme="minorEastAsia" w:cstheme="minorBidi"/>
              <w:noProof/>
              <w:kern w:val="0"/>
              <w:lang w:eastAsia="en-US" w:bidi="ar-SA"/>
            </w:rPr>
          </w:pPr>
          <w:del w:id="582" w:author="Alexander Thomas Frase" w:date="2016-03-15T11:14:00Z">
            <w:r w:rsidDel="007B750D">
              <w:rPr>
                <w:noProof/>
              </w:rPr>
              <w:delText>Data Types</w:delText>
            </w:r>
            <w:r w:rsidDel="007B750D">
              <w:rPr>
                <w:noProof/>
              </w:rPr>
              <w:tab/>
            </w:r>
            <w:r w:rsidR="003B2BC0" w:rsidDel="007B750D">
              <w:rPr>
                <w:noProof/>
              </w:rPr>
              <w:delText>8</w:delText>
            </w:r>
          </w:del>
        </w:p>
        <w:p w14:paraId="51491367" w14:textId="77777777" w:rsidR="00FF72CF" w:rsidDel="007B750D" w:rsidRDefault="00FF72CF">
          <w:pPr>
            <w:pStyle w:val="TOC2"/>
            <w:tabs>
              <w:tab w:val="right" w:leader="dot" w:pos="9962"/>
            </w:tabs>
            <w:rPr>
              <w:del w:id="583" w:author="Alexander Thomas Frase" w:date="2016-03-15T11:14:00Z"/>
              <w:rFonts w:eastAsiaTheme="minorEastAsia" w:cstheme="minorBidi"/>
              <w:noProof/>
              <w:kern w:val="0"/>
              <w:lang w:eastAsia="en-US" w:bidi="ar-SA"/>
            </w:rPr>
          </w:pPr>
          <w:del w:id="584" w:author="Alexander Thomas Frase" w:date="2016-03-15T11:14:00Z">
            <w:r w:rsidDel="007B750D">
              <w:rPr>
                <w:noProof/>
              </w:rPr>
              <w:delText>Analysis Modes</w:delText>
            </w:r>
            <w:r w:rsidDel="007B750D">
              <w:rPr>
                <w:noProof/>
              </w:rPr>
              <w:tab/>
            </w:r>
            <w:r w:rsidR="003B2BC0" w:rsidDel="007B750D">
              <w:rPr>
                <w:noProof/>
              </w:rPr>
              <w:delText>9</w:delText>
            </w:r>
          </w:del>
        </w:p>
        <w:p w14:paraId="7B7A448F" w14:textId="77777777" w:rsidR="00FF72CF" w:rsidDel="007B750D" w:rsidRDefault="00FF72CF">
          <w:pPr>
            <w:pStyle w:val="TOC3"/>
            <w:tabs>
              <w:tab w:val="right" w:leader="dot" w:pos="9962"/>
            </w:tabs>
            <w:rPr>
              <w:del w:id="585" w:author="Alexander Thomas Frase" w:date="2016-03-15T11:14:00Z"/>
              <w:rFonts w:eastAsiaTheme="minorEastAsia" w:cstheme="minorBidi"/>
              <w:i w:val="0"/>
              <w:noProof/>
              <w:kern w:val="0"/>
              <w:lang w:eastAsia="en-US" w:bidi="ar-SA"/>
            </w:rPr>
          </w:pPr>
          <w:del w:id="586" w:author="Alexander Thomas Frase" w:date="2016-03-15T11:14:00Z">
            <w:r w:rsidDel="007B750D">
              <w:rPr>
                <w:noProof/>
              </w:rPr>
              <w:delText>Filtering</w:delText>
            </w:r>
            <w:r w:rsidDel="007B750D">
              <w:rPr>
                <w:noProof/>
              </w:rPr>
              <w:tab/>
            </w:r>
            <w:r w:rsidR="003B2BC0" w:rsidDel="007B750D">
              <w:rPr>
                <w:noProof/>
              </w:rPr>
              <w:delText>9</w:delText>
            </w:r>
          </w:del>
        </w:p>
        <w:p w14:paraId="1CA5229B" w14:textId="77777777" w:rsidR="00FF72CF" w:rsidDel="007B750D" w:rsidRDefault="00FF72CF">
          <w:pPr>
            <w:pStyle w:val="TOC3"/>
            <w:tabs>
              <w:tab w:val="right" w:leader="dot" w:pos="9962"/>
            </w:tabs>
            <w:rPr>
              <w:del w:id="587" w:author="Alexander Thomas Frase" w:date="2016-03-15T11:14:00Z"/>
              <w:rFonts w:eastAsiaTheme="minorEastAsia" w:cstheme="minorBidi"/>
              <w:i w:val="0"/>
              <w:noProof/>
              <w:kern w:val="0"/>
              <w:lang w:eastAsia="en-US" w:bidi="ar-SA"/>
            </w:rPr>
          </w:pPr>
          <w:del w:id="588" w:author="Alexander Thomas Frase" w:date="2016-03-15T11:14:00Z">
            <w:r w:rsidDel="007B750D">
              <w:rPr>
                <w:noProof/>
              </w:rPr>
              <w:delText>Annotation</w:delText>
            </w:r>
            <w:r w:rsidDel="007B750D">
              <w:rPr>
                <w:noProof/>
              </w:rPr>
              <w:tab/>
            </w:r>
            <w:r w:rsidR="003B2BC0" w:rsidDel="007B750D">
              <w:rPr>
                <w:noProof/>
              </w:rPr>
              <w:delText>9</w:delText>
            </w:r>
          </w:del>
        </w:p>
        <w:p w14:paraId="062D4325" w14:textId="77777777" w:rsidR="00FF72CF" w:rsidDel="007B750D" w:rsidRDefault="00FF72CF">
          <w:pPr>
            <w:pStyle w:val="TOC3"/>
            <w:tabs>
              <w:tab w:val="right" w:leader="dot" w:pos="9962"/>
            </w:tabs>
            <w:rPr>
              <w:del w:id="589" w:author="Alexander Thomas Frase" w:date="2016-03-15T11:14:00Z"/>
              <w:rFonts w:eastAsiaTheme="minorEastAsia" w:cstheme="minorBidi"/>
              <w:i w:val="0"/>
              <w:noProof/>
              <w:kern w:val="0"/>
              <w:lang w:eastAsia="en-US" w:bidi="ar-SA"/>
            </w:rPr>
          </w:pPr>
          <w:del w:id="590" w:author="Alexander Thomas Frase" w:date="2016-03-15T11:14:00Z">
            <w:r w:rsidDel="007B750D">
              <w:rPr>
                <w:noProof/>
              </w:rPr>
              <w:delText>Modeling</w:delText>
            </w:r>
            <w:r w:rsidDel="007B750D">
              <w:rPr>
                <w:noProof/>
              </w:rPr>
              <w:tab/>
            </w:r>
            <w:r w:rsidR="003B2BC0" w:rsidDel="007B750D">
              <w:rPr>
                <w:noProof/>
              </w:rPr>
              <w:delText>10</w:delText>
            </w:r>
          </w:del>
        </w:p>
        <w:p w14:paraId="117583B6" w14:textId="77777777" w:rsidR="00FF72CF" w:rsidDel="007B750D" w:rsidRDefault="00FF72CF">
          <w:pPr>
            <w:pStyle w:val="TOC2"/>
            <w:tabs>
              <w:tab w:val="right" w:leader="dot" w:pos="9962"/>
            </w:tabs>
            <w:rPr>
              <w:del w:id="591" w:author="Alexander Thomas Frase" w:date="2016-03-15T11:14:00Z"/>
              <w:rFonts w:eastAsiaTheme="minorEastAsia" w:cstheme="minorBidi"/>
              <w:noProof/>
              <w:kern w:val="0"/>
              <w:lang w:eastAsia="en-US" w:bidi="ar-SA"/>
            </w:rPr>
          </w:pPr>
          <w:del w:id="592" w:author="Alexander Thomas Frase" w:date="2016-03-15T11:14:00Z">
            <w:r w:rsidDel="007B750D">
              <w:rPr>
                <w:noProof/>
              </w:rPr>
              <w:lastRenderedPageBreak/>
              <w:delText>Primary and Alternate Input Datasets</w:delText>
            </w:r>
            <w:r w:rsidDel="007B750D">
              <w:rPr>
                <w:noProof/>
              </w:rPr>
              <w:tab/>
            </w:r>
            <w:r w:rsidR="003B2BC0" w:rsidDel="007B750D">
              <w:rPr>
                <w:noProof/>
              </w:rPr>
              <w:delText>10</w:delText>
            </w:r>
          </w:del>
        </w:p>
        <w:p w14:paraId="644AA978" w14:textId="77777777" w:rsidR="00FF72CF" w:rsidDel="007B750D" w:rsidRDefault="00FF72CF">
          <w:pPr>
            <w:pStyle w:val="TOC2"/>
            <w:tabs>
              <w:tab w:val="right" w:leader="dot" w:pos="9962"/>
            </w:tabs>
            <w:rPr>
              <w:del w:id="593" w:author="Alexander Thomas Frase" w:date="2016-03-15T11:14:00Z"/>
              <w:rFonts w:eastAsiaTheme="minorEastAsia" w:cstheme="minorBidi"/>
              <w:noProof/>
              <w:kern w:val="0"/>
              <w:lang w:eastAsia="en-US" w:bidi="ar-SA"/>
            </w:rPr>
          </w:pPr>
          <w:del w:id="594" w:author="Alexander Thomas Frase" w:date="2016-03-15T11:14:00Z">
            <w:r w:rsidDel="007B750D">
              <w:rPr>
                <w:noProof/>
              </w:rPr>
              <w:delText>Identifiers</w:delText>
            </w:r>
            <w:r w:rsidDel="007B750D">
              <w:rPr>
                <w:noProof/>
              </w:rPr>
              <w:tab/>
            </w:r>
            <w:r w:rsidR="003B2BC0" w:rsidDel="007B750D">
              <w:rPr>
                <w:noProof/>
              </w:rPr>
              <w:delText>11</w:delText>
            </w:r>
          </w:del>
        </w:p>
        <w:p w14:paraId="1F543DF5" w14:textId="77777777" w:rsidR="00FF72CF" w:rsidDel="007B750D" w:rsidRDefault="00FF72CF">
          <w:pPr>
            <w:pStyle w:val="TOC1"/>
            <w:tabs>
              <w:tab w:val="right" w:leader="dot" w:pos="9962"/>
            </w:tabs>
            <w:rPr>
              <w:del w:id="595" w:author="Alexander Thomas Frase" w:date="2016-03-15T11:14:00Z"/>
              <w:rFonts w:asciiTheme="minorHAnsi" w:eastAsiaTheme="minorEastAsia" w:hAnsiTheme="minorHAnsi" w:cstheme="minorBidi"/>
              <w:b w:val="0"/>
              <w:noProof/>
              <w:color w:val="auto"/>
              <w:kern w:val="0"/>
              <w:sz w:val="22"/>
              <w:szCs w:val="22"/>
              <w:lang w:eastAsia="en-US" w:bidi="ar-SA"/>
            </w:rPr>
          </w:pPr>
          <w:del w:id="596" w:author="Alexander Thomas Frase" w:date="2016-03-15T11:14:00Z">
            <w:r w:rsidDel="007B750D">
              <w:rPr>
                <w:noProof/>
              </w:rPr>
              <w:delText>Installation &amp; Setup</w:delText>
            </w:r>
            <w:r w:rsidDel="007B750D">
              <w:rPr>
                <w:noProof/>
              </w:rPr>
              <w:tab/>
            </w:r>
            <w:r w:rsidR="003B2BC0" w:rsidDel="007B750D">
              <w:rPr>
                <w:noProof/>
              </w:rPr>
              <w:delText>12</w:delText>
            </w:r>
          </w:del>
        </w:p>
        <w:p w14:paraId="7DD99FEA" w14:textId="77777777" w:rsidR="00FF72CF" w:rsidDel="007B750D" w:rsidRDefault="00FF72CF">
          <w:pPr>
            <w:pStyle w:val="TOC2"/>
            <w:tabs>
              <w:tab w:val="right" w:leader="dot" w:pos="9962"/>
            </w:tabs>
            <w:rPr>
              <w:del w:id="597" w:author="Alexander Thomas Frase" w:date="2016-03-15T11:14:00Z"/>
              <w:rFonts w:eastAsiaTheme="minorEastAsia" w:cstheme="minorBidi"/>
              <w:noProof/>
              <w:kern w:val="0"/>
              <w:lang w:eastAsia="en-US" w:bidi="ar-SA"/>
            </w:rPr>
          </w:pPr>
          <w:del w:id="598" w:author="Alexander Thomas Frase" w:date="2016-03-15T11:14:00Z">
            <w:r w:rsidDel="007B750D">
              <w:rPr>
                <w:noProof/>
              </w:rPr>
              <w:delText>Prerequisites</w:delText>
            </w:r>
            <w:r w:rsidDel="007B750D">
              <w:rPr>
                <w:noProof/>
              </w:rPr>
              <w:tab/>
            </w:r>
            <w:r w:rsidR="003B2BC0" w:rsidDel="007B750D">
              <w:rPr>
                <w:noProof/>
              </w:rPr>
              <w:delText>12</w:delText>
            </w:r>
          </w:del>
        </w:p>
        <w:p w14:paraId="20D8D1E4" w14:textId="77777777" w:rsidR="00FF72CF" w:rsidDel="007B750D" w:rsidRDefault="00FF72CF">
          <w:pPr>
            <w:pStyle w:val="TOC2"/>
            <w:tabs>
              <w:tab w:val="right" w:leader="dot" w:pos="9962"/>
            </w:tabs>
            <w:rPr>
              <w:del w:id="599" w:author="Alexander Thomas Frase" w:date="2016-03-15T11:14:00Z"/>
              <w:rFonts w:eastAsiaTheme="minorEastAsia" w:cstheme="minorBidi"/>
              <w:noProof/>
              <w:kern w:val="0"/>
              <w:lang w:eastAsia="en-US" w:bidi="ar-SA"/>
            </w:rPr>
          </w:pPr>
          <w:del w:id="600" w:author="Alexander Thomas Frase" w:date="2016-03-15T11:14:00Z">
            <w:r w:rsidDel="007B750D">
              <w:rPr>
                <w:noProof/>
              </w:rPr>
              <w:delText>Platforms</w:delText>
            </w:r>
            <w:r w:rsidDel="007B750D">
              <w:rPr>
                <w:noProof/>
              </w:rPr>
              <w:tab/>
            </w:r>
            <w:r w:rsidR="003B2BC0" w:rsidDel="007B750D">
              <w:rPr>
                <w:noProof/>
              </w:rPr>
              <w:delText>12</w:delText>
            </w:r>
          </w:del>
        </w:p>
        <w:p w14:paraId="38F8D14D" w14:textId="77777777" w:rsidR="00FF72CF" w:rsidDel="007B750D" w:rsidRDefault="00FF72CF">
          <w:pPr>
            <w:pStyle w:val="TOC2"/>
            <w:tabs>
              <w:tab w:val="right" w:leader="dot" w:pos="9962"/>
            </w:tabs>
            <w:rPr>
              <w:del w:id="601" w:author="Alexander Thomas Frase" w:date="2016-03-15T11:14:00Z"/>
              <w:rFonts w:eastAsiaTheme="minorEastAsia" w:cstheme="minorBidi"/>
              <w:noProof/>
              <w:kern w:val="0"/>
              <w:lang w:eastAsia="en-US" w:bidi="ar-SA"/>
            </w:rPr>
          </w:pPr>
          <w:del w:id="602" w:author="Alexander Thomas Frase" w:date="2016-03-15T11:14:00Z">
            <w:r w:rsidDel="007B750D">
              <w:rPr>
                <w:noProof/>
              </w:rPr>
              <w:delText>Installing Biofilter</w:delText>
            </w:r>
            <w:r w:rsidDel="007B750D">
              <w:rPr>
                <w:noProof/>
              </w:rPr>
              <w:tab/>
            </w:r>
            <w:r w:rsidR="003B2BC0" w:rsidDel="007B750D">
              <w:rPr>
                <w:noProof/>
              </w:rPr>
              <w:delText>12</w:delText>
            </w:r>
          </w:del>
        </w:p>
        <w:p w14:paraId="3C8236AA" w14:textId="77777777" w:rsidR="00FF72CF" w:rsidDel="007B750D" w:rsidRDefault="00FF72CF">
          <w:pPr>
            <w:pStyle w:val="TOC2"/>
            <w:tabs>
              <w:tab w:val="right" w:leader="dot" w:pos="9962"/>
            </w:tabs>
            <w:rPr>
              <w:del w:id="603" w:author="Alexander Thomas Frase" w:date="2016-03-15T11:14:00Z"/>
              <w:rFonts w:eastAsiaTheme="minorEastAsia" w:cstheme="minorBidi"/>
              <w:noProof/>
              <w:kern w:val="0"/>
              <w:lang w:eastAsia="en-US" w:bidi="ar-SA"/>
            </w:rPr>
          </w:pPr>
          <w:del w:id="604" w:author="Alexander Thomas Frase" w:date="2016-03-15T11:14:00Z">
            <w:r w:rsidDel="007B750D">
              <w:rPr>
                <w:noProof/>
              </w:rPr>
              <w:delText>Compiling Prior Knowledge</w:delText>
            </w:r>
            <w:r w:rsidDel="007B750D">
              <w:rPr>
                <w:noProof/>
              </w:rPr>
              <w:tab/>
            </w:r>
            <w:r w:rsidR="003B2BC0" w:rsidDel="007B750D">
              <w:rPr>
                <w:noProof/>
              </w:rPr>
              <w:delText>12</w:delText>
            </w:r>
          </w:del>
        </w:p>
        <w:p w14:paraId="6A77DA5E" w14:textId="77777777" w:rsidR="00FF72CF" w:rsidDel="007B750D" w:rsidRDefault="00FF72CF">
          <w:pPr>
            <w:pStyle w:val="TOC3"/>
            <w:tabs>
              <w:tab w:val="right" w:leader="dot" w:pos="9962"/>
            </w:tabs>
            <w:rPr>
              <w:del w:id="605" w:author="Alexander Thomas Frase" w:date="2016-03-15T11:14:00Z"/>
              <w:rFonts w:eastAsiaTheme="minorEastAsia" w:cstheme="minorBidi"/>
              <w:i w:val="0"/>
              <w:noProof/>
              <w:kern w:val="0"/>
              <w:lang w:eastAsia="en-US" w:bidi="ar-SA"/>
            </w:rPr>
          </w:pPr>
          <w:del w:id="606" w:author="Alexander Thomas Frase" w:date="2016-03-15T11:14:00Z">
            <w:r w:rsidDel="007B750D">
              <w:rPr>
                <w:noProof/>
              </w:rPr>
              <w:delText>LOKI Build Script Options</w:delText>
            </w:r>
            <w:r w:rsidDel="007B750D">
              <w:rPr>
                <w:noProof/>
              </w:rPr>
              <w:tab/>
            </w:r>
            <w:r w:rsidR="003B2BC0" w:rsidDel="007B750D">
              <w:rPr>
                <w:noProof/>
              </w:rPr>
              <w:delText>13</w:delText>
            </w:r>
          </w:del>
        </w:p>
        <w:p w14:paraId="13013459" w14:textId="77777777" w:rsidR="00FF72CF" w:rsidDel="007B750D" w:rsidRDefault="00FF72CF">
          <w:pPr>
            <w:pStyle w:val="TOC2"/>
            <w:tabs>
              <w:tab w:val="right" w:leader="dot" w:pos="9962"/>
            </w:tabs>
            <w:rPr>
              <w:del w:id="607" w:author="Alexander Thomas Frase" w:date="2016-03-15T11:14:00Z"/>
              <w:rFonts w:eastAsiaTheme="minorEastAsia" w:cstheme="minorBidi"/>
              <w:noProof/>
              <w:kern w:val="0"/>
              <w:lang w:eastAsia="en-US" w:bidi="ar-SA"/>
            </w:rPr>
          </w:pPr>
          <w:del w:id="608" w:author="Alexander Thomas Frase" w:date="2016-03-15T11:14:00Z">
            <w:r w:rsidDel="007B750D">
              <w:rPr>
                <w:noProof/>
              </w:rPr>
              <w:delText>Updating &amp; Archiving Prior Knowledge</w:delText>
            </w:r>
            <w:r w:rsidDel="007B750D">
              <w:rPr>
                <w:noProof/>
              </w:rPr>
              <w:tab/>
            </w:r>
            <w:r w:rsidR="003B2BC0" w:rsidDel="007B750D">
              <w:rPr>
                <w:noProof/>
              </w:rPr>
              <w:delText>14</w:delText>
            </w:r>
          </w:del>
        </w:p>
        <w:p w14:paraId="3041F8E6" w14:textId="77777777" w:rsidR="00FF72CF" w:rsidDel="007B750D" w:rsidRDefault="00FF72CF">
          <w:pPr>
            <w:pStyle w:val="TOC2"/>
            <w:tabs>
              <w:tab w:val="right" w:leader="dot" w:pos="9962"/>
            </w:tabs>
            <w:rPr>
              <w:del w:id="609" w:author="Alexander Thomas Frase" w:date="2016-03-15T11:14:00Z"/>
              <w:rFonts w:eastAsiaTheme="minorEastAsia" w:cstheme="minorBidi"/>
              <w:noProof/>
              <w:kern w:val="0"/>
              <w:lang w:eastAsia="en-US" w:bidi="ar-SA"/>
            </w:rPr>
          </w:pPr>
          <w:del w:id="610" w:author="Alexander Thomas Frase" w:date="2016-03-15T11:14:00Z">
            <w:r w:rsidDel="007B750D">
              <w:rPr>
                <w:noProof/>
              </w:rPr>
              <w:delText>LD Profiles</w:delText>
            </w:r>
            <w:r w:rsidDel="007B750D">
              <w:rPr>
                <w:noProof/>
              </w:rPr>
              <w:tab/>
            </w:r>
            <w:r w:rsidR="003B2BC0" w:rsidDel="007B750D">
              <w:rPr>
                <w:noProof/>
              </w:rPr>
              <w:delText>15</w:delText>
            </w:r>
          </w:del>
        </w:p>
        <w:p w14:paraId="6DF65CBA" w14:textId="373DE3ED" w:rsidR="00FF72CF" w:rsidDel="007B750D" w:rsidRDefault="00FF72CF">
          <w:pPr>
            <w:pStyle w:val="TOC1"/>
            <w:tabs>
              <w:tab w:val="right" w:leader="dot" w:pos="9962"/>
            </w:tabs>
            <w:rPr>
              <w:del w:id="611" w:author="Alexander Thomas Frase" w:date="2016-03-15T11:14:00Z"/>
              <w:rFonts w:asciiTheme="minorHAnsi" w:eastAsiaTheme="minorEastAsia" w:hAnsiTheme="minorHAnsi" w:cstheme="minorBidi"/>
              <w:b w:val="0"/>
              <w:noProof/>
              <w:color w:val="auto"/>
              <w:kern w:val="0"/>
              <w:sz w:val="22"/>
              <w:szCs w:val="22"/>
              <w:lang w:eastAsia="en-US" w:bidi="ar-SA"/>
            </w:rPr>
          </w:pPr>
          <w:del w:id="612" w:author="Alexander Thomas Frase" w:date="2016-03-15T11:14:00Z">
            <w:r w:rsidDel="007B750D">
              <w:rPr>
                <w:noProof/>
              </w:rPr>
              <w:delText>Using Biofilter</w:delText>
            </w:r>
            <w:r w:rsidDel="007B750D">
              <w:rPr>
                <w:noProof/>
              </w:rPr>
              <w:tab/>
            </w:r>
            <w:r w:rsidR="003B2BC0" w:rsidDel="007B750D">
              <w:rPr>
                <w:noProof/>
              </w:rPr>
              <w:delText>16</w:delText>
            </w:r>
          </w:del>
        </w:p>
        <w:p w14:paraId="1F504F39" w14:textId="77777777" w:rsidR="00FF72CF" w:rsidDel="007B750D" w:rsidRDefault="00FF72CF">
          <w:pPr>
            <w:pStyle w:val="TOC2"/>
            <w:tabs>
              <w:tab w:val="right" w:leader="dot" w:pos="9962"/>
            </w:tabs>
            <w:rPr>
              <w:del w:id="613" w:author="Alexander Thomas Frase" w:date="2016-03-15T11:14:00Z"/>
              <w:rFonts w:eastAsiaTheme="minorEastAsia" w:cstheme="minorBidi"/>
              <w:noProof/>
              <w:kern w:val="0"/>
              <w:lang w:eastAsia="en-US" w:bidi="ar-SA"/>
            </w:rPr>
          </w:pPr>
          <w:del w:id="614" w:author="Alexander Thomas Frase" w:date="2016-03-15T11:14:00Z">
            <w:r w:rsidDel="007B750D">
              <w:rPr>
                <w:noProof/>
              </w:rPr>
              <w:delText>Configuration Options</w:delText>
            </w:r>
            <w:r w:rsidDel="007B750D">
              <w:rPr>
                <w:noProof/>
              </w:rPr>
              <w:tab/>
            </w:r>
            <w:r w:rsidR="003B2BC0" w:rsidDel="007B750D">
              <w:rPr>
                <w:noProof/>
              </w:rPr>
              <w:delText>16</w:delText>
            </w:r>
          </w:del>
        </w:p>
        <w:p w14:paraId="66FBF6BA" w14:textId="77777777" w:rsidR="00FF72CF" w:rsidDel="007B750D" w:rsidRDefault="00FF72CF">
          <w:pPr>
            <w:pStyle w:val="TOC3"/>
            <w:tabs>
              <w:tab w:val="right" w:leader="dot" w:pos="9962"/>
            </w:tabs>
            <w:rPr>
              <w:del w:id="615" w:author="Alexander Thomas Frase" w:date="2016-03-15T11:14:00Z"/>
              <w:rFonts w:eastAsiaTheme="minorEastAsia" w:cstheme="minorBidi"/>
              <w:i w:val="0"/>
              <w:noProof/>
              <w:kern w:val="0"/>
              <w:lang w:eastAsia="en-US" w:bidi="ar-SA"/>
            </w:rPr>
          </w:pPr>
          <w:del w:id="616" w:author="Alexander Thomas Frase" w:date="2016-03-15T11:14:00Z">
            <w:r w:rsidDel="007B750D">
              <w:rPr>
                <w:noProof/>
              </w:rPr>
              <w:delText>--help  /  HELP</w:delText>
            </w:r>
            <w:r w:rsidDel="007B750D">
              <w:rPr>
                <w:noProof/>
              </w:rPr>
              <w:tab/>
            </w:r>
            <w:r w:rsidR="003B2BC0" w:rsidDel="007B750D">
              <w:rPr>
                <w:noProof/>
              </w:rPr>
              <w:delText>16</w:delText>
            </w:r>
          </w:del>
        </w:p>
        <w:p w14:paraId="6B35202C" w14:textId="77777777" w:rsidR="00FF72CF" w:rsidDel="007B750D" w:rsidRDefault="00FF72CF">
          <w:pPr>
            <w:pStyle w:val="TOC3"/>
            <w:tabs>
              <w:tab w:val="right" w:leader="dot" w:pos="9962"/>
            </w:tabs>
            <w:rPr>
              <w:del w:id="617" w:author="Alexander Thomas Frase" w:date="2016-03-15T11:14:00Z"/>
              <w:rFonts w:eastAsiaTheme="minorEastAsia" w:cstheme="minorBidi"/>
              <w:i w:val="0"/>
              <w:noProof/>
              <w:kern w:val="0"/>
              <w:lang w:eastAsia="en-US" w:bidi="ar-SA"/>
            </w:rPr>
          </w:pPr>
          <w:del w:id="618" w:author="Alexander Thomas Frase" w:date="2016-03-15T11:14:00Z">
            <w:r w:rsidDel="007B750D">
              <w:rPr>
                <w:noProof/>
              </w:rPr>
              <w:delText>--version  /  VERSION</w:delText>
            </w:r>
            <w:r w:rsidDel="007B750D">
              <w:rPr>
                <w:noProof/>
              </w:rPr>
              <w:tab/>
            </w:r>
            <w:r w:rsidR="003B2BC0" w:rsidDel="007B750D">
              <w:rPr>
                <w:noProof/>
              </w:rPr>
              <w:delText>16</w:delText>
            </w:r>
          </w:del>
        </w:p>
        <w:p w14:paraId="702039AF" w14:textId="77777777" w:rsidR="00FF72CF" w:rsidDel="007B750D" w:rsidRDefault="00FF72CF">
          <w:pPr>
            <w:pStyle w:val="TOC3"/>
            <w:tabs>
              <w:tab w:val="right" w:leader="dot" w:pos="9962"/>
            </w:tabs>
            <w:rPr>
              <w:del w:id="619" w:author="Alexander Thomas Frase" w:date="2016-03-15T11:14:00Z"/>
              <w:rFonts w:eastAsiaTheme="minorEastAsia" w:cstheme="minorBidi"/>
              <w:i w:val="0"/>
              <w:noProof/>
              <w:kern w:val="0"/>
              <w:lang w:eastAsia="en-US" w:bidi="ar-SA"/>
            </w:rPr>
          </w:pPr>
          <w:del w:id="620" w:author="Alexander Thomas Frase" w:date="2016-03-15T11:14:00Z">
            <w:r w:rsidDel="007B750D">
              <w:rPr>
                <w:noProof/>
              </w:rPr>
              <w:delText>--report-configuration  /  REPORT_CONFIGURATION</w:delText>
            </w:r>
            <w:r w:rsidDel="007B750D">
              <w:rPr>
                <w:noProof/>
              </w:rPr>
              <w:tab/>
            </w:r>
            <w:r w:rsidR="003B2BC0" w:rsidDel="007B750D">
              <w:rPr>
                <w:noProof/>
              </w:rPr>
              <w:delText>16</w:delText>
            </w:r>
          </w:del>
        </w:p>
        <w:p w14:paraId="1F51D89A" w14:textId="5C5DCFFD" w:rsidR="00FF72CF" w:rsidDel="007B750D" w:rsidRDefault="00FF72CF">
          <w:pPr>
            <w:pStyle w:val="TOC3"/>
            <w:tabs>
              <w:tab w:val="right" w:leader="dot" w:pos="9962"/>
            </w:tabs>
            <w:rPr>
              <w:del w:id="621" w:author="Alexander Thomas Frase" w:date="2016-03-15T11:14:00Z"/>
              <w:rFonts w:eastAsiaTheme="minorEastAsia" w:cstheme="minorBidi"/>
              <w:i w:val="0"/>
              <w:noProof/>
              <w:kern w:val="0"/>
              <w:lang w:eastAsia="en-US" w:bidi="ar-SA"/>
            </w:rPr>
          </w:pPr>
          <w:del w:id="622" w:author="Alexander Thomas Frase" w:date="2016-03-15T11:14:00Z">
            <w:r w:rsidDel="007B750D">
              <w:rPr>
                <w:noProof/>
              </w:rPr>
              <w:delText>--report-replication-fingerprint  /  REPORT_REPLICATION_FINGERPRINT</w:delText>
            </w:r>
            <w:r w:rsidDel="007B750D">
              <w:rPr>
                <w:noProof/>
              </w:rPr>
              <w:tab/>
            </w:r>
            <w:r w:rsidR="003B2BC0" w:rsidDel="007B750D">
              <w:rPr>
                <w:noProof/>
              </w:rPr>
              <w:delText>17</w:delText>
            </w:r>
          </w:del>
        </w:p>
        <w:p w14:paraId="21EF4053" w14:textId="16011566" w:rsidR="00FF72CF" w:rsidDel="007B750D" w:rsidRDefault="00FF72CF">
          <w:pPr>
            <w:pStyle w:val="TOC2"/>
            <w:tabs>
              <w:tab w:val="right" w:leader="dot" w:pos="9962"/>
            </w:tabs>
            <w:rPr>
              <w:del w:id="623" w:author="Alexander Thomas Frase" w:date="2016-03-15T11:14:00Z"/>
              <w:rFonts w:eastAsiaTheme="minorEastAsia" w:cstheme="minorBidi"/>
              <w:noProof/>
              <w:kern w:val="0"/>
              <w:lang w:eastAsia="en-US" w:bidi="ar-SA"/>
            </w:rPr>
          </w:pPr>
          <w:del w:id="624" w:author="Alexander Thomas Frase" w:date="2016-03-15T11:14:00Z">
            <w:r w:rsidDel="007B750D">
              <w:rPr>
                <w:noProof/>
              </w:rPr>
              <w:delText>Prior Knowledge Options</w:delText>
            </w:r>
            <w:r w:rsidDel="007B750D">
              <w:rPr>
                <w:noProof/>
              </w:rPr>
              <w:tab/>
            </w:r>
            <w:r w:rsidR="003B2BC0" w:rsidDel="007B750D">
              <w:rPr>
                <w:noProof/>
              </w:rPr>
              <w:delText>17</w:delText>
            </w:r>
          </w:del>
        </w:p>
        <w:p w14:paraId="7283625A" w14:textId="429EA087" w:rsidR="00FF72CF" w:rsidDel="007B750D" w:rsidRDefault="00FF72CF">
          <w:pPr>
            <w:pStyle w:val="TOC3"/>
            <w:tabs>
              <w:tab w:val="right" w:leader="dot" w:pos="9962"/>
            </w:tabs>
            <w:rPr>
              <w:del w:id="625" w:author="Alexander Thomas Frase" w:date="2016-03-15T11:14:00Z"/>
              <w:rFonts w:eastAsiaTheme="minorEastAsia" w:cstheme="minorBidi"/>
              <w:i w:val="0"/>
              <w:noProof/>
              <w:kern w:val="0"/>
              <w:lang w:eastAsia="en-US" w:bidi="ar-SA"/>
            </w:rPr>
          </w:pPr>
          <w:del w:id="626" w:author="Alexander Thomas Frase" w:date="2016-03-15T11:14:00Z">
            <w:r w:rsidDel="007B750D">
              <w:rPr>
                <w:noProof/>
              </w:rPr>
              <w:delText>--knowledge  /  KNOWLEDGE</w:delText>
            </w:r>
            <w:r w:rsidDel="007B750D">
              <w:rPr>
                <w:noProof/>
              </w:rPr>
              <w:tab/>
            </w:r>
            <w:r w:rsidR="003B2BC0" w:rsidDel="007B750D">
              <w:rPr>
                <w:noProof/>
              </w:rPr>
              <w:delText>17</w:delText>
            </w:r>
          </w:del>
        </w:p>
        <w:p w14:paraId="35610B5C" w14:textId="5A8136E7" w:rsidR="00FF72CF" w:rsidDel="007B750D" w:rsidRDefault="00FF72CF">
          <w:pPr>
            <w:pStyle w:val="TOC3"/>
            <w:tabs>
              <w:tab w:val="right" w:leader="dot" w:pos="9962"/>
            </w:tabs>
            <w:rPr>
              <w:del w:id="627" w:author="Alexander Thomas Frase" w:date="2016-03-15T11:14:00Z"/>
              <w:rFonts w:eastAsiaTheme="minorEastAsia" w:cstheme="minorBidi"/>
              <w:i w:val="0"/>
              <w:noProof/>
              <w:kern w:val="0"/>
              <w:lang w:eastAsia="en-US" w:bidi="ar-SA"/>
            </w:rPr>
          </w:pPr>
          <w:del w:id="628" w:author="Alexander Thomas Frase" w:date="2016-03-15T11:14:00Z">
            <w:r w:rsidDel="007B750D">
              <w:rPr>
                <w:noProof/>
              </w:rPr>
              <w:delText>--report-genome-build  /  REPORT_GENOME_BUILD</w:delText>
            </w:r>
            <w:r w:rsidDel="007B750D">
              <w:rPr>
                <w:noProof/>
              </w:rPr>
              <w:tab/>
            </w:r>
            <w:r w:rsidR="003B2BC0" w:rsidDel="007B750D">
              <w:rPr>
                <w:noProof/>
              </w:rPr>
              <w:delText>17</w:delText>
            </w:r>
          </w:del>
        </w:p>
        <w:p w14:paraId="66FD9B37" w14:textId="2A243049" w:rsidR="00FF72CF" w:rsidDel="007B750D" w:rsidRDefault="00FF72CF">
          <w:pPr>
            <w:pStyle w:val="TOC3"/>
            <w:tabs>
              <w:tab w:val="right" w:leader="dot" w:pos="9962"/>
            </w:tabs>
            <w:rPr>
              <w:del w:id="629" w:author="Alexander Thomas Frase" w:date="2016-03-15T11:14:00Z"/>
              <w:rFonts w:eastAsiaTheme="minorEastAsia" w:cstheme="minorBidi"/>
              <w:i w:val="0"/>
              <w:noProof/>
              <w:kern w:val="0"/>
              <w:lang w:eastAsia="en-US" w:bidi="ar-SA"/>
            </w:rPr>
          </w:pPr>
          <w:del w:id="630" w:author="Alexander Thomas Frase" w:date="2016-03-15T11:14:00Z">
            <w:r w:rsidDel="007B750D">
              <w:rPr>
                <w:noProof/>
              </w:rPr>
              <w:delText>--report-gene-name-stats  /  REPORT_GENE_NAME_STATS</w:delText>
            </w:r>
            <w:r w:rsidDel="007B750D">
              <w:rPr>
                <w:noProof/>
              </w:rPr>
              <w:tab/>
            </w:r>
            <w:r w:rsidR="003B2BC0" w:rsidDel="007B750D">
              <w:rPr>
                <w:noProof/>
              </w:rPr>
              <w:delText>17</w:delText>
            </w:r>
          </w:del>
        </w:p>
        <w:p w14:paraId="2A38822C" w14:textId="495D175E" w:rsidR="00FF72CF" w:rsidDel="007B750D" w:rsidRDefault="00FF72CF">
          <w:pPr>
            <w:pStyle w:val="TOC3"/>
            <w:tabs>
              <w:tab w:val="right" w:leader="dot" w:pos="9962"/>
            </w:tabs>
            <w:rPr>
              <w:del w:id="631" w:author="Alexander Thomas Frase" w:date="2016-03-15T11:14:00Z"/>
              <w:rFonts w:eastAsiaTheme="minorEastAsia" w:cstheme="minorBidi"/>
              <w:i w:val="0"/>
              <w:noProof/>
              <w:kern w:val="0"/>
              <w:lang w:eastAsia="en-US" w:bidi="ar-SA"/>
            </w:rPr>
          </w:pPr>
          <w:del w:id="632" w:author="Alexander Thomas Frase" w:date="2016-03-15T11:14:00Z">
            <w:r w:rsidDel="007B750D">
              <w:rPr>
                <w:noProof/>
              </w:rPr>
              <w:delText>--report-group-name-stats  /  REPORT_GROUP_NAME_STATS</w:delText>
            </w:r>
            <w:r w:rsidDel="007B750D">
              <w:rPr>
                <w:noProof/>
              </w:rPr>
              <w:tab/>
            </w:r>
            <w:r w:rsidR="003B2BC0" w:rsidDel="007B750D">
              <w:rPr>
                <w:noProof/>
              </w:rPr>
              <w:delText>17</w:delText>
            </w:r>
          </w:del>
        </w:p>
        <w:p w14:paraId="54E688C2" w14:textId="77777777" w:rsidR="00FF72CF" w:rsidDel="007B750D" w:rsidRDefault="00FF72CF">
          <w:pPr>
            <w:pStyle w:val="TOC3"/>
            <w:tabs>
              <w:tab w:val="right" w:leader="dot" w:pos="9962"/>
            </w:tabs>
            <w:rPr>
              <w:del w:id="633" w:author="Alexander Thomas Frase" w:date="2016-03-15T11:14:00Z"/>
              <w:rFonts w:eastAsiaTheme="minorEastAsia" w:cstheme="minorBidi"/>
              <w:i w:val="0"/>
              <w:noProof/>
              <w:kern w:val="0"/>
              <w:lang w:eastAsia="en-US" w:bidi="ar-SA"/>
            </w:rPr>
          </w:pPr>
          <w:del w:id="634" w:author="Alexander Thomas Frase" w:date="2016-03-15T11:14:00Z">
            <w:r w:rsidDel="007B750D">
              <w:rPr>
                <w:noProof/>
              </w:rPr>
              <w:delText>--allow-unvalidated-snp-positions  /  ALLOW_UNVALIDATED_SNP_POSITIONS</w:delText>
            </w:r>
            <w:r w:rsidDel="007B750D">
              <w:rPr>
                <w:noProof/>
              </w:rPr>
              <w:tab/>
            </w:r>
            <w:r w:rsidR="003B2BC0" w:rsidDel="007B750D">
              <w:rPr>
                <w:noProof/>
              </w:rPr>
              <w:delText>17</w:delText>
            </w:r>
          </w:del>
        </w:p>
        <w:p w14:paraId="2B194BDA" w14:textId="77777777" w:rsidR="00FF72CF" w:rsidDel="007B750D" w:rsidRDefault="00FF72CF">
          <w:pPr>
            <w:pStyle w:val="TOC3"/>
            <w:tabs>
              <w:tab w:val="right" w:leader="dot" w:pos="9962"/>
            </w:tabs>
            <w:rPr>
              <w:del w:id="635" w:author="Alexander Thomas Frase" w:date="2016-03-15T11:14:00Z"/>
              <w:rFonts w:eastAsiaTheme="minorEastAsia" w:cstheme="minorBidi"/>
              <w:i w:val="0"/>
              <w:noProof/>
              <w:kern w:val="0"/>
              <w:lang w:eastAsia="en-US" w:bidi="ar-SA"/>
            </w:rPr>
          </w:pPr>
          <w:del w:id="636" w:author="Alexander Thomas Frase" w:date="2016-03-15T11:14:00Z">
            <w:r w:rsidDel="007B750D">
              <w:rPr>
                <w:noProof/>
              </w:rPr>
              <w:delText>--allow-ambiguous-knowledge  /  ALLOW_AMBIGUOUS_KNOWLEDGE</w:delText>
            </w:r>
            <w:r w:rsidDel="007B750D">
              <w:rPr>
                <w:noProof/>
              </w:rPr>
              <w:tab/>
            </w:r>
            <w:r w:rsidR="003B2BC0" w:rsidDel="007B750D">
              <w:rPr>
                <w:noProof/>
              </w:rPr>
              <w:delText>17</w:delText>
            </w:r>
          </w:del>
        </w:p>
        <w:p w14:paraId="047FA7B7" w14:textId="77777777" w:rsidR="00FF72CF" w:rsidDel="007B750D" w:rsidRDefault="00FF72CF">
          <w:pPr>
            <w:pStyle w:val="TOC3"/>
            <w:tabs>
              <w:tab w:val="right" w:leader="dot" w:pos="9962"/>
            </w:tabs>
            <w:rPr>
              <w:del w:id="637" w:author="Alexander Thomas Frase" w:date="2016-03-15T11:14:00Z"/>
              <w:rFonts w:eastAsiaTheme="minorEastAsia" w:cstheme="minorBidi"/>
              <w:i w:val="0"/>
              <w:noProof/>
              <w:kern w:val="0"/>
              <w:lang w:eastAsia="en-US" w:bidi="ar-SA"/>
            </w:rPr>
          </w:pPr>
          <w:del w:id="638" w:author="Alexander Thomas Frase" w:date="2016-03-15T11:14:00Z">
            <w:r w:rsidDel="007B750D">
              <w:rPr>
                <w:noProof/>
              </w:rPr>
              <w:delText>--reduce-ambiguous-knowledge  /  REDUCE_AMBIGUOUS_KNOWLEDGE</w:delText>
            </w:r>
            <w:r w:rsidDel="007B750D">
              <w:rPr>
                <w:noProof/>
              </w:rPr>
              <w:tab/>
            </w:r>
            <w:r w:rsidR="003B2BC0" w:rsidDel="007B750D">
              <w:rPr>
                <w:noProof/>
              </w:rPr>
              <w:delText>17</w:delText>
            </w:r>
          </w:del>
        </w:p>
        <w:p w14:paraId="3051CFD4" w14:textId="1356497E" w:rsidR="00FF72CF" w:rsidDel="007B750D" w:rsidRDefault="00FF72CF">
          <w:pPr>
            <w:pStyle w:val="TOC3"/>
            <w:tabs>
              <w:tab w:val="right" w:leader="dot" w:pos="9962"/>
            </w:tabs>
            <w:rPr>
              <w:del w:id="639" w:author="Alexander Thomas Frase" w:date="2016-03-15T11:14:00Z"/>
              <w:rFonts w:eastAsiaTheme="minorEastAsia" w:cstheme="minorBidi"/>
              <w:i w:val="0"/>
              <w:noProof/>
              <w:kern w:val="0"/>
              <w:lang w:eastAsia="en-US" w:bidi="ar-SA"/>
            </w:rPr>
          </w:pPr>
          <w:del w:id="640" w:author="Alexander Thomas Frase" w:date="2016-03-15T11:14:00Z">
            <w:r w:rsidDel="007B750D">
              <w:rPr>
                <w:noProof/>
              </w:rPr>
              <w:delText>--report-ld-profiles  /  REPORT_LD_PROFILES</w:delText>
            </w:r>
            <w:r w:rsidDel="007B750D">
              <w:rPr>
                <w:noProof/>
              </w:rPr>
              <w:tab/>
            </w:r>
            <w:r w:rsidR="003B2BC0" w:rsidDel="007B750D">
              <w:rPr>
                <w:noProof/>
              </w:rPr>
              <w:delText>18</w:delText>
            </w:r>
          </w:del>
        </w:p>
        <w:p w14:paraId="4D9EC245" w14:textId="704E202A" w:rsidR="00FF72CF" w:rsidDel="007B750D" w:rsidRDefault="00FF72CF">
          <w:pPr>
            <w:pStyle w:val="TOC3"/>
            <w:tabs>
              <w:tab w:val="right" w:leader="dot" w:pos="9962"/>
            </w:tabs>
            <w:rPr>
              <w:del w:id="641" w:author="Alexander Thomas Frase" w:date="2016-03-15T11:14:00Z"/>
              <w:rFonts w:eastAsiaTheme="minorEastAsia" w:cstheme="minorBidi"/>
              <w:i w:val="0"/>
              <w:noProof/>
              <w:kern w:val="0"/>
              <w:lang w:eastAsia="en-US" w:bidi="ar-SA"/>
            </w:rPr>
          </w:pPr>
          <w:del w:id="642" w:author="Alexander Thomas Frase" w:date="2016-03-15T11:14:00Z">
            <w:r w:rsidDel="007B750D">
              <w:rPr>
                <w:noProof/>
              </w:rPr>
              <w:delText>--ld-profile  /  LD_PROFILE</w:delText>
            </w:r>
            <w:r w:rsidDel="007B750D">
              <w:rPr>
                <w:noProof/>
              </w:rPr>
              <w:tab/>
            </w:r>
            <w:r w:rsidR="003B2BC0" w:rsidDel="007B750D">
              <w:rPr>
                <w:noProof/>
              </w:rPr>
              <w:delText>18</w:delText>
            </w:r>
          </w:del>
        </w:p>
        <w:p w14:paraId="5E8FAB21" w14:textId="0034F0B6" w:rsidR="00FF72CF" w:rsidDel="007B750D" w:rsidRDefault="00FF72CF">
          <w:pPr>
            <w:pStyle w:val="TOC3"/>
            <w:tabs>
              <w:tab w:val="right" w:leader="dot" w:pos="9962"/>
            </w:tabs>
            <w:rPr>
              <w:del w:id="643" w:author="Alexander Thomas Frase" w:date="2016-03-15T11:14:00Z"/>
              <w:rFonts w:eastAsiaTheme="minorEastAsia" w:cstheme="minorBidi"/>
              <w:i w:val="0"/>
              <w:noProof/>
              <w:kern w:val="0"/>
              <w:lang w:eastAsia="en-US" w:bidi="ar-SA"/>
            </w:rPr>
          </w:pPr>
          <w:del w:id="644" w:author="Alexander Thomas Frase" w:date="2016-03-15T11:14:00Z">
            <w:r w:rsidDel="007B750D">
              <w:rPr>
                <w:noProof/>
              </w:rPr>
              <w:delText>--verify-biofilter-version  /  VERIFY_BIOFILTER_VERSION</w:delText>
            </w:r>
            <w:r w:rsidDel="007B750D">
              <w:rPr>
                <w:noProof/>
              </w:rPr>
              <w:tab/>
            </w:r>
            <w:r w:rsidR="003B2BC0" w:rsidDel="007B750D">
              <w:rPr>
                <w:noProof/>
              </w:rPr>
              <w:delText>18</w:delText>
            </w:r>
          </w:del>
        </w:p>
        <w:p w14:paraId="48A4F791" w14:textId="0A031691" w:rsidR="00FF72CF" w:rsidDel="007B750D" w:rsidRDefault="00FF72CF">
          <w:pPr>
            <w:pStyle w:val="TOC3"/>
            <w:tabs>
              <w:tab w:val="right" w:leader="dot" w:pos="9962"/>
            </w:tabs>
            <w:rPr>
              <w:del w:id="645" w:author="Alexander Thomas Frase" w:date="2016-03-15T11:14:00Z"/>
              <w:rFonts w:eastAsiaTheme="minorEastAsia" w:cstheme="minorBidi"/>
              <w:i w:val="0"/>
              <w:noProof/>
              <w:kern w:val="0"/>
              <w:lang w:eastAsia="en-US" w:bidi="ar-SA"/>
            </w:rPr>
          </w:pPr>
          <w:del w:id="646" w:author="Alexander Thomas Frase" w:date="2016-03-15T11:14:00Z">
            <w:r w:rsidDel="007B750D">
              <w:rPr>
                <w:noProof/>
              </w:rPr>
              <w:delText>--verify-loki-version  /  VERIFY_LOKI_VERSION</w:delText>
            </w:r>
            <w:r w:rsidDel="007B750D">
              <w:rPr>
                <w:noProof/>
              </w:rPr>
              <w:tab/>
            </w:r>
            <w:r w:rsidR="003B2BC0" w:rsidDel="007B750D">
              <w:rPr>
                <w:noProof/>
              </w:rPr>
              <w:delText>18</w:delText>
            </w:r>
          </w:del>
        </w:p>
        <w:p w14:paraId="7BBA42B3" w14:textId="33855EBE" w:rsidR="00FF72CF" w:rsidDel="007B750D" w:rsidRDefault="00FF72CF">
          <w:pPr>
            <w:pStyle w:val="TOC3"/>
            <w:tabs>
              <w:tab w:val="right" w:leader="dot" w:pos="9962"/>
            </w:tabs>
            <w:rPr>
              <w:del w:id="647" w:author="Alexander Thomas Frase" w:date="2016-03-15T11:14:00Z"/>
              <w:rFonts w:eastAsiaTheme="minorEastAsia" w:cstheme="minorBidi"/>
              <w:i w:val="0"/>
              <w:noProof/>
              <w:kern w:val="0"/>
              <w:lang w:eastAsia="en-US" w:bidi="ar-SA"/>
            </w:rPr>
          </w:pPr>
          <w:del w:id="648" w:author="Alexander Thomas Frase" w:date="2016-03-15T11:14:00Z">
            <w:r w:rsidDel="007B750D">
              <w:rPr>
                <w:noProof/>
              </w:rPr>
              <w:delText>--verify-source-loader  /  VERIFY_SOURCE_LOADER</w:delText>
            </w:r>
            <w:r w:rsidDel="007B750D">
              <w:rPr>
                <w:noProof/>
              </w:rPr>
              <w:tab/>
            </w:r>
            <w:r w:rsidR="003B2BC0" w:rsidDel="007B750D">
              <w:rPr>
                <w:noProof/>
              </w:rPr>
              <w:delText>18</w:delText>
            </w:r>
          </w:del>
        </w:p>
        <w:p w14:paraId="339DC2BE" w14:textId="77777777" w:rsidR="00FF72CF" w:rsidDel="007B750D" w:rsidRDefault="00FF72CF">
          <w:pPr>
            <w:pStyle w:val="TOC3"/>
            <w:tabs>
              <w:tab w:val="right" w:leader="dot" w:pos="9962"/>
            </w:tabs>
            <w:rPr>
              <w:del w:id="649" w:author="Alexander Thomas Frase" w:date="2016-03-15T11:14:00Z"/>
              <w:rFonts w:eastAsiaTheme="minorEastAsia" w:cstheme="minorBidi"/>
              <w:i w:val="0"/>
              <w:noProof/>
              <w:kern w:val="0"/>
              <w:lang w:eastAsia="en-US" w:bidi="ar-SA"/>
            </w:rPr>
          </w:pPr>
          <w:del w:id="650" w:author="Alexander Thomas Frase" w:date="2016-03-15T11:14:00Z">
            <w:r w:rsidDel="007B750D">
              <w:rPr>
                <w:noProof/>
              </w:rPr>
              <w:delText>--verify-source-option  /  VERIFY_SOURCE_OPTION</w:delText>
            </w:r>
            <w:r w:rsidDel="007B750D">
              <w:rPr>
                <w:noProof/>
              </w:rPr>
              <w:tab/>
            </w:r>
            <w:r w:rsidR="003B2BC0" w:rsidDel="007B750D">
              <w:rPr>
                <w:noProof/>
              </w:rPr>
              <w:delText>18</w:delText>
            </w:r>
          </w:del>
        </w:p>
        <w:p w14:paraId="4644B449" w14:textId="77777777" w:rsidR="00FF72CF" w:rsidDel="007B750D" w:rsidRDefault="00FF72CF">
          <w:pPr>
            <w:pStyle w:val="TOC3"/>
            <w:tabs>
              <w:tab w:val="right" w:leader="dot" w:pos="9962"/>
            </w:tabs>
            <w:rPr>
              <w:del w:id="651" w:author="Alexander Thomas Frase" w:date="2016-03-15T11:14:00Z"/>
              <w:rFonts w:eastAsiaTheme="minorEastAsia" w:cstheme="minorBidi"/>
              <w:i w:val="0"/>
              <w:noProof/>
              <w:kern w:val="0"/>
              <w:lang w:eastAsia="en-US" w:bidi="ar-SA"/>
            </w:rPr>
          </w:pPr>
          <w:del w:id="652" w:author="Alexander Thomas Frase" w:date="2016-03-15T11:14:00Z">
            <w:r w:rsidDel="007B750D">
              <w:rPr>
                <w:noProof/>
              </w:rPr>
              <w:delText>--verify-source-file  /  VERIFY_SOURCE_FILE</w:delText>
            </w:r>
            <w:r w:rsidDel="007B750D">
              <w:rPr>
                <w:noProof/>
              </w:rPr>
              <w:tab/>
            </w:r>
            <w:r w:rsidR="003B2BC0" w:rsidDel="007B750D">
              <w:rPr>
                <w:noProof/>
              </w:rPr>
              <w:delText>18</w:delText>
            </w:r>
          </w:del>
        </w:p>
        <w:p w14:paraId="54C53660" w14:textId="77777777" w:rsidR="00FF72CF" w:rsidDel="007B750D" w:rsidRDefault="00FF72CF">
          <w:pPr>
            <w:pStyle w:val="TOC2"/>
            <w:tabs>
              <w:tab w:val="right" w:leader="dot" w:pos="9962"/>
            </w:tabs>
            <w:rPr>
              <w:del w:id="653" w:author="Alexander Thomas Frase" w:date="2016-03-15T11:14:00Z"/>
              <w:rFonts w:eastAsiaTheme="minorEastAsia" w:cstheme="minorBidi"/>
              <w:noProof/>
              <w:kern w:val="0"/>
              <w:lang w:eastAsia="en-US" w:bidi="ar-SA"/>
            </w:rPr>
          </w:pPr>
          <w:del w:id="654" w:author="Alexander Thomas Frase" w:date="2016-03-15T11:14:00Z">
            <w:r w:rsidDel="007B750D">
              <w:rPr>
                <w:noProof/>
              </w:rPr>
              <w:delText>Primary Input Data Options</w:delText>
            </w:r>
            <w:r w:rsidDel="007B750D">
              <w:rPr>
                <w:noProof/>
              </w:rPr>
              <w:tab/>
            </w:r>
            <w:r w:rsidR="003B2BC0" w:rsidDel="007B750D">
              <w:rPr>
                <w:noProof/>
              </w:rPr>
              <w:delText>18</w:delText>
            </w:r>
          </w:del>
        </w:p>
        <w:p w14:paraId="2CC3E342" w14:textId="77777777" w:rsidR="00FF72CF" w:rsidDel="007B750D" w:rsidRDefault="00FF72CF">
          <w:pPr>
            <w:pStyle w:val="TOC3"/>
            <w:tabs>
              <w:tab w:val="right" w:leader="dot" w:pos="9962"/>
            </w:tabs>
            <w:rPr>
              <w:del w:id="655" w:author="Alexander Thomas Frase" w:date="2016-03-15T11:14:00Z"/>
              <w:rFonts w:eastAsiaTheme="minorEastAsia" w:cstheme="minorBidi"/>
              <w:i w:val="0"/>
              <w:noProof/>
              <w:kern w:val="0"/>
              <w:lang w:eastAsia="en-US" w:bidi="ar-SA"/>
            </w:rPr>
          </w:pPr>
          <w:del w:id="656" w:author="Alexander Thomas Frase" w:date="2016-03-15T11:14:00Z">
            <w:r w:rsidDel="007B750D">
              <w:rPr>
                <w:noProof/>
              </w:rPr>
              <w:delText>--snp  /  SNP</w:delText>
            </w:r>
            <w:r w:rsidDel="007B750D">
              <w:rPr>
                <w:noProof/>
              </w:rPr>
              <w:tab/>
            </w:r>
            <w:r w:rsidR="003B2BC0" w:rsidDel="007B750D">
              <w:rPr>
                <w:noProof/>
              </w:rPr>
              <w:delText>18</w:delText>
            </w:r>
          </w:del>
        </w:p>
        <w:p w14:paraId="71F22168" w14:textId="1E906B5E" w:rsidR="00FF72CF" w:rsidDel="007B750D" w:rsidRDefault="00FF72CF">
          <w:pPr>
            <w:pStyle w:val="TOC3"/>
            <w:tabs>
              <w:tab w:val="right" w:leader="dot" w:pos="9962"/>
            </w:tabs>
            <w:rPr>
              <w:del w:id="657" w:author="Alexander Thomas Frase" w:date="2016-03-15T11:14:00Z"/>
              <w:rFonts w:eastAsiaTheme="minorEastAsia" w:cstheme="minorBidi"/>
              <w:i w:val="0"/>
              <w:noProof/>
              <w:kern w:val="0"/>
              <w:lang w:eastAsia="en-US" w:bidi="ar-SA"/>
            </w:rPr>
          </w:pPr>
          <w:del w:id="658" w:author="Alexander Thomas Frase" w:date="2016-03-15T11:14:00Z">
            <w:r w:rsidDel="007B750D">
              <w:rPr>
                <w:noProof/>
              </w:rPr>
              <w:delText>--snp-file  /  SNP_FILE</w:delText>
            </w:r>
            <w:r w:rsidDel="007B750D">
              <w:rPr>
                <w:noProof/>
              </w:rPr>
              <w:tab/>
            </w:r>
            <w:r w:rsidR="003B2BC0" w:rsidDel="007B750D">
              <w:rPr>
                <w:noProof/>
              </w:rPr>
              <w:delText>19</w:delText>
            </w:r>
          </w:del>
        </w:p>
        <w:p w14:paraId="70F88917" w14:textId="2573C343" w:rsidR="00FF72CF" w:rsidDel="007B750D" w:rsidRDefault="00FF72CF">
          <w:pPr>
            <w:pStyle w:val="TOC3"/>
            <w:tabs>
              <w:tab w:val="right" w:leader="dot" w:pos="9962"/>
            </w:tabs>
            <w:rPr>
              <w:del w:id="659" w:author="Alexander Thomas Frase" w:date="2016-03-15T11:14:00Z"/>
              <w:rFonts w:eastAsiaTheme="minorEastAsia" w:cstheme="minorBidi"/>
              <w:i w:val="0"/>
              <w:noProof/>
              <w:kern w:val="0"/>
              <w:lang w:eastAsia="en-US" w:bidi="ar-SA"/>
            </w:rPr>
          </w:pPr>
          <w:del w:id="660" w:author="Alexander Thomas Frase" w:date="2016-03-15T11:14:00Z">
            <w:r w:rsidDel="007B750D">
              <w:rPr>
                <w:noProof/>
              </w:rPr>
              <w:delText>--position  /  POSITION</w:delText>
            </w:r>
            <w:r w:rsidDel="007B750D">
              <w:rPr>
                <w:noProof/>
              </w:rPr>
              <w:tab/>
            </w:r>
            <w:r w:rsidR="003B2BC0" w:rsidDel="007B750D">
              <w:rPr>
                <w:noProof/>
              </w:rPr>
              <w:delText>19</w:delText>
            </w:r>
          </w:del>
        </w:p>
        <w:p w14:paraId="09B0305E" w14:textId="6516B5D2" w:rsidR="00FF72CF" w:rsidDel="007B750D" w:rsidRDefault="00FF72CF">
          <w:pPr>
            <w:pStyle w:val="TOC3"/>
            <w:tabs>
              <w:tab w:val="right" w:leader="dot" w:pos="9962"/>
            </w:tabs>
            <w:rPr>
              <w:del w:id="661" w:author="Alexander Thomas Frase" w:date="2016-03-15T11:14:00Z"/>
              <w:rFonts w:eastAsiaTheme="minorEastAsia" w:cstheme="minorBidi"/>
              <w:i w:val="0"/>
              <w:noProof/>
              <w:kern w:val="0"/>
              <w:lang w:eastAsia="en-US" w:bidi="ar-SA"/>
            </w:rPr>
          </w:pPr>
          <w:del w:id="662" w:author="Alexander Thomas Frase" w:date="2016-03-15T11:14:00Z">
            <w:r w:rsidDel="007B750D">
              <w:rPr>
                <w:noProof/>
              </w:rPr>
              <w:delText>--position-file  /  POSITION_FILE</w:delText>
            </w:r>
            <w:r w:rsidDel="007B750D">
              <w:rPr>
                <w:noProof/>
              </w:rPr>
              <w:tab/>
            </w:r>
            <w:r w:rsidR="003B2BC0" w:rsidDel="007B750D">
              <w:rPr>
                <w:noProof/>
              </w:rPr>
              <w:delText>19</w:delText>
            </w:r>
          </w:del>
        </w:p>
        <w:p w14:paraId="473C471C" w14:textId="334A1EA1" w:rsidR="00FF72CF" w:rsidDel="007B750D" w:rsidRDefault="00FF72CF">
          <w:pPr>
            <w:pStyle w:val="TOC3"/>
            <w:tabs>
              <w:tab w:val="right" w:leader="dot" w:pos="9962"/>
            </w:tabs>
            <w:rPr>
              <w:del w:id="663" w:author="Alexander Thomas Frase" w:date="2016-03-15T11:14:00Z"/>
              <w:rFonts w:eastAsiaTheme="minorEastAsia" w:cstheme="minorBidi"/>
              <w:i w:val="0"/>
              <w:noProof/>
              <w:kern w:val="0"/>
              <w:lang w:eastAsia="en-US" w:bidi="ar-SA"/>
            </w:rPr>
          </w:pPr>
          <w:del w:id="664" w:author="Alexander Thomas Frase" w:date="2016-03-15T11:14:00Z">
            <w:r w:rsidDel="007B750D">
              <w:rPr>
                <w:noProof/>
              </w:rPr>
              <w:delText>--region  /  REGION</w:delText>
            </w:r>
            <w:r w:rsidDel="007B750D">
              <w:rPr>
                <w:noProof/>
              </w:rPr>
              <w:tab/>
            </w:r>
            <w:r w:rsidR="003B2BC0" w:rsidDel="007B750D">
              <w:rPr>
                <w:noProof/>
              </w:rPr>
              <w:delText>19</w:delText>
            </w:r>
          </w:del>
        </w:p>
        <w:p w14:paraId="6E80E984" w14:textId="3D85E6D9" w:rsidR="00FF72CF" w:rsidDel="007B750D" w:rsidRDefault="00FF72CF">
          <w:pPr>
            <w:pStyle w:val="TOC3"/>
            <w:tabs>
              <w:tab w:val="right" w:leader="dot" w:pos="9962"/>
            </w:tabs>
            <w:rPr>
              <w:del w:id="665" w:author="Alexander Thomas Frase" w:date="2016-03-15T11:14:00Z"/>
              <w:rFonts w:eastAsiaTheme="minorEastAsia" w:cstheme="minorBidi"/>
              <w:i w:val="0"/>
              <w:noProof/>
              <w:kern w:val="0"/>
              <w:lang w:eastAsia="en-US" w:bidi="ar-SA"/>
            </w:rPr>
          </w:pPr>
          <w:del w:id="666" w:author="Alexander Thomas Frase" w:date="2016-03-15T11:14:00Z">
            <w:r w:rsidDel="007B750D">
              <w:rPr>
                <w:noProof/>
              </w:rPr>
              <w:delText>--region-file  /  REGION_FILE</w:delText>
            </w:r>
            <w:r w:rsidDel="007B750D">
              <w:rPr>
                <w:noProof/>
              </w:rPr>
              <w:tab/>
            </w:r>
            <w:r w:rsidR="003B2BC0" w:rsidDel="007B750D">
              <w:rPr>
                <w:noProof/>
              </w:rPr>
              <w:delText>19</w:delText>
            </w:r>
          </w:del>
        </w:p>
        <w:p w14:paraId="628B5FD1" w14:textId="77777777" w:rsidR="00FF72CF" w:rsidDel="007B750D" w:rsidRDefault="00FF72CF">
          <w:pPr>
            <w:pStyle w:val="TOC3"/>
            <w:tabs>
              <w:tab w:val="right" w:leader="dot" w:pos="9962"/>
            </w:tabs>
            <w:rPr>
              <w:del w:id="667" w:author="Alexander Thomas Frase" w:date="2016-03-15T11:14:00Z"/>
              <w:rFonts w:eastAsiaTheme="minorEastAsia" w:cstheme="minorBidi"/>
              <w:i w:val="0"/>
              <w:noProof/>
              <w:kern w:val="0"/>
              <w:lang w:eastAsia="en-US" w:bidi="ar-SA"/>
            </w:rPr>
          </w:pPr>
          <w:del w:id="668" w:author="Alexander Thomas Frase" w:date="2016-03-15T11:14:00Z">
            <w:r w:rsidDel="007B750D">
              <w:rPr>
                <w:noProof/>
              </w:rPr>
              <w:delText>--gene  /  GENE</w:delText>
            </w:r>
            <w:r w:rsidDel="007B750D">
              <w:rPr>
                <w:noProof/>
              </w:rPr>
              <w:tab/>
            </w:r>
            <w:r w:rsidR="003B2BC0" w:rsidDel="007B750D">
              <w:rPr>
                <w:noProof/>
              </w:rPr>
              <w:delText>19</w:delText>
            </w:r>
          </w:del>
        </w:p>
        <w:p w14:paraId="17E7C04D" w14:textId="77777777" w:rsidR="00FF72CF" w:rsidDel="007B750D" w:rsidRDefault="00FF72CF">
          <w:pPr>
            <w:pStyle w:val="TOC3"/>
            <w:tabs>
              <w:tab w:val="right" w:leader="dot" w:pos="9962"/>
            </w:tabs>
            <w:rPr>
              <w:del w:id="669" w:author="Alexander Thomas Frase" w:date="2016-03-15T11:14:00Z"/>
              <w:rFonts w:eastAsiaTheme="minorEastAsia" w:cstheme="minorBidi"/>
              <w:i w:val="0"/>
              <w:noProof/>
              <w:kern w:val="0"/>
              <w:lang w:eastAsia="en-US" w:bidi="ar-SA"/>
            </w:rPr>
          </w:pPr>
          <w:del w:id="670" w:author="Alexander Thomas Frase" w:date="2016-03-15T11:14:00Z">
            <w:r w:rsidDel="007B750D">
              <w:rPr>
                <w:noProof/>
              </w:rPr>
              <w:delText>--gene-file  /  GENE_FILE</w:delText>
            </w:r>
            <w:r w:rsidDel="007B750D">
              <w:rPr>
                <w:noProof/>
              </w:rPr>
              <w:tab/>
            </w:r>
            <w:r w:rsidR="003B2BC0" w:rsidDel="007B750D">
              <w:rPr>
                <w:noProof/>
              </w:rPr>
              <w:delText>19</w:delText>
            </w:r>
          </w:del>
        </w:p>
        <w:p w14:paraId="30C9089D" w14:textId="77777777" w:rsidR="00FF72CF" w:rsidDel="007B750D" w:rsidRDefault="00FF72CF">
          <w:pPr>
            <w:pStyle w:val="TOC3"/>
            <w:tabs>
              <w:tab w:val="right" w:leader="dot" w:pos="9962"/>
            </w:tabs>
            <w:rPr>
              <w:del w:id="671" w:author="Alexander Thomas Frase" w:date="2016-03-15T11:14:00Z"/>
              <w:rFonts w:eastAsiaTheme="minorEastAsia" w:cstheme="minorBidi"/>
              <w:i w:val="0"/>
              <w:noProof/>
              <w:kern w:val="0"/>
              <w:lang w:eastAsia="en-US" w:bidi="ar-SA"/>
            </w:rPr>
          </w:pPr>
          <w:del w:id="672" w:author="Alexander Thomas Frase" w:date="2016-03-15T11:14:00Z">
            <w:r w:rsidDel="007B750D">
              <w:rPr>
                <w:noProof/>
              </w:rPr>
              <w:delText>--gene-identifier-type  /  GENE_IDENTIFIER_TYPE</w:delText>
            </w:r>
            <w:r w:rsidDel="007B750D">
              <w:rPr>
                <w:noProof/>
              </w:rPr>
              <w:tab/>
            </w:r>
            <w:r w:rsidR="003B2BC0" w:rsidDel="007B750D">
              <w:rPr>
                <w:noProof/>
              </w:rPr>
              <w:delText>19</w:delText>
            </w:r>
          </w:del>
        </w:p>
        <w:p w14:paraId="2B5C432E" w14:textId="54F5DCEF" w:rsidR="00FF72CF" w:rsidDel="007B750D" w:rsidRDefault="00FF72CF">
          <w:pPr>
            <w:pStyle w:val="TOC3"/>
            <w:tabs>
              <w:tab w:val="right" w:leader="dot" w:pos="9962"/>
            </w:tabs>
            <w:rPr>
              <w:del w:id="673" w:author="Alexander Thomas Frase" w:date="2016-03-15T11:14:00Z"/>
              <w:rFonts w:eastAsiaTheme="minorEastAsia" w:cstheme="minorBidi"/>
              <w:i w:val="0"/>
              <w:noProof/>
              <w:kern w:val="0"/>
              <w:lang w:eastAsia="en-US" w:bidi="ar-SA"/>
            </w:rPr>
          </w:pPr>
          <w:del w:id="674" w:author="Alexander Thomas Frase" w:date="2016-03-15T11:14:00Z">
            <w:r w:rsidDel="007B750D">
              <w:rPr>
                <w:noProof/>
              </w:rPr>
              <w:delText>--allow-ambiguous-genes  /  ALLOW_AMBIGUOUS_GENES</w:delText>
            </w:r>
            <w:r w:rsidDel="007B750D">
              <w:rPr>
                <w:noProof/>
              </w:rPr>
              <w:tab/>
            </w:r>
            <w:r w:rsidR="003B2BC0" w:rsidDel="007B750D">
              <w:rPr>
                <w:noProof/>
              </w:rPr>
              <w:delText>20</w:delText>
            </w:r>
          </w:del>
        </w:p>
        <w:p w14:paraId="0D8A14E1" w14:textId="7729AF50" w:rsidR="00FF72CF" w:rsidDel="007B750D" w:rsidRDefault="00FF72CF">
          <w:pPr>
            <w:pStyle w:val="TOC3"/>
            <w:tabs>
              <w:tab w:val="right" w:leader="dot" w:pos="9962"/>
            </w:tabs>
            <w:rPr>
              <w:del w:id="675" w:author="Alexander Thomas Frase" w:date="2016-03-15T11:14:00Z"/>
              <w:rFonts w:eastAsiaTheme="minorEastAsia" w:cstheme="minorBidi"/>
              <w:i w:val="0"/>
              <w:noProof/>
              <w:kern w:val="0"/>
              <w:lang w:eastAsia="en-US" w:bidi="ar-SA"/>
            </w:rPr>
          </w:pPr>
          <w:del w:id="676" w:author="Alexander Thomas Frase" w:date="2016-03-15T11:14:00Z">
            <w:r w:rsidDel="007B750D">
              <w:rPr>
                <w:noProof/>
              </w:rPr>
              <w:delText>--gene-search  /  GENE_SEARCH</w:delText>
            </w:r>
            <w:r w:rsidDel="007B750D">
              <w:rPr>
                <w:noProof/>
              </w:rPr>
              <w:tab/>
            </w:r>
            <w:r w:rsidR="003B2BC0" w:rsidDel="007B750D">
              <w:rPr>
                <w:noProof/>
              </w:rPr>
              <w:delText>20</w:delText>
            </w:r>
          </w:del>
        </w:p>
        <w:p w14:paraId="054FB510" w14:textId="15377EE2" w:rsidR="00FF72CF" w:rsidDel="007B750D" w:rsidRDefault="00FF72CF">
          <w:pPr>
            <w:pStyle w:val="TOC3"/>
            <w:tabs>
              <w:tab w:val="right" w:leader="dot" w:pos="9962"/>
            </w:tabs>
            <w:rPr>
              <w:del w:id="677" w:author="Alexander Thomas Frase" w:date="2016-03-15T11:14:00Z"/>
              <w:rFonts w:eastAsiaTheme="minorEastAsia" w:cstheme="minorBidi"/>
              <w:i w:val="0"/>
              <w:noProof/>
              <w:kern w:val="0"/>
              <w:lang w:eastAsia="en-US" w:bidi="ar-SA"/>
            </w:rPr>
          </w:pPr>
          <w:del w:id="678" w:author="Alexander Thomas Frase" w:date="2016-03-15T11:14:00Z">
            <w:r w:rsidDel="007B750D">
              <w:rPr>
                <w:noProof/>
              </w:rPr>
              <w:delText>--group  /  GROUP</w:delText>
            </w:r>
            <w:r w:rsidDel="007B750D">
              <w:rPr>
                <w:noProof/>
              </w:rPr>
              <w:tab/>
            </w:r>
            <w:r w:rsidR="003B2BC0" w:rsidDel="007B750D">
              <w:rPr>
                <w:noProof/>
              </w:rPr>
              <w:delText>20</w:delText>
            </w:r>
          </w:del>
        </w:p>
        <w:p w14:paraId="5DE1D890" w14:textId="0D0B7075" w:rsidR="00FF72CF" w:rsidDel="007B750D" w:rsidRDefault="00FF72CF">
          <w:pPr>
            <w:pStyle w:val="TOC3"/>
            <w:tabs>
              <w:tab w:val="right" w:leader="dot" w:pos="9962"/>
            </w:tabs>
            <w:rPr>
              <w:del w:id="679" w:author="Alexander Thomas Frase" w:date="2016-03-15T11:14:00Z"/>
              <w:rFonts w:eastAsiaTheme="minorEastAsia" w:cstheme="minorBidi"/>
              <w:i w:val="0"/>
              <w:noProof/>
              <w:kern w:val="0"/>
              <w:lang w:eastAsia="en-US" w:bidi="ar-SA"/>
            </w:rPr>
          </w:pPr>
          <w:del w:id="680" w:author="Alexander Thomas Frase" w:date="2016-03-15T11:14:00Z">
            <w:r w:rsidDel="007B750D">
              <w:rPr>
                <w:noProof/>
              </w:rPr>
              <w:delText>--group-file  /  GROUP_FILE</w:delText>
            </w:r>
            <w:r w:rsidDel="007B750D">
              <w:rPr>
                <w:noProof/>
              </w:rPr>
              <w:tab/>
            </w:r>
            <w:r w:rsidR="003B2BC0" w:rsidDel="007B750D">
              <w:rPr>
                <w:noProof/>
              </w:rPr>
              <w:delText>20</w:delText>
            </w:r>
          </w:del>
        </w:p>
        <w:p w14:paraId="3C3DFD88" w14:textId="0AE5EF81" w:rsidR="00FF72CF" w:rsidDel="007B750D" w:rsidRDefault="00FF72CF">
          <w:pPr>
            <w:pStyle w:val="TOC3"/>
            <w:tabs>
              <w:tab w:val="right" w:leader="dot" w:pos="9962"/>
            </w:tabs>
            <w:rPr>
              <w:del w:id="681" w:author="Alexander Thomas Frase" w:date="2016-03-15T11:14:00Z"/>
              <w:rFonts w:eastAsiaTheme="minorEastAsia" w:cstheme="minorBidi"/>
              <w:i w:val="0"/>
              <w:noProof/>
              <w:kern w:val="0"/>
              <w:lang w:eastAsia="en-US" w:bidi="ar-SA"/>
            </w:rPr>
          </w:pPr>
          <w:del w:id="682" w:author="Alexander Thomas Frase" w:date="2016-03-15T11:14:00Z">
            <w:r w:rsidDel="007B750D">
              <w:rPr>
                <w:noProof/>
              </w:rPr>
              <w:delText>--group-identifier-type  /  GROUP_IDENTIFIER_TYPE</w:delText>
            </w:r>
            <w:r w:rsidDel="007B750D">
              <w:rPr>
                <w:noProof/>
              </w:rPr>
              <w:tab/>
            </w:r>
            <w:r w:rsidR="003B2BC0" w:rsidDel="007B750D">
              <w:rPr>
                <w:noProof/>
              </w:rPr>
              <w:delText>20</w:delText>
            </w:r>
          </w:del>
        </w:p>
        <w:p w14:paraId="31340F7E" w14:textId="77777777" w:rsidR="00FF72CF" w:rsidDel="007B750D" w:rsidRDefault="00FF72CF">
          <w:pPr>
            <w:pStyle w:val="TOC3"/>
            <w:tabs>
              <w:tab w:val="right" w:leader="dot" w:pos="9962"/>
            </w:tabs>
            <w:rPr>
              <w:del w:id="683" w:author="Alexander Thomas Frase" w:date="2016-03-15T11:14:00Z"/>
              <w:rFonts w:eastAsiaTheme="minorEastAsia" w:cstheme="minorBidi"/>
              <w:i w:val="0"/>
              <w:noProof/>
              <w:kern w:val="0"/>
              <w:lang w:eastAsia="en-US" w:bidi="ar-SA"/>
            </w:rPr>
          </w:pPr>
          <w:del w:id="684" w:author="Alexander Thomas Frase" w:date="2016-03-15T11:14:00Z">
            <w:r w:rsidDel="007B750D">
              <w:rPr>
                <w:noProof/>
              </w:rPr>
              <w:delText>--allow-ambiguous-groups  /  ALLOW_AMBIGUOUS_GROUPS</w:delText>
            </w:r>
            <w:r w:rsidDel="007B750D">
              <w:rPr>
                <w:noProof/>
              </w:rPr>
              <w:tab/>
            </w:r>
            <w:r w:rsidR="003B2BC0" w:rsidDel="007B750D">
              <w:rPr>
                <w:noProof/>
              </w:rPr>
              <w:delText>20</w:delText>
            </w:r>
          </w:del>
        </w:p>
        <w:p w14:paraId="35431A62" w14:textId="77777777" w:rsidR="00FF72CF" w:rsidDel="007B750D" w:rsidRDefault="00FF72CF">
          <w:pPr>
            <w:pStyle w:val="TOC3"/>
            <w:tabs>
              <w:tab w:val="right" w:leader="dot" w:pos="9962"/>
            </w:tabs>
            <w:rPr>
              <w:del w:id="685" w:author="Alexander Thomas Frase" w:date="2016-03-15T11:14:00Z"/>
              <w:rFonts w:eastAsiaTheme="minorEastAsia" w:cstheme="minorBidi"/>
              <w:i w:val="0"/>
              <w:noProof/>
              <w:kern w:val="0"/>
              <w:lang w:eastAsia="en-US" w:bidi="ar-SA"/>
            </w:rPr>
          </w:pPr>
          <w:del w:id="686" w:author="Alexander Thomas Frase" w:date="2016-03-15T11:14:00Z">
            <w:r w:rsidDel="007B750D">
              <w:rPr>
                <w:noProof/>
              </w:rPr>
              <w:delText>--group-search  /  GROUP_SEARCH</w:delText>
            </w:r>
            <w:r w:rsidDel="007B750D">
              <w:rPr>
                <w:noProof/>
              </w:rPr>
              <w:tab/>
            </w:r>
            <w:r w:rsidR="003B2BC0" w:rsidDel="007B750D">
              <w:rPr>
                <w:noProof/>
              </w:rPr>
              <w:delText>20</w:delText>
            </w:r>
          </w:del>
        </w:p>
        <w:p w14:paraId="6A57F19F" w14:textId="77777777" w:rsidR="00FF72CF" w:rsidDel="007B750D" w:rsidRDefault="00FF72CF">
          <w:pPr>
            <w:pStyle w:val="TOC3"/>
            <w:tabs>
              <w:tab w:val="right" w:leader="dot" w:pos="9962"/>
            </w:tabs>
            <w:rPr>
              <w:del w:id="687" w:author="Alexander Thomas Frase" w:date="2016-03-15T11:14:00Z"/>
              <w:rFonts w:eastAsiaTheme="minorEastAsia" w:cstheme="minorBidi"/>
              <w:i w:val="0"/>
              <w:noProof/>
              <w:kern w:val="0"/>
              <w:lang w:eastAsia="en-US" w:bidi="ar-SA"/>
            </w:rPr>
          </w:pPr>
          <w:del w:id="688" w:author="Alexander Thomas Frase" w:date="2016-03-15T11:14:00Z">
            <w:r w:rsidDel="007B750D">
              <w:rPr>
                <w:noProof/>
              </w:rPr>
              <w:delText>--source  /  SOURCE</w:delText>
            </w:r>
            <w:r w:rsidDel="007B750D">
              <w:rPr>
                <w:noProof/>
              </w:rPr>
              <w:tab/>
            </w:r>
            <w:r w:rsidR="003B2BC0" w:rsidDel="007B750D">
              <w:rPr>
                <w:noProof/>
              </w:rPr>
              <w:delText>20</w:delText>
            </w:r>
          </w:del>
        </w:p>
        <w:p w14:paraId="4ADD60AA" w14:textId="77777777" w:rsidR="00FF72CF" w:rsidDel="007B750D" w:rsidRDefault="00FF72CF">
          <w:pPr>
            <w:pStyle w:val="TOC3"/>
            <w:tabs>
              <w:tab w:val="right" w:leader="dot" w:pos="9962"/>
            </w:tabs>
            <w:rPr>
              <w:del w:id="689" w:author="Alexander Thomas Frase" w:date="2016-03-15T11:14:00Z"/>
              <w:rFonts w:eastAsiaTheme="minorEastAsia" w:cstheme="minorBidi"/>
              <w:i w:val="0"/>
              <w:noProof/>
              <w:kern w:val="0"/>
              <w:lang w:eastAsia="en-US" w:bidi="ar-SA"/>
            </w:rPr>
          </w:pPr>
          <w:del w:id="690" w:author="Alexander Thomas Frase" w:date="2016-03-15T11:14:00Z">
            <w:r w:rsidDel="007B750D">
              <w:rPr>
                <w:noProof/>
              </w:rPr>
              <w:delText>--source-file  /  SOURCE_FILE</w:delText>
            </w:r>
            <w:r w:rsidDel="007B750D">
              <w:rPr>
                <w:noProof/>
              </w:rPr>
              <w:tab/>
            </w:r>
            <w:r w:rsidR="003B2BC0" w:rsidDel="007B750D">
              <w:rPr>
                <w:noProof/>
              </w:rPr>
              <w:delText>20</w:delText>
            </w:r>
          </w:del>
        </w:p>
        <w:p w14:paraId="29D235EC" w14:textId="3221E7C7" w:rsidR="00FF72CF" w:rsidDel="007B750D" w:rsidRDefault="00FF72CF">
          <w:pPr>
            <w:pStyle w:val="TOC2"/>
            <w:tabs>
              <w:tab w:val="right" w:leader="dot" w:pos="9962"/>
            </w:tabs>
            <w:rPr>
              <w:del w:id="691" w:author="Alexander Thomas Frase" w:date="2016-03-15T11:14:00Z"/>
              <w:rFonts w:eastAsiaTheme="minorEastAsia" w:cstheme="minorBidi"/>
              <w:noProof/>
              <w:kern w:val="0"/>
              <w:lang w:eastAsia="en-US" w:bidi="ar-SA"/>
            </w:rPr>
          </w:pPr>
          <w:del w:id="692" w:author="Alexander Thomas Frase" w:date="2016-03-15T11:14:00Z">
            <w:r w:rsidDel="007B750D">
              <w:rPr>
                <w:noProof/>
              </w:rPr>
              <w:delText>Alternate Input Data Options</w:delText>
            </w:r>
            <w:r w:rsidDel="007B750D">
              <w:rPr>
                <w:noProof/>
              </w:rPr>
              <w:tab/>
            </w:r>
            <w:r w:rsidR="003B2BC0" w:rsidDel="007B750D">
              <w:rPr>
                <w:noProof/>
              </w:rPr>
              <w:delText>21</w:delText>
            </w:r>
          </w:del>
        </w:p>
        <w:p w14:paraId="006B6240" w14:textId="59C594CF" w:rsidR="00FF72CF" w:rsidDel="007B750D" w:rsidRDefault="00FF72CF">
          <w:pPr>
            <w:pStyle w:val="TOC3"/>
            <w:tabs>
              <w:tab w:val="right" w:leader="dot" w:pos="9962"/>
            </w:tabs>
            <w:rPr>
              <w:del w:id="693" w:author="Alexander Thomas Frase" w:date="2016-03-15T11:14:00Z"/>
              <w:rFonts w:eastAsiaTheme="minorEastAsia" w:cstheme="minorBidi"/>
              <w:i w:val="0"/>
              <w:noProof/>
              <w:kern w:val="0"/>
              <w:lang w:eastAsia="en-US" w:bidi="ar-SA"/>
            </w:rPr>
          </w:pPr>
          <w:del w:id="694" w:author="Alexander Thomas Frase" w:date="2016-03-15T11:14:00Z">
            <w:r w:rsidDel="007B750D">
              <w:rPr>
                <w:noProof/>
              </w:rPr>
              <w:lastRenderedPageBreak/>
              <w:delText>--alt-snp  /  ALT_SNP</w:delText>
            </w:r>
            <w:r w:rsidDel="007B750D">
              <w:rPr>
                <w:noProof/>
              </w:rPr>
              <w:tab/>
            </w:r>
            <w:r w:rsidR="003B2BC0" w:rsidDel="007B750D">
              <w:rPr>
                <w:noProof/>
              </w:rPr>
              <w:delText>21</w:delText>
            </w:r>
          </w:del>
        </w:p>
        <w:p w14:paraId="32A4D79D" w14:textId="0BEAA909" w:rsidR="00FF72CF" w:rsidDel="007B750D" w:rsidRDefault="00FF72CF">
          <w:pPr>
            <w:pStyle w:val="TOC3"/>
            <w:tabs>
              <w:tab w:val="right" w:leader="dot" w:pos="9962"/>
            </w:tabs>
            <w:rPr>
              <w:del w:id="695" w:author="Alexander Thomas Frase" w:date="2016-03-15T11:14:00Z"/>
              <w:rFonts w:eastAsiaTheme="minorEastAsia" w:cstheme="minorBidi"/>
              <w:i w:val="0"/>
              <w:noProof/>
              <w:kern w:val="0"/>
              <w:lang w:eastAsia="en-US" w:bidi="ar-SA"/>
            </w:rPr>
          </w:pPr>
          <w:del w:id="696" w:author="Alexander Thomas Frase" w:date="2016-03-15T11:14:00Z">
            <w:r w:rsidDel="007B750D">
              <w:rPr>
                <w:noProof/>
              </w:rPr>
              <w:delText>--alt-snp-file  /  ALT_SNP_FILE</w:delText>
            </w:r>
            <w:r w:rsidDel="007B750D">
              <w:rPr>
                <w:noProof/>
              </w:rPr>
              <w:tab/>
            </w:r>
            <w:r w:rsidR="003B2BC0" w:rsidDel="007B750D">
              <w:rPr>
                <w:noProof/>
              </w:rPr>
              <w:delText>21</w:delText>
            </w:r>
          </w:del>
        </w:p>
        <w:p w14:paraId="78F07BDF" w14:textId="44637DF5" w:rsidR="00FF72CF" w:rsidDel="007B750D" w:rsidRDefault="00FF72CF">
          <w:pPr>
            <w:pStyle w:val="TOC3"/>
            <w:tabs>
              <w:tab w:val="right" w:leader="dot" w:pos="9962"/>
            </w:tabs>
            <w:rPr>
              <w:del w:id="697" w:author="Alexander Thomas Frase" w:date="2016-03-15T11:14:00Z"/>
              <w:rFonts w:eastAsiaTheme="minorEastAsia" w:cstheme="minorBidi"/>
              <w:i w:val="0"/>
              <w:noProof/>
              <w:kern w:val="0"/>
              <w:lang w:eastAsia="en-US" w:bidi="ar-SA"/>
            </w:rPr>
          </w:pPr>
          <w:del w:id="698" w:author="Alexander Thomas Frase" w:date="2016-03-15T11:14:00Z">
            <w:r w:rsidDel="007B750D">
              <w:rPr>
                <w:noProof/>
              </w:rPr>
              <w:delText>--alt-position  /  ALT_POSITION</w:delText>
            </w:r>
            <w:r w:rsidDel="007B750D">
              <w:rPr>
                <w:noProof/>
              </w:rPr>
              <w:tab/>
            </w:r>
            <w:r w:rsidR="003B2BC0" w:rsidDel="007B750D">
              <w:rPr>
                <w:noProof/>
              </w:rPr>
              <w:delText>21</w:delText>
            </w:r>
          </w:del>
        </w:p>
        <w:p w14:paraId="3CCD1D8D" w14:textId="37E408FB" w:rsidR="00FF72CF" w:rsidDel="007B750D" w:rsidRDefault="00FF72CF">
          <w:pPr>
            <w:pStyle w:val="TOC3"/>
            <w:tabs>
              <w:tab w:val="right" w:leader="dot" w:pos="9962"/>
            </w:tabs>
            <w:rPr>
              <w:del w:id="699" w:author="Alexander Thomas Frase" w:date="2016-03-15T11:14:00Z"/>
              <w:rFonts w:eastAsiaTheme="minorEastAsia" w:cstheme="minorBidi"/>
              <w:i w:val="0"/>
              <w:noProof/>
              <w:kern w:val="0"/>
              <w:lang w:eastAsia="en-US" w:bidi="ar-SA"/>
            </w:rPr>
          </w:pPr>
          <w:del w:id="700" w:author="Alexander Thomas Frase" w:date="2016-03-15T11:14:00Z">
            <w:r w:rsidDel="007B750D">
              <w:rPr>
                <w:noProof/>
              </w:rPr>
              <w:delText>--alt-position-file  /  ALT_POSITION_FILE</w:delText>
            </w:r>
            <w:r w:rsidDel="007B750D">
              <w:rPr>
                <w:noProof/>
              </w:rPr>
              <w:tab/>
            </w:r>
            <w:r w:rsidR="003B2BC0" w:rsidDel="007B750D">
              <w:rPr>
                <w:noProof/>
              </w:rPr>
              <w:delText>21</w:delText>
            </w:r>
          </w:del>
        </w:p>
        <w:p w14:paraId="23F36BF0" w14:textId="77777777" w:rsidR="00FF72CF" w:rsidDel="007B750D" w:rsidRDefault="00FF72CF">
          <w:pPr>
            <w:pStyle w:val="TOC3"/>
            <w:tabs>
              <w:tab w:val="right" w:leader="dot" w:pos="9962"/>
            </w:tabs>
            <w:rPr>
              <w:del w:id="701" w:author="Alexander Thomas Frase" w:date="2016-03-15T11:14:00Z"/>
              <w:rFonts w:eastAsiaTheme="minorEastAsia" w:cstheme="minorBidi"/>
              <w:i w:val="0"/>
              <w:noProof/>
              <w:kern w:val="0"/>
              <w:lang w:eastAsia="en-US" w:bidi="ar-SA"/>
            </w:rPr>
          </w:pPr>
          <w:del w:id="702" w:author="Alexander Thomas Frase" w:date="2016-03-15T11:14:00Z">
            <w:r w:rsidDel="007B750D">
              <w:rPr>
                <w:noProof/>
              </w:rPr>
              <w:delText>--alt-region  /  ALT_REGION</w:delText>
            </w:r>
            <w:r w:rsidDel="007B750D">
              <w:rPr>
                <w:noProof/>
              </w:rPr>
              <w:tab/>
            </w:r>
            <w:r w:rsidR="003B2BC0" w:rsidDel="007B750D">
              <w:rPr>
                <w:noProof/>
              </w:rPr>
              <w:delText>21</w:delText>
            </w:r>
          </w:del>
        </w:p>
        <w:p w14:paraId="4C809520" w14:textId="77777777" w:rsidR="00FF72CF" w:rsidDel="007B750D" w:rsidRDefault="00FF72CF">
          <w:pPr>
            <w:pStyle w:val="TOC3"/>
            <w:tabs>
              <w:tab w:val="right" w:leader="dot" w:pos="9962"/>
            </w:tabs>
            <w:rPr>
              <w:del w:id="703" w:author="Alexander Thomas Frase" w:date="2016-03-15T11:14:00Z"/>
              <w:rFonts w:eastAsiaTheme="minorEastAsia" w:cstheme="minorBidi"/>
              <w:i w:val="0"/>
              <w:noProof/>
              <w:kern w:val="0"/>
              <w:lang w:eastAsia="en-US" w:bidi="ar-SA"/>
            </w:rPr>
          </w:pPr>
          <w:del w:id="704" w:author="Alexander Thomas Frase" w:date="2016-03-15T11:14:00Z">
            <w:r w:rsidDel="007B750D">
              <w:rPr>
                <w:noProof/>
              </w:rPr>
              <w:delText>--alt-region-file  /  ALT_REGION_FILE</w:delText>
            </w:r>
            <w:r w:rsidDel="007B750D">
              <w:rPr>
                <w:noProof/>
              </w:rPr>
              <w:tab/>
            </w:r>
            <w:r w:rsidR="003B2BC0" w:rsidDel="007B750D">
              <w:rPr>
                <w:noProof/>
              </w:rPr>
              <w:delText>21</w:delText>
            </w:r>
          </w:del>
        </w:p>
        <w:p w14:paraId="7BE5DCA4" w14:textId="77777777" w:rsidR="00FF72CF" w:rsidDel="007B750D" w:rsidRDefault="00FF72CF">
          <w:pPr>
            <w:pStyle w:val="TOC3"/>
            <w:tabs>
              <w:tab w:val="right" w:leader="dot" w:pos="9962"/>
            </w:tabs>
            <w:rPr>
              <w:del w:id="705" w:author="Alexander Thomas Frase" w:date="2016-03-15T11:14:00Z"/>
              <w:rFonts w:eastAsiaTheme="minorEastAsia" w:cstheme="minorBidi"/>
              <w:i w:val="0"/>
              <w:noProof/>
              <w:kern w:val="0"/>
              <w:lang w:eastAsia="en-US" w:bidi="ar-SA"/>
            </w:rPr>
          </w:pPr>
          <w:del w:id="706" w:author="Alexander Thomas Frase" w:date="2016-03-15T11:14:00Z">
            <w:r w:rsidDel="007B750D">
              <w:rPr>
                <w:noProof/>
              </w:rPr>
              <w:delText>--alt-gene  /  ALT_GENE</w:delText>
            </w:r>
            <w:r w:rsidDel="007B750D">
              <w:rPr>
                <w:noProof/>
              </w:rPr>
              <w:tab/>
            </w:r>
            <w:r w:rsidR="003B2BC0" w:rsidDel="007B750D">
              <w:rPr>
                <w:noProof/>
              </w:rPr>
              <w:delText>21</w:delText>
            </w:r>
          </w:del>
        </w:p>
        <w:p w14:paraId="3C4E6E9F" w14:textId="77777777" w:rsidR="00FF72CF" w:rsidDel="007B750D" w:rsidRDefault="00FF72CF">
          <w:pPr>
            <w:pStyle w:val="TOC3"/>
            <w:tabs>
              <w:tab w:val="right" w:leader="dot" w:pos="9962"/>
            </w:tabs>
            <w:rPr>
              <w:del w:id="707" w:author="Alexander Thomas Frase" w:date="2016-03-15T11:14:00Z"/>
              <w:rFonts w:eastAsiaTheme="minorEastAsia" w:cstheme="minorBidi"/>
              <w:i w:val="0"/>
              <w:noProof/>
              <w:kern w:val="0"/>
              <w:lang w:eastAsia="en-US" w:bidi="ar-SA"/>
            </w:rPr>
          </w:pPr>
          <w:del w:id="708" w:author="Alexander Thomas Frase" w:date="2016-03-15T11:14:00Z">
            <w:r w:rsidDel="007B750D">
              <w:rPr>
                <w:noProof/>
              </w:rPr>
              <w:delText>--alt-gene-file  /  ALT_GENE_FILE</w:delText>
            </w:r>
            <w:r w:rsidDel="007B750D">
              <w:rPr>
                <w:noProof/>
              </w:rPr>
              <w:tab/>
            </w:r>
            <w:r w:rsidR="003B2BC0" w:rsidDel="007B750D">
              <w:rPr>
                <w:noProof/>
              </w:rPr>
              <w:delText>21</w:delText>
            </w:r>
          </w:del>
        </w:p>
        <w:p w14:paraId="27F6AB18" w14:textId="42394B04" w:rsidR="00FF72CF" w:rsidDel="007B750D" w:rsidRDefault="00FF72CF">
          <w:pPr>
            <w:pStyle w:val="TOC3"/>
            <w:tabs>
              <w:tab w:val="right" w:leader="dot" w:pos="9962"/>
            </w:tabs>
            <w:rPr>
              <w:del w:id="709" w:author="Alexander Thomas Frase" w:date="2016-03-15T11:14:00Z"/>
              <w:rFonts w:eastAsiaTheme="minorEastAsia" w:cstheme="minorBidi"/>
              <w:i w:val="0"/>
              <w:noProof/>
              <w:kern w:val="0"/>
              <w:lang w:eastAsia="en-US" w:bidi="ar-SA"/>
            </w:rPr>
          </w:pPr>
          <w:del w:id="710" w:author="Alexander Thomas Frase" w:date="2016-03-15T11:14:00Z">
            <w:r w:rsidDel="007B750D">
              <w:rPr>
                <w:noProof/>
              </w:rPr>
              <w:delText>--alt-gene-search  /  ALT_GENE_SEARCH</w:delText>
            </w:r>
            <w:r w:rsidDel="007B750D">
              <w:rPr>
                <w:noProof/>
              </w:rPr>
              <w:tab/>
            </w:r>
            <w:r w:rsidR="003B2BC0" w:rsidDel="007B750D">
              <w:rPr>
                <w:noProof/>
              </w:rPr>
              <w:delText>22</w:delText>
            </w:r>
          </w:del>
        </w:p>
        <w:p w14:paraId="3D0E8FAF" w14:textId="2AFFBD62" w:rsidR="00FF72CF" w:rsidDel="007B750D" w:rsidRDefault="00FF72CF">
          <w:pPr>
            <w:pStyle w:val="TOC3"/>
            <w:tabs>
              <w:tab w:val="right" w:leader="dot" w:pos="9962"/>
            </w:tabs>
            <w:rPr>
              <w:del w:id="711" w:author="Alexander Thomas Frase" w:date="2016-03-15T11:14:00Z"/>
              <w:rFonts w:eastAsiaTheme="minorEastAsia" w:cstheme="minorBidi"/>
              <w:i w:val="0"/>
              <w:noProof/>
              <w:kern w:val="0"/>
              <w:lang w:eastAsia="en-US" w:bidi="ar-SA"/>
            </w:rPr>
          </w:pPr>
          <w:del w:id="712" w:author="Alexander Thomas Frase" w:date="2016-03-15T11:14:00Z">
            <w:r w:rsidDel="007B750D">
              <w:rPr>
                <w:noProof/>
              </w:rPr>
              <w:delText>--alt-group  /  ALT_GROUP</w:delText>
            </w:r>
            <w:r w:rsidDel="007B750D">
              <w:rPr>
                <w:noProof/>
              </w:rPr>
              <w:tab/>
            </w:r>
            <w:r w:rsidR="003B2BC0" w:rsidDel="007B750D">
              <w:rPr>
                <w:noProof/>
              </w:rPr>
              <w:delText>22</w:delText>
            </w:r>
          </w:del>
        </w:p>
        <w:p w14:paraId="72AB0FDA" w14:textId="301125C7" w:rsidR="00FF72CF" w:rsidDel="007B750D" w:rsidRDefault="00FF72CF">
          <w:pPr>
            <w:pStyle w:val="TOC3"/>
            <w:tabs>
              <w:tab w:val="right" w:leader="dot" w:pos="9962"/>
            </w:tabs>
            <w:rPr>
              <w:del w:id="713" w:author="Alexander Thomas Frase" w:date="2016-03-15T11:14:00Z"/>
              <w:rFonts w:eastAsiaTheme="minorEastAsia" w:cstheme="minorBidi"/>
              <w:i w:val="0"/>
              <w:noProof/>
              <w:kern w:val="0"/>
              <w:lang w:eastAsia="en-US" w:bidi="ar-SA"/>
            </w:rPr>
          </w:pPr>
          <w:del w:id="714" w:author="Alexander Thomas Frase" w:date="2016-03-15T11:14:00Z">
            <w:r w:rsidDel="007B750D">
              <w:rPr>
                <w:noProof/>
              </w:rPr>
              <w:delText>--alt-group-file  /  ALT_GROUP_FILE</w:delText>
            </w:r>
            <w:r w:rsidDel="007B750D">
              <w:rPr>
                <w:noProof/>
              </w:rPr>
              <w:tab/>
            </w:r>
            <w:r w:rsidR="003B2BC0" w:rsidDel="007B750D">
              <w:rPr>
                <w:noProof/>
              </w:rPr>
              <w:delText>22</w:delText>
            </w:r>
          </w:del>
        </w:p>
        <w:p w14:paraId="278C11E3" w14:textId="1CE32095" w:rsidR="00FF72CF" w:rsidDel="007B750D" w:rsidRDefault="00FF72CF">
          <w:pPr>
            <w:pStyle w:val="TOC3"/>
            <w:tabs>
              <w:tab w:val="right" w:leader="dot" w:pos="9962"/>
            </w:tabs>
            <w:rPr>
              <w:del w:id="715" w:author="Alexander Thomas Frase" w:date="2016-03-15T11:14:00Z"/>
              <w:rFonts w:eastAsiaTheme="minorEastAsia" w:cstheme="minorBidi"/>
              <w:i w:val="0"/>
              <w:noProof/>
              <w:kern w:val="0"/>
              <w:lang w:eastAsia="en-US" w:bidi="ar-SA"/>
            </w:rPr>
          </w:pPr>
          <w:del w:id="716" w:author="Alexander Thomas Frase" w:date="2016-03-15T11:14:00Z">
            <w:r w:rsidDel="007B750D">
              <w:rPr>
                <w:noProof/>
              </w:rPr>
              <w:delText>--alt-group-search  /  ALT_GROUP_SEARCH</w:delText>
            </w:r>
            <w:r w:rsidDel="007B750D">
              <w:rPr>
                <w:noProof/>
              </w:rPr>
              <w:tab/>
            </w:r>
            <w:r w:rsidR="003B2BC0" w:rsidDel="007B750D">
              <w:rPr>
                <w:noProof/>
              </w:rPr>
              <w:delText>22</w:delText>
            </w:r>
          </w:del>
        </w:p>
        <w:p w14:paraId="4396F653" w14:textId="77777777" w:rsidR="00FF72CF" w:rsidDel="007B750D" w:rsidRDefault="00FF72CF">
          <w:pPr>
            <w:pStyle w:val="TOC3"/>
            <w:tabs>
              <w:tab w:val="right" w:leader="dot" w:pos="9962"/>
            </w:tabs>
            <w:rPr>
              <w:del w:id="717" w:author="Alexander Thomas Frase" w:date="2016-03-15T11:14:00Z"/>
              <w:rFonts w:eastAsiaTheme="minorEastAsia" w:cstheme="minorBidi"/>
              <w:i w:val="0"/>
              <w:noProof/>
              <w:kern w:val="0"/>
              <w:lang w:eastAsia="en-US" w:bidi="ar-SA"/>
            </w:rPr>
          </w:pPr>
          <w:del w:id="718" w:author="Alexander Thomas Frase" w:date="2016-03-15T11:14:00Z">
            <w:r w:rsidDel="007B750D">
              <w:rPr>
                <w:noProof/>
              </w:rPr>
              <w:delText>--alt-source  /  ALT_SOURCE</w:delText>
            </w:r>
            <w:r w:rsidDel="007B750D">
              <w:rPr>
                <w:noProof/>
              </w:rPr>
              <w:tab/>
            </w:r>
            <w:r w:rsidR="003B2BC0" w:rsidDel="007B750D">
              <w:rPr>
                <w:noProof/>
              </w:rPr>
              <w:delText>22</w:delText>
            </w:r>
          </w:del>
        </w:p>
        <w:p w14:paraId="1174A539" w14:textId="77777777" w:rsidR="00FF72CF" w:rsidDel="007B750D" w:rsidRDefault="00FF72CF">
          <w:pPr>
            <w:pStyle w:val="TOC3"/>
            <w:tabs>
              <w:tab w:val="right" w:leader="dot" w:pos="9962"/>
            </w:tabs>
            <w:rPr>
              <w:del w:id="719" w:author="Alexander Thomas Frase" w:date="2016-03-15T11:14:00Z"/>
              <w:rFonts w:eastAsiaTheme="minorEastAsia" w:cstheme="minorBidi"/>
              <w:i w:val="0"/>
              <w:noProof/>
              <w:kern w:val="0"/>
              <w:lang w:eastAsia="en-US" w:bidi="ar-SA"/>
            </w:rPr>
          </w:pPr>
          <w:del w:id="720" w:author="Alexander Thomas Frase" w:date="2016-03-15T11:14:00Z">
            <w:r w:rsidDel="007B750D">
              <w:rPr>
                <w:noProof/>
              </w:rPr>
              <w:delText>--alt-source-file  /  ALT_SOURCE_FILE</w:delText>
            </w:r>
            <w:r w:rsidDel="007B750D">
              <w:rPr>
                <w:noProof/>
              </w:rPr>
              <w:tab/>
            </w:r>
            <w:r w:rsidR="003B2BC0" w:rsidDel="007B750D">
              <w:rPr>
                <w:noProof/>
              </w:rPr>
              <w:delText>22</w:delText>
            </w:r>
          </w:del>
        </w:p>
        <w:p w14:paraId="42F331BB" w14:textId="77777777" w:rsidR="00FF72CF" w:rsidDel="007B750D" w:rsidRDefault="00FF72CF">
          <w:pPr>
            <w:pStyle w:val="TOC2"/>
            <w:tabs>
              <w:tab w:val="right" w:leader="dot" w:pos="9962"/>
            </w:tabs>
            <w:rPr>
              <w:del w:id="721" w:author="Alexander Thomas Frase" w:date="2016-03-15T11:14:00Z"/>
              <w:rFonts w:eastAsiaTheme="minorEastAsia" w:cstheme="minorBidi"/>
              <w:noProof/>
              <w:kern w:val="0"/>
              <w:lang w:eastAsia="en-US" w:bidi="ar-SA"/>
            </w:rPr>
          </w:pPr>
          <w:del w:id="722" w:author="Alexander Thomas Frase" w:date="2016-03-15T11:14:00Z">
            <w:r w:rsidDel="007B750D">
              <w:rPr>
                <w:noProof/>
              </w:rPr>
              <w:delText>Positional Matching Options</w:delText>
            </w:r>
            <w:r w:rsidDel="007B750D">
              <w:rPr>
                <w:noProof/>
              </w:rPr>
              <w:tab/>
            </w:r>
            <w:r w:rsidR="003B2BC0" w:rsidDel="007B750D">
              <w:rPr>
                <w:noProof/>
              </w:rPr>
              <w:delText>22</w:delText>
            </w:r>
          </w:del>
        </w:p>
        <w:p w14:paraId="06C7AB5A" w14:textId="77777777" w:rsidR="00FF72CF" w:rsidDel="007B750D" w:rsidRDefault="00FF72CF">
          <w:pPr>
            <w:pStyle w:val="TOC3"/>
            <w:tabs>
              <w:tab w:val="right" w:leader="dot" w:pos="9962"/>
            </w:tabs>
            <w:rPr>
              <w:del w:id="723" w:author="Alexander Thomas Frase" w:date="2016-03-15T11:14:00Z"/>
              <w:rFonts w:eastAsiaTheme="minorEastAsia" w:cstheme="minorBidi"/>
              <w:i w:val="0"/>
              <w:noProof/>
              <w:kern w:val="0"/>
              <w:lang w:eastAsia="en-US" w:bidi="ar-SA"/>
            </w:rPr>
          </w:pPr>
          <w:del w:id="724" w:author="Alexander Thomas Frase" w:date="2016-03-15T11:14:00Z">
            <w:r w:rsidDel="007B750D">
              <w:rPr>
                <w:noProof/>
              </w:rPr>
              <w:delText>--region-position-margin  /  REGION_POSITION_MARGIN</w:delText>
            </w:r>
            <w:r w:rsidDel="007B750D">
              <w:rPr>
                <w:noProof/>
              </w:rPr>
              <w:tab/>
            </w:r>
            <w:r w:rsidR="003B2BC0" w:rsidDel="007B750D">
              <w:rPr>
                <w:noProof/>
              </w:rPr>
              <w:delText>22</w:delText>
            </w:r>
          </w:del>
        </w:p>
        <w:p w14:paraId="35055C0F" w14:textId="77777777" w:rsidR="00FF72CF" w:rsidDel="007B750D" w:rsidRDefault="00FF72CF">
          <w:pPr>
            <w:pStyle w:val="TOC3"/>
            <w:tabs>
              <w:tab w:val="right" w:leader="dot" w:pos="9962"/>
            </w:tabs>
            <w:rPr>
              <w:del w:id="725" w:author="Alexander Thomas Frase" w:date="2016-03-15T11:14:00Z"/>
              <w:rFonts w:eastAsiaTheme="minorEastAsia" w:cstheme="minorBidi"/>
              <w:i w:val="0"/>
              <w:noProof/>
              <w:kern w:val="0"/>
              <w:lang w:eastAsia="en-US" w:bidi="ar-SA"/>
            </w:rPr>
          </w:pPr>
          <w:del w:id="726" w:author="Alexander Thomas Frase" w:date="2016-03-15T11:14:00Z">
            <w:r w:rsidDel="007B750D">
              <w:rPr>
                <w:noProof/>
              </w:rPr>
              <w:delText>--region-match-percent  /  REGION_MATCH_PERCENT</w:delText>
            </w:r>
            <w:r w:rsidDel="007B750D">
              <w:rPr>
                <w:noProof/>
              </w:rPr>
              <w:tab/>
            </w:r>
            <w:r w:rsidR="003B2BC0" w:rsidDel="007B750D">
              <w:rPr>
                <w:noProof/>
              </w:rPr>
              <w:delText>22</w:delText>
            </w:r>
          </w:del>
        </w:p>
        <w:p w14:paraId="29A9866A" w14:textId="5065AD13" w:rsidR="00FF72CF" w:rsidDel="007B750D" w:rsidRDefault="00FF72CF">
          <w:pPr>
            <w:pStyle w:val="TOC3"/>
            <w:tabs>
              <w:tab w:val="right" w:leader="dot" w:pos="9962"/>
            </w:tabs>
            <w:rPr>
              <w:del w:id="727" w:author="Alexander Thomas Frase" w:date="2016-03-15T11:14:00Z"/>
              <w:rFonts w:eastAsiaTheme="minorEastAsia" w:cstheme="minorBidi"/>
              <w:i w:val="0"/>
              <w:noProof/>
              <w:kern w:val="0"/>
              <w:lang w:eastAsia="en-US" w:bidi="ar-SA"/>
            </w:rPr>
          </w:pPr>
          <w:del w:id="728" w:author="Alexander Thomas Frase" w:date="2016-03-15T11:14:00Z">
            <w:r w:rsidDel="007B750D">
              <w:rPr>
                <w:noProof/>
              </w:rPr>
              <w:delText>--region-match-bases  /  REGION_MATCH_BASES</w:delText>
            </w:r>
            <w:r w:rsidDel="007B750D">
              <w:rPr>
                <w:noProof/>
              </w:rPr>
              <w:tab/>
            </w:r>
            <w:r w:rsidR="003B2BC0" w:rsidDel="007B750D">
              <w:rPr>
                <w:noProof/>
              </w:rPr>
              <w:delText>23</w:delText>
            </w:r>
          </w:del>
        </w:p>
        <w:p w14:paraId="6796579D" w14:textId="67AD8D8A" w:rsidR="00FF72CF" w:rsidDel="007B750D" w:rsidRDefault="00FF72CF">
          <w:pPr>
            <w:pStyle w:val="TOC2"/>
            <w:tabs>
              <w:tab w:val="right" w:leader="dot" w:pos="9962"/>
            </w:tabs>
            <w:rPr>
              <w:del w:id="729" w:author="Alexander Thomas Frase" w:date="2016-03-15T11:14:00Z"/>
              <w:rFonts w:eastAsiaTheme="minorEastAsia" w:cstheme="minorBidi"/>
              <w:noProof/>
              <w:kern w:val="0"/>
              <w:lang w:eastAsia="en-US" w:bidi="ar-SA"/>
            </w:rPr>
          </w:pPr>
          <w:del w:id="730" w:author="Alexander Thomas Frase" w:date="2016-03-15T11:14:00Z">
            <w:r w:rsidDel="007B750D">
              <w:rPr>
                <w:noProof/>
              </w:rPr>
              <w:delText>Model Building Options</w:delText>
            </w:r>
            <w:r w:rsidDel="007B750D">
              <w:rPr>
                <w:noProof/>
              </w:rPr>
              <w:tab/>
            </w:r>
            <w:r w:rsidR="003B2BC0" w:rsidDel="007B750D">
              <w:rPr>
                <w:noProof/>
              </w:rPr>
              <w:delText>23</w:delText>
            </w:r>
          </w:del>
        </w:p>
        <w:p w14:paraId="0DAC0A57" w14:textId="081BC698" w:rsidR="00FF72CF" w:rsidDel="007B750D" w:rsidRDefault="00FF72CF">
          <w:pPr>
            <w:pStyle w:val="TOC3"/>
            <w:tabs>
              <w:tab w:val="right" w:leader="dot" w:pos="9962"/>
            </w:tabs>
            <w:rPr>
              <w:del w:id="731" w:author="Alexander Thomas Frase" w:date="2016-03-15T11:14:00Z"/>
              <w:rFonts w:eastAsiaTheme="minorEastAsia" w:cstheme="minorBidi"/>
              <w:i w:val="0"/>
              <w:noProof/>
              <w:kern w:val="0"/>
              <w:lang w:eastAsia="en-US" w:bidi="ar-SA"/>
            </w:rPr>
          </w:pPr>
          <w:del w:id="732" w:author="Alexander Thomas Frase" w:date="2016-03-15T11:14:00Z">
            <w:r w:rsidDel="007B750D">
              <w:rPr>
                <w:noProof/>
              </w:rPr>
              <w:delText>--maximum-model-count  /  MAXIMUM_MODEL_COUNT</w:delText>
            </w:r>
            <w:r w:rsidDel="007B750D">
              <w:rPr>
                <w:noProof/>
              </w:rPr>
              <w:tab/>
            </w:r>
            <w:r w:rsidR="003B2BC0" w:rsidDel="007B750D">
              <w:rPr>
                <w:noProof/>
              </w:rPr>
              <w:delText>23</w:delText>
            </w:r>
          </w:del>
        </w:p>
        <w:p w14:paraId="1C155917" w14:textId="2C9E786E" w:rsidR="00FF72CF" w:rsidDel="007B750D" w:rsidRDefault="00FF72CF">
          <w:pPr>
            <w:pStyle w:val="TOC3"/>
            <w:tabs>
              <w:tab w:val="right" w:leader="dot" w:pos="9962"/>
            </w:tabs>
            <w:rPr>
              <w:del w:id="733" w:author="Alexander Thomas Frase" w:date="2016-03-15T11:14:00Z"/>
              <w:rFonts w:eastAsiaTheme="minorEastAsia" w:cstheme="minorBidi"/>
              <w:i w:val="0"/>
              <w:noProof/>
              <w:kern w:val="0"/>
              <w:lang w:eastAsia="en-US" w:bidi="ar-SA"/>
            </w:rPr>
          </w:pPr>
          <w:del w:id="734" w:author="Alexander Thomas Frase" w:date="2016-03-15T11:14:00Z">
            <w:r w:rsidDel="007B750D">
              <w:rPr>
                <w:noProof/>
              </w:rPr>
              <w:delText>--alternate-model-filtering  /  ALTERNATE_MODEL_FILTERING</w:delText>
            </w:r>
            <w:r w:rsidDel="007B750D">
              <w:rPr>
                <w:noProof/>
              </w:rPr>
              <w:tab/>
            </w:r>
            <w:r w:rsidR="003B2BC0" w:rsidDel="007B750D">
              <w:rPr>
                <w:noProof/>
              </w:rPr>
              <w:delText>23</w:delText>
            </w:r>
          </w:del>
        </w:p>
        <w:p w14:paraId="7A0784A5" w14:textId="77777777" w:rsidR="00FF72CF" w:rsidDel="007B750D" w:rsidRDefault="00FF72CF">
          <w:pPr>
            <w:pStyle w:val="TOC3"/>
            <w:tabs>
              <w:tab w:val="right" w:leader="dot" w:pos="9962"/>
            </w:tabs>
            <w:rPr>
              <w:del w:id="735" w:author="Alexander Thomas Frase" w:date="2016-03-15T11:14:00Z"/>
              <w:rFonts w:eastAsiaTheme="minorEastAsia" w:cstheme="minorBidi"/>
              <w:i w:val="0"/>
              <w:noProof/>
              <w:kern w:val="0"/>
              <w:lang w:eastAsia="en-US" w:bidi="ar-SA"/>
            </w:rPr>
          </w:pPr>
          <w:del w:id="736" w:author="Alexander Thomas Frase" w:date="2016-03-15T11:14:00Z">
            <w:r w:rsidDel="007B750D">
              <w:rPr>
                <w:noProof/>
              </w:rPr>
              <w:delText>--all-pairwise-models  /  ALL_PAIRWISE_MODELS</w:delText>
            </w:r>
            <w:r w:rsidDel="007B750D">
              <w:rPr>
                <w:noProof/>
              </w:rPr>
              <w:tab/>
            </w:r>
            <w:r w:rsidR="003B2BC0" w:rsidDel="007B750D">
              <w:rPr>
                <w:noProof/>
              </w:rPr>
              <w:delText>23</w:delText>
            </w:r>
          </w:del>
        </w:p>
        <w:p w14:paraId="0D789E1D" w14:textId="77777777" w:rsidR="00FF72CF" w:rsidDel="007B750D" w:rsidRDefault="00FF72CF">
          <w:pPr>
            <w:pStyle w:val="TOC3"/>
            <w:tabs>
              <w:tab w:val="right" w:leader="dot" w:pos="9962"/>
            </w:tabs>
            <w:rPr>
              <w:del w:id="737" w:author="Alexander Thomas Frase" w:date="2016-03-15T11:14:00Z"/>
              <w:rFonts w:eastAsiaTheme="minorEastAsia" w:cstheme="minorBidi"/>
              <w:i w:val="0"/>
              <w:noProof/>
              <w:kern w:val="0"/>
              <w:lang w:eastAsia="en-US" w:bidi="ar-SA"/>
            </w:rPr>
          </w:pPr>
          <w:del w:id="738" w:author="Alexander Thomas Frase" w:date="2016-03-15T11:14:00Z">
            <w:r w:rsidDel="007B750D">
              <w:rPr>
                <w:noProof/>
              </w:rPr>
              <w:delText>--maximum-model-group-size  /  MAXIMUM_MODEL_GROUP_SIZE</w:delText>
            </w:r>
            <w:r w:rsidDel="007B750D">
              <w:rPr>
                <w:noProof/>
              </w:rPr>
              <w:tab/>
            </w:r>
            <w:r w:rsidR="003B2BC0" w:rsidDel="007B750D">
              <w:rPr>
                <w:noProof/>
              </w:rPr>
              <w:delText>23</w:delText>
            </w:r>
          </w:del>
        </w:p>
        <w:p w14:paraId="67566EDD" w14:textId="77777777" w:rsidR="00FF72CF" w:rsidDel="007B750D" w:rsidRDefault="00FF72CF">
          <w:pPr>
            <w:pStyle w:val="TOC3"/>
            <w:tabs>
              <w:tab w:val="right" w:leader="dot" w:pos="9962"/>
            </w:tabs>
            <w:rPr>
              <w:del w:id="739" w:author="Alexander Thomas Frase" w:date="2016-03-15T11:14:00Z"/>
              <w:rFonts w:eastAsiaTheme="minorEastAsia" w:cstheme="minorBidi"/>
              <w:i w:val="0"/>
              <w:noProof/>
              <w:kern w:val="0"/>
              <w:lang w:eastAsia="en-US" w:bidi="ar-SA"/>
            </w:rPr>
          </w:pPr>
          <w:del w:id="740" w:author="Alexander Thomas Frase" w:date="2016-03-15T11:14:00Z">
            <w:r w:rsidDel="007B750D">
              <w:rPr>
                <w:noProof/>
              </w:rPr>
              <w:delText>--minimum-model-score  /  MINIMUM_MODEL_SCORE</w:delText>
            </w:r>
            <w:r w:rsidDel="007B750D">
              <w:rPr>
                <w:noProof/>
              </w:rPr>
              <w:tab/>
            </w:r>
            <w:r w:rsidR="003B2BC0" w:rsidDel="007B750D">
              <w:rPr>
                <w:noProof/>
              </w:rPr>
              <w:delText>23</w:delText>
            </w:r>
          </w:del>
        </w:p>
        <w:p w14:paraId="79E7F431" w14:textId="77777777" w:rsidR="00FF72CF" w:rsidDel="007B750D" w:rsidRDefault="00FF72CF">
          <w:pPr>
            <w:pStyle w:val="TOC3"/>
            <w:tabs>
              <w:tab w:val="right" w:leader="dot" w:pos="9962"/>
            </w:tabs>
            <w:rPr>
              <w:del w:id="741" w:author="Alexander Thomas Frase" w:date="2016-03-15T11:14:00Z"/>
              <w:rFonts w:eastAsiaTheme="minorEastAsia" w:cstheme="minorBidi"/>
              <w:i w:val="0"/>
              <w:noProof/>
              <w:kern w:val="0"/>
              <w:lang w:eastAsia="en-US" w:bidi="ar-SA"/>
            </w:rPr>
          </w:pPr>
          <w:del w:id="742" w:author="Alexander Thomas Frase" w:date="2016-03-15T11:14:00Z">
            <w:r w:rsidDel="007B750D">
              <w:rPr>
                <w:noProof/>
              </w:rPr>
              <w:delText>--sort-models  /  SORT_MODELS</w:delText>
            </w:r>
            <w:r w:rsidDel="007B750D">
              <w:rPr>
                <w:noProof/>
              </w:rPr>
              <w:tab/>
            </w:r>
            <w:r w:rsidR="003B2BC0" w:rsidDel="007B750D">
              <w:rPr>
                <w:noProof/>
              </w:rPr>
              <w:delText>23</w:delText>
            </w:r>
          </w:del>
        </w:p>
        <w:p w14:paraId="528FE8D2" w14:textId="567EEB2D" w:rsidR="00FF72CF" w:rsidDel="007B750D" w:rsidRDefault="00FF72CF">
          <w:pPr>
            <w:pStyle w:val="TOC2"/>
            <w:tabs>
              <w:tab w:val="right" w:leader="dot" w:pos="9962"/>
            </w:tabs>
            <w:rPr>
              <w:del w:id="743" w:author="Alexander Thomas Frase" w:date="2016-03-15T11:14:00Z"/>
              <w:rFonts w:eastAsiaTheme="minorEastAsia" w:cstheme="minorBidi"/>
              <w:noProof/>
              <w:kern w:val="0"/>
              <w:lang w:eastAsia="en-US" w:bidi="ar-SA"/>
            </w:rPr>
          </w:pPr>
          <w:del w:id="744" w:author="Alexander Thomas Frase" w:date="2016-03-15T11:14:00Z">
            <w:r w:rsidDel="007B750D">
              <w:rPr>
                <w:noProof/>
              </w:rPr>
              <w:delText>Output Options</w:delText>
            </w:r>
            <w:r w:rsidDel="007B750D">
              <w:rPr>
                <w:noProof/>
              </w:rPr>
              <w:tab/>
            </w:r>
            <w:r w:rsidR="003B2BC0" w:rsidDel="007B750D">
              <w:rPr>
                <w:noProof/>
              </w:rPr>
              <w:delText>24</w:delText>
            </w:r>
          </w:del>
        </w:p>
        <w:p w14:paraId="75E3A537" w14:textId="5E1107AB" w:rsidR="00FF72CF" w:rsidDel="007B750D" w:rsidRDefault="00FF72CF">
          <w:pPr>
            <w:pStyle w:val="TOC3"/>
            <w:tabs>
              <w:tab w:val="right" w:leader="dot" w:pos="9962"/>
            </w:tabs>
            <w:rPr>
              <w:del w:id="745" w:author="Alexander Thomas Frase" w:date="2016-03-15T11:14:00Z"/>
              <w:rFonts w:eastAsiaTheme="minorEastAsia" w:cstheme="minorBidi"/>
              <w:i w:val="0"/>
              <w:noProof/>
              <w:kern w:val="0"/>
              <w:lang w:eastAsia="en-US" w:bidi="ar-SA"/>
            </w:rPr>
          </w:pPr>
          <w:del w:id="746" w:author="Alexander Thomas Frase" w:date="2016-03-15T11:14:00Z">
            <w:r w:rsidDel="007B750D">
              <w:rPr>
                <w:noProof/>
              </w:rPr>
              <w:delText>--quiet  /  QUIET</w:delText>
            </w:r>
            <w:r w:rsidDel="007B750D">
              <w:rPr>
                <w:noProof/>
              </w:rPr>
              <w:tab/>
            </w:r>
            <w:r w:rsidR="003B2BC0" w:rsidDel="007B750D">
              <w:rPr>
                <w:noProof/>
              </w:rPr>
              <w:delText>24</w:delText>
            </w:r>
          </w:del>
        </w:p>
        <w:p w14:paraId="39462285" w14:textId="4E6021A8" w:rsidR="00FF72CF" w:rsidDel="007B750D" w:rsidRDefault="00FF72CF">
          <w:pPr>
            <w:pStyle w:val="TOC3"/>
            <w:tabs>
              <w:tab w:val="right" w:leader="dot" w:pos="9962"/>
            </w:tabs>
            <w:rPr>
              <w:del w:id="747" w:author="Alexander Thomas Frase" w:date="2016-03-15T11:14:00Z"/>
              <w:rFonts w:eastAsiaTheme="minorEastAsia" w:cstheme="minorBidi"/>
              <w:i w:val="0"/>
              <w:noProof/>
              <w:kern w:val="0"/>
              <w:lang w:eastAsia="en-US" w:bidi="ar-SA"/>
            </w:rPr>
          </w:pPr>
          <w:del w:id="748" w:author="Alexander Thomas Frase" w:date="2016-03-15T11:14:00Z">
            <w:r w:rsidDel="007B750D">
              <w:rPr>
                <w:noProof/>
              </w:rPr>
              <w:delText>--verbose  /  VERBOSE</w:delText>
            </w:r>
            <w:r w:rsidDel="007B750D">
              <w:rPr>
                <w:noProof/>
              </w:rPr>
              <w:tab/>
            </w:r>
            <w:r w:rsidR="003B2BC0" w:rsidDel="007B750D">
              <w:rPr>
                <w:noProof/>
              </w:rPr>
              <w:delText>24</w:delText>
            </w:r>
          </w:del>
        </w:p>
        <w:p w14:paraId="52A725C0" w14:textId="58F81182" w:rsidR="00FF72CF" w:rsidDel="007B750D" w:rsidRDefault="00FF72CF">
          <w:pPr>
            <w:pStyle w:val="TOC3"/>
            <w:tabs>
              <w:tab w:val="right" w:leader="dot" w:pos="9962"/>
            </w:tabs>
            <w:rPr>
              <w:del w:id="749" w:author="Alexander Thomas Frase" w:date="2016-03-15T11:14:00Z"/>
              <w:rFonts w:eastAsiaTheme="minorEastAsia" w:cstheme="minorBidi"/>
              <w:i w:val="0"/>
              <w:noProof/>
              <w:kern w:val="0"/>
              <w:lang w:eastAsia="en-US" w:bidi="ar-SA"/>
            </w:rPr>
          </w:pPr>
          <w:del w:id="750" w:author="Alexander Thomas Frase" w:date="2016-03-15T11:14:00Z">
            <w:r w:rsidDel="007B750D">
              <w:rPr>
                <w:noProof/>
              </w:rPr>
              <w:delText>--prefix  /  PREFIX</w:delText>
            </w:r>
            <w:r w:rsidDel="007B750D">
              <w:rPr>
                <w:noProof/>
              </w:rPr>
              <w:tab/>
            </w:r>
            <w:r w:rsidR="003B2BC0" w:rsidDel="007B750D">
              <w:rPr>
                <w:noProof/>
              </w:rPr>
              <w:delText>24</w:delText>
            </w:r>
          </w:del>
        </w:p>
        <w:p w14:paraId="716023FE" w14:textId="3FC47C26" w:rsidR="00FF72CF" w:rsidDel="007B750D" w:rsidRDefault="00FF72CF">
          <w:pPr>
            <w:pStyle w:val="TOC3"/>
            <w:tabs>
              <w:tab w:val="right" w:leader="dot" w:pos="9962"/>
            </w:tabs>
            <w:rPr>
              <w:del w:id="751" w:author="Alexander Thomas Frase" w:date="2016-03-15T11:14:00Z"/>
              <w:rFonts w:eastAsiaTheme="minorEastAsia" w:cstheme="minorBidi"/>
              <w:i w:val="0"/>
              <w:noProof/>
              <w:kern w:val="0"/>
              <w:lang w:eastAsia="en-US" w:bidi="ar-SA"/>
            </w:rPr>
          </w:pPr>
          <w:del w:id="752" w:author="Alexander Thomas Frase" w:date="2016-03-15T11:14:00Z">
            <w:r w:rsidDel="007B750D">
              <w:rPr>
                <w:noProof/>
              </w:rPr>
              <w:delText>--overwrite  /  OVERWRITE</w:delText>
            </w:r>
            <w:r w:rsidDel="007B750D">
              <w:rPr>
                <w:noProof/>
              </w:rPr>
              <w:tab/>
            </w:r>
            <w:r w:rsidR="003B2BC0" w:rsidDel="007B750D">
              <w:rPr>
                <w:noProof/>
              </w:rPr>
              <w:delText>24</w:delText>
            </w:r>
          </w:del>
        </w:p>
        <w:p w14:paraId="1051C109" w14:textId="77777777" w:rsidR="00FF72CF" w:rsidDel="007B750D" w:rsidRDefault="00FF72CF">
          <w:pPr>
            <w:pStyle w:val="TOC3"/>
            <w:tabs>
              <w:tab w:val="right" w:leader="dot" w:pos="9962"/>
            </w:tabs>
            <w:rPr>
              <w:del w:id="753" w:author="Alexander Thomas Frase" w:date="2016-03-15T11:14:00Z"/>
              <w:rFonts w:eastAsiaTheme="minorEastAsia" w:cstheme="minorBidi"/>
              <w:i w:val="0"/>
              <w:noProof/>
              <w:kern w:val="0"/>
              <w:lang w:eastAsia="en-US" w:bidi="ar-SA"/>
            </w:rPr>
          </w:pPr>
          <w:del w:id="754" w:author="Alexander Thomas Frase" w:date="2016-03-15T11:14:00Z">
            <w:r w:rsidDel="007B750D">
              <w:rPr>
                <w:noProof/>
              </w:rPr>
              <w:delText>--stdout  /  STDOUT</w:delText>
            </w:r>
            <w:r w:rsidDel="007B750D">
              <w:rPr>
                <w:noProof/>
              </w:rPr>
              <w:tab/>
            </w:r>
            <w:r w:rsidR="003B2BC0" w:rsidDel="007B750D">
              <w:rPr>
                <w:noProof/>
              </w:rPr>
              <w:delText>24</w:delText>
            </w:r>
          </w:del>
        </w:p>
        <w:p w14:paraId="2B673031" w14:textId="77777777" w:rsidR="00FF72CF" w:rsidDel="007B750D" w:rsidRDefault="00FF72CF">
          <w:pPr>
            <w:pStyle w:val="TOC3"/>
            <w:tabs>
              <w:tab w:val="right" w:leader="dot" w:pos="9962"/>
            </w:tabs>
            <w:rPr>
              <w:del w:id="755" w:author="Alexander Thomas Frase" w:date="2016-03-15T11:14:00Z"/>
              <w:rFonts w:eastAsiaTheme="minorEastAsia" w:cstheme="minorBidi"/>
              <w:i w:val="0"/>
              <w:noProof/>
              <w:kern w:val="0"/>
              <w:lang w:eastAsia="en-US" w:bidi="ar-SA"/>
            </w:rPr>
          </w:pPr>
          <w:del w:id="756" w:author="Alexander Thomas Frase" w:date="2016-03-15T11:14:00Z">
            <w:r w:rsidDel="007B750D">
              <w:rPr>
                <w:noProof/>
              </w:rPr>
              <w:delText>--report-invalid-input  /  REPORT_INVALID_INPUT</w:delText>
            </w:r>
            <w:r w:rsidDel="007B750D">
              <w:rPr>
                <w:noProof/>
              </w:rPr>
              <w:tab/>
            </w:r>
            <w:r w:rsidR="003B2BC0" w:rsidDel="007B750D">
              <w:rPr>
                <w:noProof/>
              </w:rPr>
              <w:delText>24</w:delText>
            </w:r>
          </w:del>
        </w:p>
        <w:p w14:paraId="30B08AF0" w14:textId="77777777" w:rsidR="00FF72CF" w:rsidDel="007B750D" w:rsidRDefault="00FF72CF">
          <w:pPr>
            <w:pStyle w:val="TOC3"/>
            <w:tabs>
              <w:tab w:val="right" w:leader="dot" w:pos="9962"/>
            </w:tabs>
            <w:rPr>
              <w:del w:id="757" w:author="Alexander Thomas Frase" w:date="2016-03-15T11:14:00Z"/>
              <w:rFonts w:eastAsiaTheme="minorEastAsia" w:cstheme="minorBidi"/>
              <w:i w:val="0"/>
              <w:noProof/>
              <w:kern w:val="0"/>
              <w:lang w:eastAsia="en-US" w:bidi="ar-SA"/>
            </w:rPr>
          </w:pPr>
          <w:del w:id="758" w:author="Alexander Thomas Frase" w:date="2016-03-15T11:14:00Z">
            <w:r w:rsidDel="007B750D">
              <w:rPr>
                <w:noProof/>
              </w:rPr>
              <w:delText>--filter  /  FILTER</w:delText>
            </w:r>
            <w:r w:rsidDel="007B750D">
              <w:rPr>
                <w:noProof/>
              </w:rPr>
              <w:tab/>
            </w:r>
            <w:r w:rsidR="003B2BC0" w:rsidDel="007B750D">
              <w:rPr>
                <w:noProof/>
              </w:rPr>
              <w:delText>24</w:delText>
            </w:r>
          </w:del>
        </w:p>
        <w:p w14:paraId="7FCEE96F" w14:textId="77777777" w:rsidR="00FF72CF" w:rsidDel="007B750D" w:rsidRDefault="00FF72CF">
          <w:pPr>
            <w:pStyle w:val="TOC3"/>
            <w:tabs>
              <w:tab w:val="right" w:leader="dot" w:pos="9962"/>
            </w:tabs>
            <w:rPr>
              <w:del w:id="759" w:author="Alexander Thomas Frase" w:date="2016-03-15T11:14:00Z"/>
              <w:rFonts w:eastAsiaTheme="minorEastAsia" w:cstheme="minorBidi"/>
              <w:i w:val="0"/>
              <w:noProof/>
              <w:kern w:val="0"/>
              <w:lang w:eastAsia="en-US" w:bidi="ar-SA"/>
            </w:rPr>
          </w:pPr>
          <w:del w:id="760" w:author="Alexander Thomas Frase" w:date="2016-03-15T11:14:00Z">
            <w:r w:rsidDel="007B750D">
              <w:rPr>
                <w:noProof/>
              </w:rPr>
              <w:delText>--annotate  /  ANNOTATE</w:delText>
            </w:r>
            <w:r w:rsidDel="007B750D">
              <w:rPr>
                <w:noProof/>
              </w:rPr>
              <w:tab/>
            </w:r>
            <w:r w:rsidR="003B2BC0" w:rsidDel="007B750D">
              <w:rPr>
                <w:noProof/>
              </w:rPr>
              <w:delText>24</w:delText>
            </w:r>
          </w:del>
        </w:p>
        <w:p w14:paraId="3FDE35C5" w14:textId="77777777" w:rsidR="00FF72CF" w:rsidDel="007B750D" w:rsidRDefault="00FF72CF">
          <w:pPr>
            <w:pStyle w:val="TOC3"/>
            <w:tabs>
              <w:tab w:val="right" w:leader="dot" w:pos="9962"/>
            </w:tabs>
            <w:rPr>
              <w:del w:id="761" w:author="Alexander Thomas Frase" w:date="2016-03-15T11:14:00Z"/>
              <w:rFonts w:eastAsiaTheme="minorEastAsia" w:cstheme="minorBidi"/>
              <w:i w:val="0"/>
              <w:noProof/>
              <w:kern w:val="0"/>
              <w:lang w:eastAsia="en-US" w:bidi="ar-SA"/>
            </w:rPr>
          </w:pPr>
          <w:del w:id="762" w:author="Alexander Thomas Frase" w:date="2016-03-15T11:14:00Z">
            <w:r w:rsidDel="007B750D">
              <w:rPr>
                <w:noProof/>
              </w:rPr>
              <w:delText>--model  /  MODEL</w:delText>
            </w:r>
            <w:r w:rsidDel="007B750D">
              <w:rPr>
                <w:noProof/>
              </w:rPr>
              <w:tab/>
            </w:r>
            <w:r w:rsidR="003B2BC0" w:rsidDel="007B750D">
              <w:rPr>
                <w:noProof/>
              </w:rPr>
              <w:delText>24</w:delText>
            </w:r>
          </w:del>
        </w:p>
        <w:p w14:paraId="4AC19684" w14:textId="6FDB8210" w:rsidR="00FF72CF" w:rsidDel="007B750D" w:rsidRDefault="00FF72CF">
          <w:pPr>
            <w:pStyle w:val="TOC1"/>
            <w:tabs>
              <w:tab w:val="right" w:leader="dot" w:pos="9962"/>
            </w:tabs>
            <w:rPr>
              <w:del w:id="763" w:author="Alexander Thomas Frase" w:date="2016-03-15T11:14:00Z"/>
              <w:rFonts w:asciiTheme="minorHAnsi" w:eastAsiaTheme="minorEastAsia" w:hAnsiTheme="minorHAnsi" w:cstheme="minorBidi"/>
              <w:b w:val="0"/>
              <w:noProof/>
              <w:color w:val="auto"/>
              <w:kern w:val="0"/>
              <w:sz w:val="22"/>
              <w:szCs w:val="22"/>
              <w:lang w:eastAsia="en-US" w:bidi="ar-SA"/>
            </w:rPr>
          </w:pPr>
          <w:del w:id="764" w:author="Alexander Thomas Frase" w:date="2016-03-15T11:14:00Z">
            <w:r w:rsidDel="007B750D">
              <w:rPr>
                <w:noProof/>
              </w:rPr>
              <w:delText>Input File Formats</w:delText>
            </w:r>
            <w:r w:rsidDel="007B750D">
              <w:rPr>
                <w:noProof/>
              </w:rPr>
              <w:tab/>
            </w:r>
            <w:r w:rsidR="003B2BC0" w:rsidDel="007B750D">
              <w:rPr>
                <w:noProof/>
              </w:rPr>
              <w:delText>25</w:delText>
            </w:r>
          </w:del>
        </w:p>
        <w:p w14:paraId="7FB81885" w14:textId="53198BDC" w:rsidR="00FF72CF" w:rsidDel="007B750D" w:rsidRDefault="00FF72CF">
          <w:pPr>
            <w:pStyle w:val="TOC2"/>
            <w:tabs>
              <w:tab w:val="right" w:leader="dot" w:pos="9962"/>
            </w:tabs>
            <w:rPr>
              <w:del w:id="765" w:author="Alexander Thomas Frase" w:date="2016-03-15T11:14:00Z"/>
              <w:rFonts w:eastAsiaTheme="minorEastAsia" w:cstheme="minorBidi"/>
              <w:noProof/>
              <w:kern w:val="0"/>
              <w:lang w:eastAsia="en-US" w:bidi="ar-SA"/>
            </w:rPr>
          </w:pPr>
          <w:del w:id="766" w:author="Alexander Thomas Frase" w:date="2016-03-15T11:14:00Z">
            <w:r w:rsidDel="007B750D">
              <w:rPr>
                <w:noProof/>
              </w:rPr>
              <w:delText>Configuration Files</w:delText>
            </w:r>
            <w:r w:rsidDel="007B750D">
              <w:rPr>
                <w:noProof/>
              </w:rPr>
              <w:tab/>
            </w:r>
            <w:r w:rsidR="003B2BC0" w:rsidDel="007B750D">
              <w:rPr>
                <w:noProof/>
              </w:rPr>
              <w:delText>25</w:delText>
            </w:r>
          </w:del>
        </w:p>
        <w:p w14:paraId="5491ACF6" w14:textId="77777777" w:rsidR="00FF72CF" w:rsidDel="007B750D" w:rsidRDefault="00FF72CF">
          <w:pPr>
            <w:pStyle w:val="TOC2"/>
            <w:tabs>
              <w:tab w:val="right" w:leader="dot" w:pos="9962"/>
            </w:tabs>
            <w:rPr>
              <w:del w:id="767" w:author="Alexander Thomas Frase" w:date="2016-03-15T11:14:00Z"/>
              <w:rFonts w:eastAsiaTheme="minorEastAsia" w:cstheme="minorBidi"/>
              <w:noProof/>
              <w:kern w:val="0"/>
              <w:lang w:eastAsia="en-US" w:bidi="ar-SA"/>
            </w:rPr>
          </w:pPr>
          <w:del w:id="768" w:author="Alexander Thomas Frase" w:date="2016-03-15T11:14:00Z">
            <w:r w:rsidDel="007B750D">
              <w:rPr>
                <w:noProof/>
              </w:rPr>
              <w:delText>SNP List Input Files</w:delText>
            </w:r>
            <w:r w:rsidDel="007B750D">
              <w:rPr>
                <w:noProof/>
              </w:rPr>
              <w:tab/>
            </w:r>
            <w:r w:rsidR="003B2BC0" w:rsidDel="007B750D">
              <w:rPr>
                <w:noProof/>
              </w:rPr>
              <w:delText>26</w:delText>
            </w:r>
          </w:del>
        </w:p>
        <w:p w14:paraId="73A542F0" w14:textId="77777777" w:rsidR="00FF72CF" w:rsidDel="007B750D" w:rsidRDefault="00FF72CF">
          <w:pPr>
            <w:pStyle w:val="TOC2"/>
            <w:tabs>
              <w:tab w:val="right" w:leader="dot" w:pos="9962"/>
            </w:tabs>
            <w:rPr>
              <w:del w:id="769" w:author="Alexander Thomas Frase" w:date="2016-03-15T11:14:00Z"/>
              <w:rFonts w:eastAsiaTheme="minorEastAsia" w:cstheme="minorBidi"/>
              <w:noProof/>
              <w:kern w:val="0"/>
              <w:lang w:eastAsia="en-US" w:bidi="ar-SA"/>
            </w:rPr>
          </w:pPr>
          <w:del w:id="770" w:author="Alexander Thomas Frase" w:date="2016-03-15T11:14:00Z">
            <w:r w:rsidDel="007B750D">
              <w:rPr>
                <w:noProof/>
              </w:rPr>
              <w:delText>Position Data Input Files</w:delText>
            </w:r>
            <w:r w:rsidDel="007B750D">
              <w:rPr>
                <w:noProof/>
              </w:rPr>
              <w:tab/>
            </w:r>
            <w:r w:rsidR="003B2BC0" w:rsidDel="007B750D">
              <w:rPr>
                <w:noProof/>
              </w:rPr>
              <w:delText>26</w:delText>
            </w:r>
          </w:del>
        </w:p>
        <w:p w14:paraId="2605EEC5" w14:textId="77777777" w:rsidR="00FF72CF" w:rsidDel="007B750D" w:rsidRDefault="00FF72CF">
          <w:pPr>
            <w:pStyle w:val="TOC2"/>
            <w:tabs>
              <w:tab w:val="right" w:leader="dot" w:pos="9962"/>
            </w:tabs>
            <w:rPr>
              <w:del w:id="771" w:author="Alexander Thomas Frase" w:date="2016-03-15T11:14:00Z"/>
              <w:rFonts w:eastAsiaTheme="minorEastAsia" w:cstheme="minorBidi"/>
              <w:noProof/>
              <w:kern w:val="0"/>
              <w:lang w:eastAsia="en-US" w:bidi="ar-SA"/>
            </w:rPr>
          </w:pPr>
          <w:del w:id="772" w:author="Alexander Thomas Frase" w:date="2016-03-15T11:14:00Z">
            <w:r w:rsidDel="007B750D">
              <w:rPr>
                <w:noProof/>
              </w:rPr>
              <w:delText>Region Data Input Files</w:delText>
            </w:r>
            <w:r w:rsidDel="007B750D">
              <w:rPr>
                <w:noProof/>
              </w:rPr>
              <w:tab/>
            </w:r>
            <w:r w:rsidR="003B2BC0" w:rsidDel="007B750D">
              <w:rPr>
                <w:noProof/>
              </w:rPr>
              <w:delText>27</w:delText>
            </w:r>
          </w:del>
        </w:p>
        <w:p w14:paraId="4CA5BF87" w14:textId="77777777" w:rsidR="00FF72CF" w:rsidDel="007B750D" w:rsidRDefault="00FF72CF">
          <w:pPr>
            <w:pStyle w:val="TOC2"/>
            <w:tabs>
              <w:tab w:val="right" w:leader="dot" w:pos="9962"/>
            </w:tabs>
            <w:rPr>
              <w:del w:id="773" w:author="Alexander Thomas Frase" w:date="2016-03-15T11:14:00Z"/>
              <w:rFonts w:eastAsiaTheme="minorEastAsia" w:cstheme="minorBidi"/>
              <w:noProof/>
              <w:kern w:val="0"/>
              <w:lang w:eastAsia="en-US" w:bidi="ar-SA"/>
            </w:rPr>
          </w:pPr>
          <w:del w:id="774" w:author="Alexander Thomas Frase" w:date="2016-03-15T11:14:00Z">
            <w:r w:rsidDel="007B750D">
              <w:rPr>
                <w:noProof/>
              </w:rPr>
              <w:delText>Gene and Group List Input Files</w:delText>
            </w:r>
            <w:r w:rsidDel="007B750D">
              <w:rPr>
                <w:noProof/>
              </w:rPr>
              <w:tab/>
            </w:r>
            <w:r w:rsidR="003B2BC0" w:rsidDel="007B750D">
              <w:rPr>
                <w:noProof/>
              </w:rPr>
              <w:delText>27</w:delText>
            </w:r>
          </w:del>
        </w:p>
        <w:p w14:paraId="0DB16E38" w14:textId="77777777" w:rsidR="00FF72CF" w:rsidDel="007B750D" w:rsidRDefault="00FF72CF">
          <w:pPr>
            <w:pStyle w:val="TOC2"/>
            <w:tabs>
              <w:tab w:val="right" w:leader="dot" w:pos="9962"/>
            </w:tabs>
            <w:rPr>
              <w:del w:id="775" w:author="Alexander Thomas Frase" w:date="2016-03-15T11:14:00Z"/>
              <w:rFonts w:eastAsiaTheme="minorEastAsia" w:cstheme="minorBidi"/>
              <w:noProof/>
              <w:kern w:val="0"/>
              <w:lang w:eastAsia="en-US" w:bidi="ar-SA"/>
            </w:rPr>
          </w:pPr>
          <w:del w:id="776" w:author="Alexander Thomas Frase" w:date="2016-03-15T11:14:00Z">
            <w:r w:rsidDel="007B750D">
              <w:rPr>
                <w:noProof/>
              </w:rPr>
              <w:delText>Source List Input Files</w:delText>
            </w:r>
            <w:r w:rsidDel="007B750D">
              <w:rPr>
                <w:noProof/>
              </w:rPr>
              <w:tab/>
            </w:r>
            <w:r w:rsidR="003B2BC0" w:rsidDel="007B750D">
              <w:rPr>
                <w:noProof/>
              </w:rPr>
              <w:delText>28</w:delText>
            </w:r>
          </w:del>
        </w:p>
        <w:p w14:paraId="6ADE1B74" w14:textId="16174E11" w:rsidR="00FF72CF" w:rsidDel="007B750D" w:rsidRDefault="00FF72CF">
          <w:pPr>
            <w:pStyle w:val="TOC1"/>
            <w:tabs>
              <w:tab w:val="right" w:leader="dot" w:pos="9962"/>
            </w:tabs>
            <w:rPr>
              <w:del w:id="777" w:author="Alexander Thomas Frase" w:date="2016-03-15T11:14:00Z"/>
              <w:rFonts w:asciiTheme="minorHAnsi" w:eastAsiaTheme="minorEastAsia" w:hAnsiTheme="minorHAnsi" w:cstheme="minorBidi"/>
              <w:b w:val="0"/>
              <w:noProof/>
              <w:color w:val="auto"/>
              <w:kern w:val="0"/>
              <w:sz w:val="22"/>
              <w:szCs w:val="22"/>
              <w:lang w:eastAsia="en-US" w:bidi="ar-SA"/>
            </w:rPr>
          </w:pPr>
          <w:del w:id="778" w:author="Alexander Thomas Frase" w:date="2016-03-15T11:14:00Z">
            <w:r w:rsidDel="007B750D">
              <w:rPr>
                <w:noProof/>
              </w:rPr>
              <w:delText>Output File Formats</w:delText>
            </w:r>
            <w:r w:rsidDel="007B750D">
              <w:rPr>
                <w:noProof/>
              </w:rPr>
              <w:tab/>
            </w:r>
            <w:r w:rsidR="003B2BC0" w:rsidDel="007B750D">
              <w:rPr>
                <w:noProof/>
              </w:rPr>
              <w:delText>29</w:delText>
            </w:r>
          </w:del>
        </w:p>
        <w:p w14:paraId="65D02B6C" w14:textId="171A9F2C" w:rsidR="00FF72CF" w:rsidDel="007B750D" w:rsidRDefault="00FF72CF">
          <w:pPr>
            <w:pStyle w:val="TOC2"/>
            <w:tabs>
              <w:tab w:val="right" w:leader="dot" w:pos="9962"/>
            </w:tabs>
            <w:rPr>
              <w:del w:id="779" w:author="Alexander Thomas Frase" w:date="2016-03-15T11:14:00Z"/>
              <w:rFonts w:eastAsiaTheme="minorEastAsia" w:cstheme="minorBidi"/>
              <w:noProof/>
              <w:kern w:val="0"/>
              <w:lang w:eastAsia="en-US" w:bidi="ar-SA"/>
            </w:rPr>
          </w:pPr>
          <w:del w:id="780" w:author="Alexander Thomas Frase" w:date="2016-03-15T11:14:00Z">
            <w:r w:rsidDel="007B750D">
              <w:rPr>
                <w:noProof/>
              </w:rPr>
              <w:delText>Configuration Report</w:delText>
            </w:r>
            <w:r w:rsidDel="007B750D">
              <w:rPr>
                <w:noProof/>
              </w:rPr>
              <w:tab/>
            </w:r>
            <w:r w:rsidR="003B2BC0" w:rsidDel="007B750D">
              <w:rPr>
                <w:noProof/>
              </w:rPr>
              <w:delText>29</w:delText>
            </w:r>
          </w:del>
        </w:p>
        <w:p w14:paraId="7E1EB8DB" w14:textId="77777777" w:rsidR="00FF72CF" w:rsidDel="007B750D" w:rsidRDefault="00FF72CF">
          <w:pPr>
            <w:pStyle w:val="TOC2"/>
            <w:tabs>
              <w:tab w:val="right" w:leader="dot" w:pos="9962"/>
            </w:tabs>
            <w:rPr>
              <w:del w:id="781" w:author="Alexander Thomas Frase" w:date="2016-03-15T11:14:00Z"/>
              <w:rFonts w:eastAsiaTheme="minorEastAsia" w:cstheme="minorBidi"/>
              <w:noProof/>
              <w:kern w:val="0"/>
              <w:lang w:eastAsia="en-US" w:bidi="ar-SA"/>
            </w:rPr>
          </w:pPr>
          <w:del w:id="782" w:author="Alexander Thomas Frase" w:date="2016-03-15T11:14:00Z">
            <w:r w:rsidDel="007B750D">
              <w:rPr>
                <w:noProof/>
              </w:rPr>
              <w:delText>Gene and Group Name Statistics Reports</w:delText>
            </w:r>
            <w:r w:rsidDel="007B750D">
              <w:rPr>
                <w:noProof/>
              </w:rPr>
              <w:tab/>
            </w:r>
            <w:r w:rsidR="003B2BC0" w:rsidDel="007B750D">
              <w:rPr>
                <w:noProof/>
              </w:rPr>
              <w:delText>29</w:delText>
            </w:r>
          </w:del>
        </w:p>
        <w:p w14:paraId="7BA6959A" w14:textId="735908EA" w:rsidR="00FF72CF" w:rsidDel="007B750D" w:rsidRDefault="00FF72CF">
          <w:pPr>
            <w:pStyle w:val="TOC2"/>
            <w:tabs>
              <w:tab w:val="right" w:leader="dot" w:pos="9962"/>
            </w:tabs>
            <w:rPr>
              <w:del w:id="783" w:author="Alexander Thomas Frase" w:date="2016-03-15T11:14:00Z"/>
              <w:rFonts w:eastAsiaTheme="minorEastAsia" w:cstheme="minorBidi"/>
              <w:noProof/>
              <w:kern w:val="0"/>
              <w:lang w:eastAsia="en-US" w:bidi="ar-SA"/>
            </w:rPr>
          </w:pPr>
          <w:del w:id="784" w:author="Alexander Thomas Frase" w:date="2016-03-15T11:14:00Z">
            <w:r w:rsidDel="007B750D">
              <w:rPr>
                <w:noProof/>
              </w:rPr>
              <w:delText>LD Profiles Report</w:delText>
            </w:r>
            <w:r w:rsidDel="007B750D">
              <w:rPr>
                <w:noProof/>
              </w:rPr>
              <w:tab/>
            </w:r>
            <w:r w:rsidR="003B2BC0" w:rsidDel="007B750D">
              <w:rPr>
                <w:noProof/>
              </w:rPr>
              <w:delText>30</w:delText>
            </w:r>
          </w:del>
        </w:p>
        <w:p w14:paraId="40C63273" w14:textId="39B7E01C" w:rsidR="00FF72CF" w:rsidDel="007B750D" w:rsidRDefault="00FF72CF">
          <w:pPr>
            <w:pStyle w:val="TOC2"/>
            <w:tabs>
              <w:tab w:val="right" w:leader="dot" w:pos="9962"/>
            </w:tabs>
            <w:rPr>
              <w:del w:id="785" w:author="Alexander Thomas Frase" w:date="2016-03-15T11:14:00Z"/>
              <w:rFonts w:eastAsiaTheme="minorEastAsia" w:cstheme="minorBidi"/>
              <w:noProof/>
              <w:kern w:val="0"/>
              <w:lang w:eastAsia="en-US" w:bidi="ar-SA"/>
            </w:rPr>
          </w:pPr>
          <w:del w:id="786" w:author="Alexander Thomas Frase" w:date="2016-03-15T11:14:00Z">
            <w:r w:rsidDel="007B750D">
              <w:rPr>
                <w:noProof/>
              </w:rPr>
              <w:delText>Invalid Input Reports</w:delText>
            </w:r>
            <w:r w:rsidDel="007B750D">
              <w:rPr>
                <w:noProof/>
              </w:rPr>
              <w:tab/>
            </w:r>
            <w:r w:rsidR="003B2BC0" w:rsidDel="007B750D">
              <w:rPr>
                <w:noProof/>
              </w:rPr>
              <w:delText>30</w:delText>
            </w:r>
          </w:del>
        </w:p>
        <w:p w14:paraId="0E8A4936" w14:textId="77777777" w:rsidR="00FF72CF" w:rsidDel="007B750D" w:rsidRDefault="00FF72CF">
          <w:pPr>
            <w:pStyle w:val="TOC2"/>
            <w:tabs>
              <w:tab w:val="right" w:leader="dot" w:pos="9962"/>
            </w:tabs>
            <w:rPr>
              <w:del w:id="787" w:author="Alexander Thomas Frase" w:date="2016-03-15T11:14:00Z"/>
              <w:rFonts w:eastAsiaTheme="minorEastAsia" w:cstheme="minorBidi"/>
              <w:noProof/>
              <w:kern w:val="0"/>
              <w:lang w:eastAsia="en-US" w:bidi="ar-SA"/>
            </w:rPr>
          </w:pPr>
          <w:del w:id="788" w:author="Alexander Thomas Frase" w:date="2016-03-15T11:14:00Z">
            <w:r w:rsidDel="007B750D">
              <w:rPr>
                <w:noProof/>
              </w:rPr>
              <w:delText>Analysis Outputs</w:delText>
            </w:r>
            <w:r w:rsidDel="007B750D">
              <w:rPr>
                <w:noProof/>
              </w:rPr>
              <w:tab/>
            </w:r>
            <w:r w:rsidR="003B2BC0" w:rsidDel="007B750D">
              <w:rPr>
                <w:noProof/>
              </w:rPr>
              <w:delText>30</w:delText>
            </w:r>
          </w:del>
        </w:p>
        <w:p w14:paraId="6A275184" w14:textId="5E1D699D" w:rsidR="00FF72CF" w:rsidDel="007B750D" w:rsidRDefault="00FF72CF">
          <w:pPr>
            <w:pStyle w:val="TOC1"/>
            <w:tabs>
              <w:tab w:val="right" w:leader="dot" w:pos="9962"/>
            </w:tabs>
            <w:rPr>
              <w:del w:id="789" w:author="Alexander Thomas Frase" w:date="2016-03-15T11:14:00Z"/>
              <w:rFonts w:asciiTheme="minorHAnsi" w:eastAsiaTheme="minorEastAsia" w:hAnsiTheme="minorHAnsi" w:cstheme="minorBidi"/>
              <w:b w:val="0"/>
              <w:noProof/>
              <w:color w:val="auto"/>
              <w:kern w:val="0"/>
              <w:sz w:val="22"/>
              <w:szCs w:val="22"/>
              <w:lang w:eastAsia="en-US" w:bidi="ar-SA"/>
            </w:rPr>
          </w:pPr>
          <w:del w:id="790" w:author="Alexander Thomas Frase" w:date="2016-03-15T11:14:00Z">
            <w:r w:rsidDel="007B750D">
              <w:rPr>
                <w:noProof/>
              </w:rPr>
              <w:delText>Example Knowledge</w:delText>
            </w:r>
            <w:r w:rsidDel="007B750D">
              <w:rPr>
                <w:noProof/>
              </w:rPr>
              <w:tab/>
            </w:r>
            <w:r w:rsidR="003B2BC0" w:rsidDel="007B750D">
              <w:rPr>
                <w:noProof/>
              </w:rPr>
              <w:delText>33</w:delText>
            </w:r>
          </w:del>
        </w:p>
        <w:p w14:paraId="016F17F0" w14:textId="296984E7" w:rsidR="00FF72CF" w:rsidDel="007B750D" w:rsidRDefault="00FF72CF">
          <w:pPr>
            <w:pStyle w:val="TOC1"/>
            <w:tabs>
              <w:tab w:val="right" w:leader="dot" w:pos="9962"/>
            </w:tabs>
            <w:rPr>
              <w:del w:id="791" w:author="Alexander Thomas Frase" w:date="2016-03-15T11:14:00Z"/>
              <w:rFonts w:asciiTheme="minorHAnsi" w:eastAsiaTheme="minorEastAsia" w:hAnsiTheme="minorHAnsi" w:cstheme="minorBidi"/>
              <w:b w:val="0"/>
              <w:noProof/>
              <w:color w:val="auto"/>
              <w:kern w:val="0"/>
              <w:sz w:val="22"/>
              <w:szCs w:val="22"/>
              <w:lang w:eastAsia="en-US" w:bidi="ar-SA"/>
            </w:rPr>
          </w:pPr>
          <w:del w:id="792" w:author="Alexander Thomas Frase" w:date="2016-03-15T11:14:00Z">
            <w:r w:rsidDel="007B750D">
              <w:rPr>
                <w:noProof/>
              </w:rPr>
              <w:delText>Example Commands</w:delText>
            </w:r>
            <w:r w:rsidDel="007B750D">
              <w:rPr>
                <w:noProof/>
              </w:rPr>
              <w:tab/>
            </w:r>
            <w:r w:rsidR="003B2BC0" w:rsidDel="007B750D">
              <w:rPr>
                <w:noProof/>
              </w:rPr>
              <w:delText>35</w:delText>
            </w:r>
          </w:del>
        </w:p>
        <w:p w14:paraId="1DF603A5" w14:textId="501C55BA" w:rsidR="00FF72CF" w:rsidDel="007B750D" w:rsidRDefault="00FF72CF">
          <w:pPr>
            <w:pStyle w:val="TOC2"/>
            <w:tabs>
              <w:tab w:val="right" w:leader="dot" w:pos="9962"/>
            </w:tabs>
            <w:rPr>
              <w:del w:id="793" w:author="Alexander Thomas Frase" w:date="2016-03-15T11:14:00Z"/>
              <w:rFonts w:eastAsiaTheme="minorEastAsia" w:cstheme="minorBidi"/>
              <w:noProof/>
              <w:kern w:val="0"/>
              <w:lang w:eastAsia="en-US" w:bidi="ar-SA"/>
            </w:rPr>
          </w:pPr>
          <w:del w:id="794" w:author="Alexander Thomas Frase" w:date="2016-03-15T11:14:00Z">
            <w:r w:rsidDel="007B750D">
              <w:rPr>
                <w:noProof/>
              </w:rPr>
              <w:lastRenderedPageBreak/>
              <w:delText>Filtering Examples</w:delText>
            </w:r>
            <w:r w:rsidDel="007B750D">
              <w:rPr>
                <w:noProof/>
              </w:rPr>
              <w:tab/>
            </w:r>
            <w:r w:rsidR="003B2BC0" w:rsidDel="007B750D">
              <w:rPr>
                <w:noProof/>
              </w:rPr>
              <w:delText>35</w:delText>
            </w:r>
          </w:del>
        </w:p>
        <w:p w14:paraId="01F67FED" w14:textId="6A11A92B" w:rsidR="00FF72CF" w:rsidDel="007B750D" w:rsidRDefault="00FF72CF">
          <w:pPr>
            <w:pStyle w:val="TOC3"/>
            <w:tabs>
              <w:tab w:val="right" w:leader="dot" w:pos="9962"/>
            </w:tabs>
            <w:rPr>
              <w:del w:id="795" w:author="Alexander Thomas Frase" w:date="2016-03-15T11:14:00Z"/>
              <w:rFonts w:eastAsiaTheme="minorEastAsia" w:cstheme="minorBidi"/>
              <w:i w:val="0"/>
              <w:noProof/>
              <w:kern w:val="0"/>
              <w:lang w:eastAsia="en-US" w:bidi="ar-SA"/>
            </w:rPr>
          </w:pPr>
          <w:del w:id="796" w:author="Alexander Thomas Frase" w:date="2016-03-15T11:14:00Z">
            <w:r w:rsidDel="007B750D">
              <w:rPr>
                <w:noProof/>
              </w:rPr>
              <w:delText xml:space="preserve">Example 1: Filtering a list of SNPs by a genotyping platform, </w:delText>
            </w:r>
            <w:r w:rsidRPr="00A60B88" w:rsidDel="007B750D">
              <w:rPr>
                <w:rFonts w:eastAsia="Courier New"/>
                <w:noProof/>
              </w:rPr>
              <w:delText xml:space="preserve">where </w:delText>
            </w:r>
            <w:r w:rsidDel="007B750D">
              <w:rPr>
                <w:noProof/>
              </w:rPr>
              <w:delText>input1</w:delText>
            </w:r>
            <w:r w:rsidRPr="00A60B88" w:rsidDel="007B750D">
              <w:rPr>
                <w:rFonts w:eastAsia="Courier New"/>
                <w:noProof/>
              </w:rPr>
              <w:delText xml:space="preserve"> is the first list of SNPs </w:delText>
            </w:r>
            <w:r w:rsidDel="007B750D">
              <w:rPr>
                <w:noProof/>
              </w:rPr>
              <w:delText>and input2 is</w:delText>
            </w:r>
            <w:r w:rsidRPr="00A60B88" w:rsidDel="007B750D">
              <w:rPr>
                <w:rFonts w:eastAsia="Courier New"/>
                <w:noProof/>
              </w:rPr>
              <w:delText xml:space="preserve"> the list of SNPs on the genotyping platform.</w:delText>
            </w:r>
            <w:r w:rsidDel="007B750D">
              <w:rPr>
                <w:noProof/>
              </w:rPr>
              <w:tab/>
            </w:r>
            <w:r w:rsidR="003B2BC0" w:rsidDel="007B750D">
              <w:rPr>
                <w:noProof/>
              </w:rPr>
              <w:delText>35</w:delText>
            </w:r>
          </w:del>
        </w:p>
        <w:p w14:paraId="689661CD" w14:textId="4293C657" w:rsidR="00FF72CF" w:rsidDel="007B750D" w:rsidRDefault="00FF72CF">
          <w:pPr>
            <w:pStyle w:val="TOC3"/>
            <w:tabs>
              <w:tab w:val="right" w:leader="dot" w:pos="9962"/>
            </w:tabs>
            <w:rPr>
              <w:del w:id="797" w:author="Alexander Thomas Frase" w:date="2016-03-15T11:14:00Z"/>
              <w:rFonts w:eastAsiaTheme="minorEastAsia" w:cstheme="minorBidi"/>
              <w:i w:val="0"/>
              <w:noProof/>
              <w:kern w:val="0"/>
              <w:lang w:eastAsia="en-US" w:bidi="ar-SA"/>
            </w:rPr>
          </w:pPr>
          <w:del w:id="798" w:author="Alexander Thomas Frase" w:date="2016-03-15T11:14:00Z">
            <w:r w:rsidDel="007B750D">
              <w:rPr>
                <w:noProof/>
              </w:rPr>
              <w:delText>Example 2: Output a list of SNPs from a genotyping platform that correspond to a list of genes.</w:delText>
            </w:r>
            <w:r w:rsidDel="007B750D">
              <w:rPr>
                <w:noProof/>
              </w:rPr>
              <w:tab/>
            </w:r>
            <w:r w:rsidR="003B2BC0" w:rsidDel="007B750D">
              <w:rPr>
                <w:noProof/>
              </w:rPr>
              <w:delText>36</w:delText>
            </w:r>
          </w:del>
        </w:p>
        <w:p w14:paraId="6C32EE98" w14:textId="3A2CCAC7" w:rsidR="00FF72CF" w:rsidDel="007B750D" w:rsidRDefault="00FF72CF">
          <w:pPr>
            <w:pStyle w:val="TOC3"/>
            <w:tabs>
              <w:tab w:val="right" w:leader="dot" w:pos="9962"/>
            </w:tabs>
            <w:rPr>
              <w:del w:id="799" w:author="Alexander Thomas Frase" w:date="2016-03-15T11:14:00Z"/>
              <w:rFonts w:eastAsiaTheme="minorEastAsia" w:cstheme="minorBidi"/>
              <w:i w:val="0"/>
              <w:noProof/>
              <w:kern w:val="0"/>
              <w:lang w:eastAsia="en-US" w:bidi="ar-SA"/>
            </w:rPr>
          </w:pPr>
          <w:del w:id="800" w:author="Alexander Thomas Frase" w:date="2016-03-15T11:14:00Z">
            <w:r w:rsidDel="007B750D">
              <w:rPr>
                <w:noProof/>
              </w:rPr>
              <w:delText>Example 3: Input a list of groups, output regions within those groups.</w:delText>
            </w:r>
            <w:r w:rsidDel="007B750D">
              <w:rPr>
                <w:noProof/>
              </w:rPr>
              <w:tab/>
            </w:r>
            <w:r w:rsidR="003B2BC0" w:rsidDel="007B750D">
              <w:rPr>
                <w:noProof/>
              </w:rPr>
              <w:delText>37</w:delText>
            </w:r>
          </w:del>
        </w:p>
        <w:p w14:paraId="78F832B4" w14:textId="636BFF98" w:rsidR="00FF72CF" w:rsidDel="007B750D" w:rsidRDefault="00FF72CF">
          <w:pPr>
            <w:pStyle w:val="TOC3"/>
            <w:tabs>
              <w:tab w:val="right" w:leader="dot" w:pos="9962"/>
            </w:tabs>
            <w:rPr>
              <w:del w:id="801" w:author="Alexander Thomas Frase" w:date="2016-03-15T11:14:00Z"/>
              <w:rFonts w:eastAsiaTheme="minorEastAsia" w:cstheme="minorBidi"/>
              <w:i w:val="0"/>
              <w:noProof/>
              <w:kern w:val="0"/>
              <w:lang w:eastAsia="en-US" w:bidi="ar-SA"/>
            </w:rPr>
          </w:pPr>
          <w:del w:id="802" w:author="Alexander Thomas Frase" w:date="2016-03-15T11:14:00Z">
            <w:r w:rsidDel="007B750D">
              <w:rPr>
                <w:noProof/>
              </w:rPr>
              <w:delText>Example 4: Output a list of all genes within a data source.</w:delText>
            </w:r>
            <w:r w:rsidDel="007B750D">
              <w:rPr>
                <w:noProof/>
              </w:rPr>
              <w:tab/>
            </w:r>
            <w:r w:rsidR="003B2BC0" w:rsidDel="007B750D">
              <w:rPr>
                <w:noProof/>
              </w:rPr>
              <w:delText>37</w:delText>
            </w:r>
          </w:del>
        </w:p>
        <w:p w14:paraId="64BE1C66" w14:textId="4139591D" w:rsidR="00FF72CF" w:rsidDel="007B750D" w:rsidRDefault="00FF72CF">
          <w:pPr>
            <w:pStyle w:val="TOC3"/>
            <w:tabs>
              <w:tab w:val="right" w:leader="dot" w:pos="9962"/>
            </w:tabs>
            <w:rPr>
              <w:del w:id="803" w:author="Alexander Thomas Frase" w:date="2016-03-15T11:14:00Z"/>
              <w:rFonts w:eastAsiaTheme="minorEastAsia" w:cstheme="minorBidi"/>
              <w:i w:val="0"/>
              <w:noProof/>
              <w:kern w:val="0"/>
              <w:lang w:eastAsia="en-US" w:bidi="ar-SA"/>
            </w:rPr>
          </w:pPr>
          <w:del w:id="804" w:author="Alexander Thomas Frase" w:date="2016-03-15T11:14:00Z">
            <w:r w:rsidDel="007B750D">
              <w:rPr>
                <w:noProof/>
              </w:rPr>
              <w:delText>Example 5: Start with a list of genes, output all the genes within particular groups.</w:delText>
            </w:r>
            <w:r w:rsidDel="007B750D">
              <w:rPr>
                <w:noProof/>
              </w:rPr>
              <w:tab/>
            </w:r>
            <w:r w:rsidR="003B2BC0" w:rsidDel="007B750D">
              <w:rPr>
                <w:noProof/>
              </w:rPr>
              <w:delText>38</w:delText>
            </w:r>
          </w:del>
        </w:p>
        <w:p w14:paraId="6C545C61" w14:textId="501C80C8" w:rsidR="00FF72CF" w:rsidDel="007B750D" w:rsidRDefault="00FF72CF">
          <w:pPr>
            <w:pStyle w:val="TOC3"/>
            <w:tabs>
              <w:tab w:val="right" w:leader="dot" w:pos="9962"/>
            </w:tabs>
            <w:rPr>
              <w:del w:id="805" w:author="Alexander Thomas Frase" w:date="2016-03-15T11:14:00Z"/>
              <w:rFonts w:eastAsiaTheme="minorEastAsia" w:cstheme="minorBidi"/>
              <w:i w:val="0"/>
              <w:noProof/>
              <w:kern w:val="0"/>
              <w:lang w:eastAsia="en-US" w:bidi="ar-SA"/>
            </w:rPr>
          </w:pPr>
          <w:del w:id="806" w:author="Alexander Thomas Frase" w:date="2016-03-15T11:14:00Z">
            <w:r w:rsidDel="007B750D">
              <w:rPr>
                <w:noProof/>
              </w:rPr>
              <w:delText>Example 6: Start with genes associated with a pathway or group, output genes within that group that overlap with an input list of genes.</w:delText>
            </w:r>
            <w:r w:rsidDel="007B750D">
              <w:rPr>
                <w:noProof/>
              </w:rPr>
              <w:tab/>
            </w:r>
            <w:r w:rsidR="003B2BC0" w:rsidDel="007B750D">
              <w:rPr>
                <w:noProof/>
              </w:rPr>
              <w:delText>39</w:delText>
            </w:r>
          </w:del>
        </w:p>
        <w:p w14:paraId="7B68E195" w14:textId="70854AED" w:rsidR="00FF72CF" w:rsidDel="007B750D" w:rsidRDefault="00FF72CF">
          <w:pPr>
            <w:pStyle w:val="TOC3"/>
            <w:tabs>
              <w:tab w:val="right" w:leader="dot" w:pos="9962"/>
            </w:tabs>
            <w:rPr>
              <w:del w:id="807" w:author="Alexander Thomas Frase" w:date="2016-03-15T11:14:00Z"/>
              <w:rFonts w:eastAsiaTheme="minorEastAsia" w:cstheme="minorBidi"/>
              <w:i w:val="0"/>
              <w:noProof/>
              <w:kern w:val="0"/>
              <w:lang w:eastAsia="en-US" w:bidi="ar-SA"/>
            </w:rPr>
          </w:pPr>
          <w:del w:id="808" w:author="Alexander Thomas Frase" w:date="2016-03-15T11:14:00Z">
            <w:r w:rsidDel="007B750D">
              <w:rPr>
                <w:noProof/>
              </w:rPr>
              <w:delText>Example 7: Starting with a list of genes, determine genes are within a group.</w:delText>
            </w:r>
            <w:r w:rsidDel="007B750D">
              <w:rPr>
                <w:noProof/>
              </w:rPr>
              <w:tab/>
            </w:r>
            <w:r w:rsidR="003B2BC0" w:rsidDel="007B750D">
              <w:rPr>
                <w:noProof/>
              </w:rPr>
              <w:delText>39</w:delText>
            </w:r>
          </w:del>
        </w:p>
        <w:p w14:paraId="01A30426" w14:textId="449850DF" w:rsidR="00FF72CF" w:rsidDel="007B750D" w:rsidRDefault="00FF72CF">
          <w:pPr>
            <w:pStyle w:val="TOC2"/>
            <w:tabs>
              <w:tab w:val="right" w:leader="dot" w:pos="9962"/>
            </w:tabs>
            <w:rPr>
              <w:del w:id="809" w:author="Alexander Thomas Frase" w:date="2016-03-15T11:14:00Z"/>
              <w:rFonts w:eastAsiaTheme="minorEastAsia" w:cstheme="minorBidi"/>
              <w:noProof/>
              <w:kern w:val="0"/>
              <w:lang w:eastAsia="en-US" w:bidi="ar-SA"/>
            </w:rPr>
          </w:pPr>
          <w:del w:id="810" w:author="Alexander Thomas Frase" w:date="2016-03-15T11:14:00Z">
            <w:r w:rsidDel="007B750D">
              <w:rPr>
                <w:noProof/>
              </w:rPr>
              <w:delText>Annotation Examples</w:delText>
            </w:r>
            <w:r w:rsidDel="007B750D">
              <w:rPr>
                <w:noProof/>
              </w:rPr>
              <w:tab/>
            </w:r>
            <w:r w:rsidR="003B2BC0" w:rsidDel="007B750D">
              <w:rPr>
                <w:noProof/>
              </w:rPr>
              <w:delText>39</w:delText>
            </w:r>
          </w:del>
        </w:p>
        <w:p w14:paraId="65E2D263" w14:textId="22634EB5" w:rsidR="00FF72CF" w:rsidDel="007B750D" w:rsidRDefault="00FF72CF">
          <w:pPr>
            <w:pStyle w:val="TOC3"/>
            <w:tabs>
              <w:tab w:val="right" w:leader="dot" w:pos="9962"/>
            </w:tabs>
            <w:rPr>
              <w:del w:id="811" w:author="Alexander Thomas Frase" w:date="2016-03-15T11:14:00Z"/>
              <w:rFonts w:eastAsiaTheme="minorEastAsia" w:cstheme="minorBidi"/>
              <w:i w:val="0"/>
              <w:noProof/>
              <w:kern w:val="0"/>
              <w:lang w:eastAsia="en-US" w:bidi="ar-SA"/>
            </w:rPr>
          </w:pPr>
          <w:del w:id="812" w:author="Alexander Thomas Frase" w:date="2016-03-15T11:14:00Z">
            <w:r w:rsidDel="007B750D">
              <w:rPr>
                <w:noProof/>
              </w:rPr>
              <w:delText>Example 1: Annotating a SNP with gene region information.</w:delText>
            </w:r>
            <w:r w:rsidDel="007B750D">
              <w:rPr>
                <w:noProof/>
              </w:rPr>
              <w:tab/>
            </w:r>
            <w:r w:rsidR="003B2BC0" w:rsidDel="007B750D">
              <w:rPr>
                <w:noProof/>
              </w:rPr>
              <w:delText>39</w:delText>
            </w:r>
          </w:del>
        </w:p>
        <w:p w14:paraId="49ADFCBA" w14:textId="56CF4B79" w:rsidR="00FF72CF" w:rsidDel="007B750D" w:rsidRDefault="00FF72CF">
          <w:pPr>
            <w:pStyle w:val="TOC3"/>
            <w:tabs>
              <w:tab w:val="right" w:leader="dot" w:pos="9962"/>
            </w:tabs>
            <w:rPr>
              <w:del w:id="813" w:author="Alexander Thomas Frase" w:date="2016-03-15T11:14:00Z"/>
              <w:rFonts w:eastAsiaTheme="minorEastAsia" w:cstheme="minorBidi"/>
              <w:i w:val="0"/>
              <w:noProof/>
              <w:kern w:val="0"/>
              <w:lang w:eastAsia="en-US" w:bidi="ar-SA"/>
            </w:rPr>
          </w:pPr>
          <w:del w:id="814" w:author="Alexander Thomas Frase" w:date="2016-03-15T11:14:00Z">
            <w:r w:rsidDel="007B750D">
              <w:rPr>
                <w:noProof/>
              </w:rPr>
              <w:delText>Example 2: Annotating SNPs with location information.</w:delText>
            </w:r>
            <w:r w:rsidDel="007B750D">
              <w:rPr>
                <w:noProof/>
              </w:rPr>
              <w:tab/>
            </w:r>
            <w:r w:rsidR="003B2BC0" w:rsidDel="007B750D">
              <w:rPr>
                <w:noProof/>
              </w:rPr>
              <w:delText>40</w:delText>
            </w:r>
          </w:del>
        </w:p>
        <w:p w14:paraId="32C54BEE" w14:textId="698F3300" w:rsidR="00FF72CF" w:rsidDel="007B750D" w:rsidRDefault="00FF72CF">
          <w:pPr>
            <w:pStyle w:val="TOC3"/>
            <w:tabs>
              <w:tab w:val="right" w:leader="dot" w:pos="9962"/>
            </w:tabs>
            <w:rPr>
              <w:del w:id="815" w:author="Alexander Thomas Frase" w:date="2016-03-15T11:14:00Z"/>
              <w:rFonts w:eastAsiaTheme="minorEastAsia" w:cstheme="minorBidi"/>
              <w:i w:val="0"/>
              <w:noProof/>
              <w:kern w:val="0"/>
              <w:lang w:eastAsia="en-US" w:bidi="ar-SA"/>
            </w:rPr>
          </w:pPr>
          <w:del w:id="816" w:author="Alexander Thomas Frase" w:date="2016-03-15T11:14:00Z">
            <w:r w:rsidDel="007B750D">
              <w:rPr>
                <w:noProof/>
              </w:rPr>
              <w:delText>Example 3: Map a SNP to the groups and sources where the SNP is present.</w:delText>
            </w:r>
            <w:r w:rsidDel="007B750D">
              <w:rPr>
                <w:noProof/>
              </w:rPr>
              <w:tab/>
            </w:r>
            <w:r w:rsidR="003B2BC0" w:rsidDel="007B750D">
              <w:rPr>
                <w:noProof/>
              </w:rPr>
              <w:delText>41</w:delText>
            </w:r>
          </w:del>
        </w:p>
        <w:p w14:paraId="55FEB390" w14:textId="35A4833B" w:rsidR="00FF72CF" w:rsidDel="007B750D" w:rsidRDefault="00FF72CF">
          <w:pPr>
            <w:pStyle w:val="TOC3"/>
            <w:tabs>
              <w:tab w:val="right" w:leader="dot" w:pos="9962"/>
            </w:tabs>
            <w:rPr>
              <w:del w:id="817" w:author="Alexander Thomas Frase" w:date="2016-03-15T11:14:00Z"/>
              <w:rFonts w:eastAsiaTheme="minorEastAsia" w:cstheme="minorBidi"/>
              <w:i w:val="0"/>
              <w:noProof/>
              <w:kern w:val="0"/>
              <w:lang w:eastAsia="en-US" w:bidi="ar-SA"/>
            </w:rPr>
          </w:pPr>
          <w:del w:id="818" w:author="Alexander Thomas Frase" w:date="2016-03-15T11:14:00Z">
            <w:r w:rsidDel="007B750D">
              <w:rPr>
                <w:noProof/>
              </w:rPr>
              <w:delText>Example 4: Annotating a base pair region with the list of SNPs in that region.</w:delText>
            </w:r>
            <w:r w:rsidDel="007B750D">
              <w:rPr>
                <w:noProof/>
              </w:rPr>
              <w:tab/>
            </w:r>
            <w:r w:rsidR="003B2BC0" w:rsidDel="007B750D">
              <w:rPr>
                <w:noProof/>
              </w:rPr>
              <w:delText>41</w:delText>
            </w:r>
          </w:del>
        </w:p>
        <w:p w14:paraId="273B8DCE" w14:textId="034B4E6C" w:rsidR="00FF72CF" w:rsidDel="007B750D" w:rsidRDefault="00FF72CF">
          <w:pPr>
            <w:pStyle w:val="TOC2"/>
            <w:tabs>
              <w:tab w:val="right" w:leader="dot" w:pos="9962"/>
            </w:tabs>
            <w:rPr>
              <w:del w:id="819" w:author="Alexander Thomas Frase" w:date="2016-03-15T11:14:00Z"/>
              <w:rFonts w:eastAsiaTheme="minorEastAsia" w:cstheme="minorBidi"/>
              <w:noProof/>
              <w:kern w:val="0"/>
              <w:lang w:eastAsia="en-US" w:bidi="ar-SA"/>
            </w:rPr>
          </w:pPr>
          <w:del w:id="820" w:author="Alexander Thomas Frase" w:date="2016-03-15T11:14:00Z">
            <w:r w:rsidDel="007B750D">
              <w:rPr>
                <w:noProof/>
              </w:rPr>
              <w:delText>Example Filtering followed by annotation</w:delText>
            </w:r>
            <w:r w:rsidDel="007B750D">
              <w:rPr>
                <w:noProof/>
              </w:rPr>
              <w:tab/>
            </w:r>
            <w:r w:rsidR="003B2BC0" w:rsidDel="007B750D">
              <w:rPr>
                <w:noProof/>
              </w:rPr>
              <w:delText>42</w:delText>
            </w:r>
          </w:del>
        </w:p>
        <w:p w14:paraId="32BBE04B" w14:textId="7B0C2C7E" w:rsidR="00FF72CF" w:rsidDel="007B750D" w:rsidRDefault="00FF72CF">
          <w:pPr>
            <w:pStyle w:val="TOC3"/>
            <w:tabs>
              <w:tab w:val="right" w:leader="dot" w:pos="9962"/>
            </w:tabs>
            <w:rPr>
              <w:del w:id="821" w:author="Alexander Thomas Frase" w:date="2016-03-15T11:14:00Z"/>
              <w:rFonts w:eastAsiaTheme="minorEastAsia" w:cstheme="minorBidi"/>
              <w:i w:val="0"/>
              <w:noProof/>
              <w:kern w:val="0"/>
              <w:lang w:eastAsia="en-US" w:bidi="ar-SA"/>
            </w:rPr>
          </w:pPr>
          <w:del w:id="822" w:author="Alexander Thomas Frase" w:date="2016-03-15T11:14:00Z">
            <w:r w:rsidDel="007B750D">
              <w:rPr>
                <w:noProof/>
              </w:rPr>
              <w:delText>Example 1: Input a SNP list and map SNP positions to regions.</w:delText>
            </w:r>
            <w:r w:rsidDel="007B750D">
              <w:rPr>
                <w:noProof/>
              </w:rPr>
              <w:tab/>
            </w:r>
            <w:r w:rsidR="003B2BC0" w:rsidDel="007B750D">
              <w:rPr>
                <w:noProof/>
              </w:rPr>
              <w:delText>42</w:delText>
            </w:r>
          </w:del>
        </w:p>
        <w:p w14:paraId="6C986985" w14:textId="1D13E4E0" w:rsidR="00FF72CF" w:rsidDel="007B750D" w:rsidRDefault="00FF72CF">
          <w:pPr>
            <w:pStyle w:val="TOC3"/>
            <w:tabs>
              <w:tab w:val="right" w:leader="dot" w:pos="9962"/>
            </w:tabs>
            <w:rPr>
              <w:del w:id="823" w:author="Alexander Thomas Frase" w:date="2016-03-15T11:14:00Z"/>
              <w:rFonts w:eastAsiaTheme="minorEastAsia" w:cstheme="minorBidi"/>
              <w:i w:val="0"/>
              <w:noProof/>
              <w:kern w:val="0"/>
              <w:lang w:eastAsia="en-US" w:bidi="ar-SA"/>
            </w:rPr>
          </w:pPr>
          <w:del w:id="824" w:author="Alexander Thomas Frase" w:date="2016-03-15T11:14:00Z">
            <w:r w:rsidDel="007B750D">
              <w:rPr>
                <w:noProof/>
              </w:rPr>
              <w:delText>Example 2: Map SNPs to groups and filter on the source.</w:delText>
            </w:r>
            <w:r w:rsidDel="007B750D">
              <w:rPr>
                <w:noProof/>
              </w:rPr>
              <w:tab/>
            </w:r>
            <w:r w:rsidR="003B2BC0" w:rsidDel="007B750D">
              <w:rPr>
                <w:noProof/>
              </w:rPr>
              <w:delText>42</w:delText>
            </w:r>
          </w:del>
        </w:p>
        <w:p w14:paraId="2E151013" w14:textId="1F401C99" w:rsidR="00FF72CF" w:rsidDel="007B750D" w:rsidRDefault="00FF72CF">
          <w:pPr>
            <w:pStyle w:val="TOC3"/>
            <w:tabs>
              <w:tab w:val="right" w:leader="dot" w:pos="9962"/>
            </w:tabs>
            <w:rPr>
              <w:del w:id="825" w:author="Alexander Thomas Frase" w:date="2016-03-15T11:14:00Z"/>
              <w:rFonts w:eastAsiaTheme="minorEastAsia" w:cstheme="minorBidi"/>
              <w:i w:val="0"/>
              <w:noProof/>
              <w:kern w:val="0"/>
              <w:lang w:eastAsia="en-US" w:bidi="ar-SA"/>
            </w:rPr>
          </w:pPr>
          <w:del w:id="826" w:author="Alexander Thomas Frase" w:date="2016-03-15T11:14:00Z">
            <w:r w:rsidDel="007B750D">
              <w:rPr>
                <w:noProof/>
              </w:rPr>
              <w:delText>Example 3: Testing overlap of SNP and region lists, outputting regions.</w:delText>
            </w:r>
            <w:r w:rsidDel="007B750D">
              <w:rPr>
                <w:noProof/>
              </w:rPr>
              <w:tab/>
            </w:r>
            <w:r w:rsidR="003B2BC0" w:rsidDel="007B750D">
              <w:rPr>
                <w:noProof/>
              </w:rPr>
              <w:delText>43</w:delText>
            </w:r>
          </w:del>
        </w:p>
        <w:p w14:paraId="79166D02" w14:textId="7995EE66" w:rsidR="00FF72CF" w:rsidDel="007B750D" w:rsidRDefault="00FF72CF">
          <w:pPr>
            <w:pStyle w:val="TOC3"/>
            <w:tabs>
              <w:tab w:val="right" w:leader="dot" w:pos="9962"/>
            </w:tabs>
            <w:rPr>
              <w:del w:id="827" w:author="Alexander Thomas Frase" w:date="2016-03-15T11:14:00Z"/>
              <w:rFonts w:eastAsiaTheme="minorEastAsia" w:cstheme="minorBidi"/>
              <w:i w:val="0"/>
              <w:noProof/>
              <w:kern w:val="0"/>
              <w:lang w:eastAsia="en-US" w:bidi="ar-SA"/>
            </w:rPr>
          </w:pPr>
          <w:del w:id="828" w:author="Alexander Thomas Frase" w:date="2016-03-15T11:14:00Z">
            <w:r w:rsidDel="007B750D">
              <w:rPr>
                <w:noProof/>
              </w:rPr>
              <w:delText>Example 4: Testing overlap of gene and source lists, outputting regions.</w:delText>
            </w:r>
            <w:r w:rsidDel="007B750D">
              <w:rPr>
                <w:noProof/>
              </w:rPr>
              <w:tab/>
            </w:r>
            <w:r w:rsidR="003B2BC0" w:rsidDel="007B750D">
              <w:rPr>
                <w:noProof/>
              </w:rPr>
              <w:delText>43</w:delText>
            </w:r>
          </w:del>
        </w:p>
        <w:p w14:paraId="6C60EA33" w14:textId="07E7B093" w:rsidR="00FF72CF" w:rsidDel="007B750D" w:rsidRDefault="00FF72CF">
          <w:pPr>
            <w:pStyle w:val="TOC3"/>
            <w:tabs>
              <w:tab w:val="right" w:leader="dot" w:pos="9962"/>
            </w:tabs>
            <w:rPr>
              <w:del w:id="829" w:author="Alexander Thomas Frase" w:date="2016-03-15T11:14:00Z"/>
              <w:rFonts w:eastAsiaTheme="minorEastAsia" w:cstheme="minorBidi"/>
              <w:i w:val="0"/>
              <w:noProof/>
              <w:kern w:val="0"/>
              <w:lang w:eastAsia="en-US" w:bidi="ar-SA"/>
            </w:rPr>
          </w:pPr>
          <w:del w:id="830" w:author="Alexander Thomas Frase" w:date="2016-03-15T11:14:00Z">
            <w:r w:rsidDel="007B750D">
              <w:rPr>
                <w:noProof/>
              </w:rPr>
              <w:delText>Example 5: Filter gene list based on sources, and output regions.</w:delText>
            </w:r>
            <w:r w:rsidDel="007B750D">
              <w:rPr>
                <w:noProof/>
              </w:rPr>
              <w:tab/>
            </w:r>
            <w:r w:rsidR="003B2BC0" w:rsidDel="007B750D">
              <w:rPr>
                <w:noProof/>
              </w:rPr>
              <w:delText>44</w:delText>
            </w:r>
          </w:del>
        </w:p>
        <w:p w14:paraId="5D0585C2" w14:textId="5E6DB212" w:rsidR="00FF72CF" w:rsidDel="007B750D" w:rsidRDefault="00FF72CF">
          <w:pPr>
            <w:pStyle w:val="TOC3"/>
            <w:tabs>
              <w:tab w:val="right" w:leader="dot" w:pos="9962"/>
            </w:tabs>
            <w:rPr>
              <w:del w:id="831" w:author="Alexander Thomas Frase" w:date="2016-03-15T11:14:00Z"/>
              <w:rFonts w:eastAsiaTheme="minorEastAsia" w:cstheme="minorBidi"/>
              <w:i w:val="0"/>
              <w:noProof/>
              <w:kern w:val="0"/>
              <w:lang w:eastAsia="en-US" w:bidi="ar-SA"/>
            </w:rPr>
          </w:pPr>
          <w:del w:id="832" w:author="Alexander Thomas Frase" w:date="2016-03-15T11:14:00Z">
            <w:r w:rsidDel="007B750D">
              <w:rPr>
                <w:noProof/>
              </w:rPr>
              <w:delText>Example 6: Output of genes found in pathway based input, filtered by genotyping platform.</w:delText>
            </w:r>
            <w:r w:rsidDel="007B750D">
              <w:rPr>
                <w:noProof/>
              </w:rPr>
              <w:tab/>
            </w:r>
            <w:r w:rsidR="003B2BC0" w:rsidDel="007B750D">
              <w:rPr>
                <w:noProof/>
              </w:rPr>
              <w:delText>44</w:delText>
            </w:r>
          </w:del>
        </w:p>
        <w:p w14:paraId="37E95E96" w14:textId="31553EFF" w:rsidR="00FF72CF" w:rsidDel="007B750D" w:rsidRDefault="00FF72CF">
          <w:pPr>
            <w:pStyle w:val="TOC3"/>
            <w:tabs>
              <w:tab w:val="right" w:leader="dot" w:pos="9962"/>
            </w:tabs>
            <w:rPr>
              <w:del w:id="833" w:author="Alexander Thomas Frase" w:date="2016-03-15T11:14:00Z"/>
              <w:rFonts w:eastAsiaTheme="minorEastAsia" w:cstheme="minorBidi"/>
              <w:i w:val="0"/>
              <w:noProof/>
              <w:kern w:val="0"/>
              <w:lang w:eastAsia="en-US" w:bidi="ar-SA"/>
            </w:rPr>
          </w:pPr>
          <w:del w:id="834" w:author="Alexander Thomas Frase" w:date="2016-03-15T11:14:00Z">
            <w:r w:rsidDel="007B750D">
              <w:rPr>
                <w:noProof/>
              </w:rPr>
              <w:delText>Example 7: Output of genes annotated by group found in pathway based input, filtered by genotyping platform.</w:delText>
            </w:r>
            <w:r w:rsidDel="007B750D">
              <w:rPr>
                <w:noProof/>
              </w:rPr>
              <w:tab/>
            </w:r>
            <w:r w:rsidR="003B2BC0" w:rsidDel="007B750D">
              <w:rPr>
                <w:noProof/>
              </w:rPr>
              <w:delText>45</w:delText>
            </w:r>
          </w:del>
        </w:p>
        <w:p w14:paraId="0EDE64AE" w14:textId="2E5E8A0A" w:rsidR="00FF72CF" w:rsidDel="007B750D" w:rsidRDefault="00FF72CF">
          <w:pPr>
            <w:pStyle w:val="TOC3"/>
            <w:tabs>
              <w:tab w:val="right" w:leader="dot" w:pos="9962"/>
            </w:tabs>
            <w:rPr>
              <w:del w:id="835" w:author="Alexander Thomas Frase" w:date="2016-03-15T11:14:00Z"/>
              <w:rFonts w:eastAsiaTheme="minorEastAsia" w:cstheme="minorBidi"/>
              <w:i w:val="0"/>
              <w:noProof/>
              <w:kern w:val="0"/>
              <w:lang w:eastAsia="en-US" w:bidi="ar-SA"/>
            </w:rPr>
          </w:pPr>
          <w:del w:id="836" w:author="Alexander Thomas Frase" w:date="2016-03-15T11:14:00Z">
            <w:r w:rsidDel="007B750D">
              <w:rPr>
                <w:noProof/>
              </w:rPr>
              <w:delText>Example 8: Genes within data sources from a list of input genes filtered by genotyping platform, output regions.</w:delText>
            </w:r>
            <w:r w:rsidDel="007B750D">
              <w:rPr>
                <w:noProof/>
              </w:rPr>
              <w:tab/>
            </w:r>
            <w:r w:rsidR="003B2BC0" w:rsidDel="007B750D">
              <w:rPr>
                <w:noProof/>
              </w:rPr>
              <w:delText>45</w:delText>
            </w:r>
          </w:del>
        </w:p>
        <w:p w14:paraId="04C925EE" w14:textId="7BE26D75" w:rsidR="00FF72CF" w:rsidDel="007B750D" w:rsidRDefault="00FF72CF">
          <w:pPr>
            <w:pStyle w:val="TOC3"/>
            <w:tabs>
              <w:tab w:val="right" w:leader="dot" w:pos="9962"/>
            </w:tabs>
            <w:rPr>
              <w:del w:id="837" w:author="Alexander Thomas Frase" w:date="2016-03-15T11:14:00Z"/>
              <w:rFonts w:eastAsiaTheme="minorEastAsia" w:cstheme="minorBidi"/>
              <w:i w:val="0"/>
              <w:noProof/>
              <w:kern w:val="0"/>
              <w:lang w:eastAsia="en-US" w:bidi="ar-SA"/>
            </w:rPr>
          </w:pPr>
          <w:del w:id="838" w:author="Alexander Thomas Frase" w:date="2016-03-15T11:14:00Z">
            <w:r w:rsidDel="007B750D">
              <w:rPr>
                <w:noProof/>
              </w:rPr>
              <w:delText>Example 9: Find overlap between two SNP lists and map the overlapping SNPs to the genes.</w:delText>
            </w:r>
            <w:r w:rsidDel="007B750D">
              <w:rPr>
                <w:noProof/>
              </w:rPr>
              <w:tab/>
            </w:r>
            <w:r w:rsidR="003B2BC0" w:rsidDel="007B750D">
              <w:rPr>
                <w:noProof/>
              </w:rPr>
              <w:delText>46</w:delText>
            </w:r>
          </w:del>
        </w:p>
        <w:p w14:paraId="33C0D036" w14:textId="388E1AD0" w:rsidR="00FF72CF" w:rsidDel="007B750D" w:rsidRDefault="00FF72CF">
          <w:pPr>
            <w:pStyle w:val="TOC3"/>
            <w:tabs>
              <w:tab w:val="right" w:leader="dot" w:pos="9962"/>
            </w:tabs>
            <w:rPr>
              <w:del w:id="839" w:author="Alexander Thomas Frase" w:date="2016-03-15T11:14:00Z"/>
              <w:rFonts w:eastAsiaTheme="minorEastAsia" w:cstheme="minorBidi"/>
              <w:i w:val="0"/>
              <w:noProof/>
              <w:kern w:val="0"/>
              <w:lang w:eastAsia="en-US" w:bidi="ar-SA"/>
            </w:rPr>
          </w:pPr>
          <w:del w:id="840" w:author="Alexander Thomas Frase" w:date="2016-03-15T11:14:00Z">
            <w:r w:rsidDel="007B750D">
              <w:rPr>
                <w:noProof/>
              </w:rPr>
              <w:delText>Example 10: Find overlapping SNPs between the two lists and map the overlapping SNPs to the genes, regions, groups and the sources.</w:delText>
            </w:r>
            <w:r w:rsidDel="007B750D">
              <w:rPr>
                <w:noProof/>
              </w:rPr>
              <w:tab/>
            </w:r>
            <w:r w:rsidR="003B2BC0" w:rsidDel="007B750D">
              <w:rPr>
                <w:noProof/>
              </w:rPr>
              <w:delText>46</w:delText>
            </w:r>
          </w:del>
        </w:p>
        <w:p w14:paraId="07007CAA" w14:textId="3EA77A66" w:rsidR="00FF72CF" w:rsidDel="007B750D" w:rsidRDefault="00FF72CF">
          <w:pPr>
            <w:pStyle w:val="TOC3"/>
            <w:tabs>
              <w:tab w:val="right" w:leader="dot" w:pos="9962"/>
            </w:tabs>
            <w:rPr>
              <w:del w:id="841" w:author="Alexander Thomas Frase" w:date="2016-03-15T11:14:00Z"/>
              <w:rFonts w:eastAsiaTheme="minorEastAsia" w:cstheme="minorBidi"/>
              <w:i w:val="0"/>
              <w:noProof/>
              <w:kern w:val="0"/>
              <w:lang w:eastAsia="en-US" w:bidi="ar-SA"/>
            </w:rPr>
          </w:pPr>
          <w:del w:id="842" w:author="Alexander Thomas Frase" w:date="2016-03-15T11:14:00Z">
            <w:r w:rsidDel="007B750D">
              <w:rPr>
                <w:noProof/>
              </w:rPr>
              <w:delText>Example 11: Mapping regions to genes using Biofilter based on percent of overlap.</w:delText>
            </w:r>
            <w:r w:rsidDel="007B750D">
              <w:rPr>
                <w:noProof/>
              </w:rPr>
              <w:tab/>
            </w:r>
            <w:r w:rsidR="003B2BC0" w:rsidDel="007B750D">
              <w:rPr>
                <w:noProof/>
              </w:rPr>
              <w:delText>47</w:delText>
            </w:r>
          </w:del>
        </w:p>
        <w:p w14:paraId="38BB3F74" w14:textId="3A0F76EB" w:rsidR="00FF72CF" w:rsidDel="007B750D" w:rsidRDefault="00FF72CF">
          <w:pPr>
            <w:pStyle w:val="TOC3"/>
            <w:tabs>
              <w:tab w:val="right" w:leader="dot" w:pos="9962"/>
            </w:tabs>
            <w:rPr>
              <w:del w:id="843" w:author="Alexander Thomas Frase" w:date="2016-03-15T11:14:00Z"/>
              <w:rFonts w:eastAsiaTheme="minorEastAsia" w:cstheme="minorBidi"/>
              <w:i w:val="0"/>
              <w:noProof/>
              <w:kern w:val="0"/>
              <w:lang w:eastAsia="en-US" w:bidi="ar-SA"/>
            </w:rPr>
          </w:pPr>
          <w:del w:id="844" w:author="Alexander Thomas Frase" w:date="2016-03-15T11:14:00Z">
            <w:r w:rsidDel="007B750D">
              <w:rPr>
                <w:noProof/>
              </w:rPr>
              <w:delText>Example 12: Mapping regions to genes using Biofilter based on base pair overlap.</w:delText>
            </w:r>
            <w:r w:rsidDel="007B750D">
              <w:rPr>
                <w:noProof/>
              </w:rPr>
              <w:tab/>
            </w:r>
            <w:r w:rsidR="003B2BC0" w:rsidDel="007B750D">
              <w:rPr>
                <w:noProof/>
              </w:rPr>
              <w:delText>48</w:delText>
            </w:r>
          </w:del>
        </w:p>
        <w:p w14:paraId="027E19BD" w14:textId="7E51E35E" w:rsidR="00FF72CF" w:rsidDel="007B750D" w:rsidRDefault="00FF72CF">
          <w:pPr>
            <w:pStyle w:val="TOC3"/>
            <w:tabs>
              <w:tab w:val="right" w:leader="dot" w:pos="9962"/>
            </w:tabs>
            <w:rPr>
              <w:del w:id="845" w:author="Alexander Thomas Frase" w:date="2016-03-15T11:14:00Z"/>
              <w:rFonts w:eastAsiaTheme="minorEastAsia" w:cstheme="minorBidi"/>
              <w:i w:val="0"/>
              <w:noProof/>
              <w:kern w:val="0"/>
              <w:lang w:eastAsia="en-US" w:bidi="ar-SA"/>
            </w:rPr>
          </w:pPr>
          <w:del w:id="846" w:author="Alexander Thomas Frase" w:date="2016-03-15T11:14:00Z">
            <w:r w:rsidDel="007B750D">
              <w:rPr>
                <w:noProof/>
              </w:rPr>
              <w:delText>Example 13: Annotating a list of gene symbols with SNPs, regions, groups, and sources, using Biofilter.</w:delText>
            </w:r>
            <w:r w:rsidDel="007B750D">
              <w:rPr>
                <w:noProof/>
              </w:rPr>
              <w:tab/>
            </w:r>
            <w:r w:rsidR="003B2BC0" w:rsidDel="007B750D">
              <w:rPr>
                <w:noProof/>
              </w:rPr>
              <w:delText>48</w:delText>
            </w:r>
          </w:del>
        </w:p>
        <w:p w14:paraId="3AAE1DE9" w14:textId="268C90B9" w:rsidR="00FF72CF" w:rsidDel="007B750D" w:rsidRDefault="00FF72CF">
          <w:pPr>
            <w:pStyle w:val="TOC2"/>
            <w:tabs>
              <w:tab w:val="right" w:leader="dot" w:pos="9962"/>
            </w:tabs>
            <w:rPr>
              <w:del w:id="847" w:author="Alexander Thomas Frase" w:date="2016-03-15T11:14:00Z"/>
              <w:rFonts w:eastAsiaTheme="minorEastAsia" w:cstheme="minorBidi"/>
              <w:noProof/>
              <w:kern w:val="0"/>
              <w:lang w:eastAsia="en-US" w:bidi="ar-SA"/>
            </w:rPr>
          </w:pPr>
          <w:del w:id="848" w:author="Alexander Thomas Frase" w:date="2016-03-15T11:14:00Z">
            <w:r w:rsidDel="007B750D">
              <w:rPr>
                <w:noProof/>
              </w:rPr>
              <w:delText>Modeling Example</w:delText>
            </w:r>
            <w:r w:rsidDel="007B750D">
              <w:rPr>
                <w:noProof/>
              </w:rPr>
              <w:tab/>
            </w:r>
            <w:r w:rsidR="003B2BC0" w:rsidDel="007B750D">
              <w:rPr>
                <w:noProof/>
              </w:rPr>
              <w:delText>49</w:delText>
            </w:r>
          </w:del>
        </w:p>
        <w:p w14:paraId="44BE3A9B" w14:textId="7998E18B" w:rsidR="00FF72CF" w:rsidDel="007B750D" w:rsidRDefault="00FF72CF">
          <w:pPr>
            <w:pStyle w:val="TOC3"/>
            <w:tabs>
              <w:tab w:val="right" w:leader="dot" w:pos="9962"/>
            </w:tabs>
            <w:rPr>
              <w:del w:id="849" w:author="Alexander Thomas Frase" w:date="2016-03-15T11:14:00Z"/>
              <w:rFonts w:eastAsiaTheme="minorEastAsia" w:cstheme="minorBidi"/>
              <w:i w:val="0"/>
              <w:noProof/>
              <w:kern w:val="0"/>
              <w:lang w:eastAsia="en-US" w:bidi="ar-SA"/>
            </w:rPr>
          </w:pPr>
          <w:del w:id="850" w:author="Alexander Thomas Frase" w:date="2016-03-15T11:14:00Z">
            <w:r w:rsidRPr="00A60B88" w:rsidDel="007B750D">
              <w:rPr>
                <w:noProof/>
              </w:rPr>
              <w:delText>Step 1</w:delText>
            </w:r>
            <w:r w:rsidDel="007B750D">
              <w:rPr>
                <w:noProof/>
              </w:rPr>
              <w:tab/>
            </w:r>
            <w:r w:rsidR="003B2BC0" w:rsidDel="007B750D">
              <w:rPr>
                <w:noProof/>
              </w:rPr>
              <w:delText>50</w:delText>
            </w:r>
          </w:del>
        </w:p>
        <w:p w14:paraId="50DB1750" w14:textId="7911979D" w:rsidR="00FF72CF" w:rsidDel="007B750D" w:rsidRDefault="00FF72CF">
          <w:pPr>
            <w:pStyle w:val="TOC3"/>
            <w:tabs>
              <w:tab w:val="right" w:leader="dot" w:pos="9962"/>
            </w:tabs>
            <w:rPr>
              <w:del w:id="851" w:author="Alexander Thomas Frase" w:date="2016-03-15T11:14:00Z"/>
              <w:rFonts w:eastAsiaTheme="minorEastAsia" w:cstheme="minorBidi"/>
              <w:i w:val="0"/>
              <w:noProof/>
              <w:kern w:val="0"/>
              <w:lang w:eastAsia="en-US" w:bidi="ar-SA"/>
            </w:rPr>
          </w:pPr>
          <w:del w:id="852" w:author="Alexander Thomas Frase" w:date="2016-03-15T11:14:00Z">
            <w:r w:rsidRPr="00A60B88" w:rsidDel="007B750D">
              <w:rPr>
                <w:noProof/>
              </w:rPr>
              <w:delText>Step 2</w:delText>
            </w:r>
            <w:r w:rsidDel="007B750D">
              <w:rPr>
                <w:noProof/>
              </w:rPr>
              <w:tab/>
            </w:r>
            <w:r w:rsidR="003B2BC0" w:rsidDel="007B750D">
              <w:rPr>
                <w:noProof/>
              </w:rPr>
              <w:delText>50</w:delText>
            </w:r>
          </w:del>
        </w:p>
        <w:p w14:paraId="001A2B16" w14:textId="32F267A2" w:rsidR="00FF72CF" w:rsidDel="007B750D" w:rsidRDefault="00FF72CF">
          <w:pPr>
            <w:pStyle w:val="TOC3"/>
            <w:tabs>
              <w:tab w:val="right" w:leader="dot" w:pos="9962"/>
            </w:tabs>
            <w:rPr>
              <w:del w:id="853" w:author="Alexander Thomas Frase" w:date="2016-03-15T11:14:00Z"/>
              <w:rFonts w:eastAsiaTheme="minorEastAsia" w:cstheme="minorBidi"/>
              <w:i w:val="0"/>
              <w:noProof/>
              <w:kern w:val="0"/>
              <w:lang w:eastAsia="en-US" w:bidi="ar-SA"/>
            </w:rPr>
          </w:pPr>
          <w:del w:id="854" w:author="Alexander Thomas Frase" w:date="2016-03-15T11:14:00Z">
            <w:r w:rsidDel="007B750D">
              <w:rPr>
                <w:noProof/>
              </w:rPr>
              <w:delText>Step 3</w:delText>
            </w:r>
            <w:r w:rsidDel="007B750D">
              <w:rPr>
                <w:noProof/>
              </w:rPr>
              <w:tab/>
            </w:r>
            <w:r w:rsidR="003B2BC0" w:rsidDel="007B750D">
              <w:rPr>
                <w:noProof/>
              </w:rPr>
              <w:delText>51</w:delText>
            </w:r>
          </w:del>
        </w:p>
        <w:p w14:paraId="06F3A85D" w14:textId="187E8699" w:rsidR="00FF72CF" w:rsidDel="007B750D" w:rsidRDefault="00FF72CF">
          <w:pPr>
            <w:pStyle w:val="TOC3"/>
            <w:tabs>
              <w:tab w:val="right" w:leader="dot" w:pos="9962"/>
            </w:tabs>
            <w:rPr>
              <w:del w:id="855" w:author="Alexander Thomas Frase" w:date="2016-03-15T11:14:00Z"/>
              <w:rFonts w:eastAsiaTheme="minorEastAsia" w:cstheme="minorBidi"/>
              <w:i w:val="0"/>
              <w:noProof/>
              <w:kern w:val="0"/>
              <w:lang w:eastAsia="en-US" w:bidi="ar-SA"/>
            </w:rPr>
          </w:pPr>
          <w:del w:id="856" w:author="Alexander Thomas Frase" w:date="2016-03-15T11:14:00Z">
            <w:r w:rsidDel="007B750D">
              <w:rPr>
                <w:noProof/>
              </w:rPr>
              <w:delText>Changes in Biofilter 2.0 Modeling</w:delText>
            </w:r>
            <w:r w:rsidDel="007B750D">
              <w:rPr>
                <w:noProof/>
              </w:rPr>
              <w:tab/>
            </w:r>
            <w:r w:rsidR="003B2BC0" w:rsidDel="007B750D">
              <w:rPr>
                <w:noProof/>
              </w:rPr>
              <w:delText>52</w:delText>
            </w:r>
          </w:del>
        </w:p>
        <w:p w14:paraId="4C8EA232" w14:textId="48FE5FC4" w:rsidR="00FF72CF" w:rsidDel="007B750D" w:rsidRDefault="00FF72CF">
          <w:pPr>
            <w:pStyle w:val="TOC1"/>
            <w:tabs>
              <w:tab w:val="right" w:leader="dot" w:pos="9962"/>
            </w:tabs>
            <w:rPr>
              <w:del w:id="857" w:author="Alexander Thomas Frase" w:date="2016-03-15T11:14:00Z"/>
              <w:rFonts w:asciiTheme="minorHAnsi" w:eastAsiaTheme="minorEastAsia" w:hAnsiTheme="minorHAnsi" w:cstheme="minorBidi"/>
              <w:b w:val="0"/>
              <w:noProof/>
              <w:color w:val="auto"/>
              <w:kern w:val="0"/>
              <w:sz w:val="22"/>
              <w:szCs w:val="22"/>
              <w:lang w:eastAsia="en-US" w:bidi="ar-SA"/>
            </w:rPr>
          </w:pPr>
          <w:del w:id="858" w:author="Alexander Thomas Frase" w:date="2016-03-15T11:14:00Z">
            <w:r w:rsidDel="007B750D">
              <w:rPr>
                <w:noProof/>
              </w:rPr>
              <w:delText>Appendix 1: Ambiguity in Prior Knowledge</w:delText>
            </w:r>
            <w:r w:rsidDel="007B750D">
              <w:rPr>
                <w:noProof/>
              </w:rPr>
              <w:tab/>
            </w:r>
            <w:r w:rsidR="003B2BC0" w:rsidDel="007B750D">
              <w:rPr>
                <w:noProof/>
              </w:rPr>
              <w:delText>53</w:delText>
            </w:r>
          </w:del>
        </w:p>
        <w:p w14:paraId="16F1390A" w14:textId="61ACC748" w:rsidR="00FF72CF" w:rsidDel="007B750D" w:rsidRDefault="00FF72CF">
          <w:pPr>
            <w:pStyle w:val="TOC2"/>
            <w:tabs>
              <w:tab w:val="right" w:leader="dot" w:pos="9962"/>
            </w:tabs>
            <w:rPr>
              <w:del w:id="859" w:author="Alexander Thomas Frase" w:date="2016-03-15T11:14:00Z"/>
              <w:rFonts w:eastAsiaTheme="minorEastAsia" w:cstheme="minorBidi"/>
              <w:noProof/>
              <w:kern w:val="0"/>
              <w:lang w:eastAsia="en-US" w:bidi="ar-SA"/>
            </w:rPr>
          </w:pPr>
          <w:del w:id="860" w:author="Alexander Thomas Frase" w:date="2016-03-15T11:14:00Z">
            <w:r w:rsidDel="007B750D">
              <w:rPr>
                <w:noProof/>
              </w:rPr>
              <w:delText>Ambiguity Reduction Heuristics</w:delText>
            </w:r>
            <w:r w:rsidDel="007B750D">
              <w:rPr>
                <w:noProof/>
              </w:rPr>
              <w:tab/>
            </w:r>
            <w:r w:rsidR="003B2BC0" w:rsidDel="007B750D">
              <w:rPr>
                <w:noProof/>
              </w:rPr>
              <w:delText>54</w:delText>
            </w:r>
          </w:del>
        </w:p>
        <w:p w14:paraId="3F25F9DE" w14:textId="3C65F045" w:rsidR="00FF72CF" w:rsidDel="007B750D" w:rsidRDefault="00FF72CF">
          <w:pPr>
            <w:pStyle w:val="TOC2"/>
            <w:tabs>
              <w:tab w:val="right" w:leader="dot" w:pos="9962"/>
            </w:tabs>
            <w:rPr>
              <w:del w:id="861" w:author="Alexander Thomas Frase" w:date="2016-03-15T11:14:00Z"/>
              <w:rFonts w:eastAsiaTheme="minorEastAsia" w:cstheme="minorBidi"/>
              <w:noProof/>
              <w:kern w:val="0"/>
              <w:lang w:eastAsia="en-US" w:bidi="ar-SA"/>
            </w:rPr>
          </w:pPr>
          <w:del w:id="862" w:author="Alexander Thomas Frase" w:date="2016-03-15T11:14:00Z">
            <w:r w:rsidDel="007B750D">
              <w:rPr>
                <w:noProof/>
              </w:rPr>
              <w:delText>Ambiguity Options</w:delText>
            </w:r>
            <w:r w:rsidDel="007B750D">
              <w:rPr>
                <w:noProof/>
              </w:rPr>
              <w:tab/>
            </w:r>
            <w:r w:rsidR="003B2BC0" w:rsidDel="007B750D">
              <w:rPr>
                <w:noProof/>
              </w:rPr>
              <w:delText>54</w:delText>
            </w:r>
          </w:del>
        </w:p>
        <w:p w14:paraId="2EEF8D32" w14:textId="2DBF5C1D" w:rsidR="00FF72CF" w:rsidDel="007B750D" w:rsidRDefault="00FF72CF">
          <w:pPr>
            <w:pStyle w:val="TOC2"/>
            <w:tabs>
              <w:tab w:val="right" w:leader="dot" w:pos="9962"/>
            </w:tabs>
            <w:rPr>
              <w:del w:id="863" w:author="Alexander Thomas Frase" w:date="2016-03-15T11:14:00Z"/>
              <w:rFonts w:eastAsiaTheme="minorEastAsia" w:cstheme="minorBidi"/>
              <w:noProof/>
              <w:kern w:val="0"/>
              <w:lang w:eastAsia="en-US" w:bidi="ar-SA"/>
            </w:rPr>
          </w:pPr>
          <w:del w:id="864" w:author="Alexander Thomas Frase" w:date="2016-03-15T11:14:00Z">
            <w:r w:rsidDel="007B750D">
              <w:rPr>
                <w:noProof/>
              </w:rPr>
              <w:delText>Gene Ambiguity Examples</w:delText>
            </w:r>
            <w:r w:rsidDel="007B750D">
              <w:rPr>
                <w:noProof/>
              </w:rPr>
              <w:tab/>
            </w:r>
            <w:r w:rsidR="003B2BC0" w:rsidDel="007B750D">
              <w:rPr>
                <w:noProof/>
              </w:rPr>
              <w:delText>54</w:delText>
            </w:r>
          </w:del>
        </w:p>
        <w:p w14:paraId="37087EF2" w14:textId="213D7E3B" w:rsidR="00FF72CF" w:rsidDel="007B750D" w:rsidRDefault="00FF72CF">
          <w:pPr>
            <w:pStyle w:val="TOC3"/>
            <w:tabs>
              <w:tab w:val="right" w:leader="dot" w:pos="9962"/>
            </w:tabs>
            <w:rPr>
              <w:del w:id="865" w:author="Alexander Thomas Frase" w:date="2016-03-15T11:14:00Z"/>
              <w:rFonts w:eastAsiaTheme="minorEastAsia" w:cstheme="minorBidi"/>
              <w:i w:val="0"/>
              <w:noProof/>
              <w:kern w:val="0"/>
              <w:lang w:eastAsia="en-US" w:bidi="ar-SA"/>
            </w:rPr>
          </w:pPr>
          <w:del w:id="866" w:author="Alexander Thomas Frase" w:date="2016-03-15T11:14:00Z">
            <w:r w:rsidDel="007B750D">
              <w:rPr>
                <w:noProof/>
              </w:rPr>
              <w:delText>Example 1: cyan</w:delText>
            </w:r>
            <w:r w:rsidDel="007B750D">
              <w:rPr>
                <w:noProof/>
              </w:rPr>
              <w:tab/>
            </w:r>
            <w:r w:rsidR="003B2BC0" w:rsidDel="007B750D">
              <w:rPr>
                <w:noProof/>
              </w:rPr>
              <w:delText>54</w:delText>
            </w:r>
          </w:del>
        </w:p>
        <w:p w14:paraId="5BFAE434" w14:textId="4F207207" w:rsidR="00FF72CF" w:rsidDel="007B750D" w:rsidRDefault="00FF72CF">
          <w:pPr>
            <w:pStyle w:val="TOC3"/>
            <w:tabs>
              <w:tab w:val="right" w:leader="dot" w:pos="9962"/>
            </w:tabs>
            <w:rPr>
              <w:del w:id="867" w:author="Alexander Thomas Frase" w:date="2016-03-15T11:14:00Z"/>
              <w:rFonts w:eastAsiaTheme="minorEastAsia" w:cstheme="minorBidi"/>
              <w:i w:val="0"/>
              <w:noProof/>
              <w:kern w:val="0"/>
              <w:lang w:eastAsia="en-US" w:bidi="ar-SA"/>
            </w:rPr>
          </w:pPr>
          <w:del w:id="868" w:author="Alexander Thomas Frase" w:date="2016-03-15T11:14:00Z">
            <w:r w:rsidDel="007B750D">
              <w:rPr>
                <w:noProof/>
              </w:rPr>
              <w:delText>Example 2: magenta</w:delText>
            </w:r>
            <w:r w:rsidDel="007B750D">
              <w:rPr>
                <w:noProof/>
              </w:rPr>
              <w:tab/>
            </w:r>
            <w:r w:rsidR="003B2BC0" w:rsidDel="007B750D">
              <w:rPr>
                <w:noProof/>
              </w:rPr>
              <w:delText>55</w:delText>
            </w:r>
          </w:del>
        </w:p>
        <w:p w14:paraId="43117402" w14:textId="2AC35328" w:rsidR="00FF72CF" w:rsidDel="007B750D" w:rsidRDefault="00FF72CF">
          <w:pPr>
            <w:pStyle w:val="TOC3"/>
            <w:tabs>
              <w:tab w:val="right" w:leader="dot" w:pos="9962"/>
            </w:tabs>
            <w:rPr>
              <w:del w:id="869" w:author="Alexander Thomas Frase" w:date="2016-03-15T11:14:00Z"/>
              <w:rFonts w:eastAsiaTheme="minorEastAsia" w:cstheme="minorBidi"/>
              <w:i w:val="0"/>
              <w:noProof/>
              <w:kern w:val="0"/>
              <w:lang w:eastAsia="en-US" w:bidi="ar-SA"/>
            </w:rPr>
          </w:pPr>
          <w:del w:id="870" w:author="Alexander Thomas Frase" w:date="2016-03-15T11:14:00Z">
            <w:r w:rsidDel="007B750D">
              <w:rPr>
                <w:noProof/>
              </w:rPr>
              <w:delText>Example 3: yellow</w:delText>
            </w:r>
            <w:r w:rsidDel="007B750D">
              <w:rPr>
                <w:noProof/>
              </w:rPr>
              <w:tab/>
            </w:r>
            <w:r w:rsidR="003B2BC0" w:rsidDel="007B750D">
              <w:rPr>
                <w:noProof/>
              </w:rPr>
              <w:delText>55</w:delText>
            </w:r>
          </w:del>
        </w:p>
        <w:p w14:paraId="0F9C57C2" w14:textId="2259EC7E" w:rsidR="00FF72CF" w:rsidDel="007B750D" w:rsidRDefault="00FF72CF">
          <w:pPr>
            <w:pStyle w:val="TOC3"/>
            <w:tabs>
              <w:tab w:val="right" w:leader="dot" w:pos="9962"/>
            </w:tabs>
            <w:rPr>
              <w:del w:id="871" w:author="Alexander Thomas Frase" w:date="2016-03-15T11:14:00Z"/>
              <w:rFonts w:eastAsiaTheme="minorEastAsia" w:cstheme="minorBidi"/>
              <w:i w:val="0"/>
              <w:noProof/>
              <w:kern w:val="0"/>
              <w:lang w:eastAsia="en-US" w:bidi="ar-SA"/>
            </w:rPr>
          </w:pPr>
          <w:del w:id="872" w:author="Alexander Thomas Frase" w:date="2016-03-15T11:14:00Z">
            <w:r w:rsidDel="007B750D">
              <w:rPr>
                <w:noProof/>
              </w:rPr>
              <w:delText>Example 4: gray/black</w:delText>
            </w:r>
            <w:r w:rsidDel="007B750D">
              <w:rPr>
                <w:noProof/>
              </w:rPr>
              <w:tab/>
            </w:r>
            <w:r w:rsidR="003B2BC0" w:rsidDel="007B750D">
              <w:rPr>
                <w:noProof/>
              </w:rPr>
              <w:delText>55</w:delText>
            </w:r>
          </w:del>
        </w:p>
        <w:p w14:paraId="7BDF5795" w14:textId="6ED251C5" w:rsidR="00FF72CF" w:rsidDel="007B750D" w:rsidRDefault="00FF72CF">
          <w:pPr>
            <w:pStyle w:val="TOC2"/>
            <w:tabs>
              <w:tab w:val="right" w:leader="dot" w:pos="9962"/>
            </w:tabs>
            <w:rPr>
              <w:del w:id="873" w:author="Alexander Thomas Frase" w:date="2016-03-15T11:14:00Z"/>
              <w:rFonts w:eastAsiaTheme="minorEastAsia" w:cstheme="minorBidi"/>
              <w:noProof/>
              <w:kern w:val="0"/>
              <w:lang w:eastAsia="en-US" w:bidi="ar-SA"/>
            </w:rPr>
          </w:pPr>
          <w:del w:id="874" w:author="Alexander Thomas Frase" w:date="2016-03-15T11:14:00Z">
            <w:r w:rsidDel="007B750D">
              <w:rPr>
                <w:noProof/>
              </w:rPr>
              <w:delText>Protein Identifiers</w:delText>
            </w:r>
            <w:r w:rsidDel="007B750D">
              <w:rPr>
                <w:noProof/>
              </w:rPr>
              <w:tab/>
            </w:r>
            <w:r w:rsidR="003B2BC0" w:rsidDel="007B750D">
              <w:rPr>
                <w:noProof/>
              </w:rPr>
              <w:delText>56</w:delText>
            </w:r>
          </w:del>
        </w:p>
        <w:p w14:paraId="422FF27A" w14:textId="1597F505" w:rsidR="00FF72CF" w:rsidDel="007B750D" w:rsidRDefault="00FF72CF">
          <w:pPr>
            <w:pStyle w:val="TOC2"/>
            <w:tabs>
              <w:tab w:val="right" w:leader="dot" w:pos="9962"/>
            </w:tabs>
            <w:rPr>
              <w:del w:id="875" w:author="Alexander Thomas Frase" w:date="2016-03-15T11:14:00Z"/>
              <w:rFonts w:eastAsiaTheme="minorEastAsia" w:cstheme="minorBidi"/>
              <w:noProof/>
              <w:kern w:val="0"/>
              <w:lang w:eastAsia="en-US" w:bidi="ar-SA"/>
            </w:rPr>
          </w:pPr>
          <w:del w:id="876" w:author="Alexander Thomas Frase" w:date="2016-03-15T11:14:00Z">
            <w:r w:rsidDel="007B750D">
              <w:rPr>
                <w:noProof/>
              </w:rPr>
              <w:delText>Protein Ambiguity Examples</w:delText>
            </w:r>
            <w:r w:rsidDel="007B750D">
              <w:rPr>
                <w:noProof/>
              </w:rPr>
              <w:tab/>
            </w:r>
            <w:r w:rsidR="003B2BC0" w:rsidDel="007B750D">
              <w:rPr>
                <w:noProof/>
              </w:rPr>
              <w:delText>57</w:delText>
            </w:r>
          </w:del>
        </w:p>
        <w:p w14:paraId="44761C32" w14:textId="019F7D70" w:rsidR="00FF72CF" w:rsidDel="007B750D" w:rsidRDefault="00FF72CF">
          <w:pPr>
            <w:pStyle w:val="TOC3"/>
            <w:tabs>
              <w:tab w:val="right" w:leader="dot" w:pos="9962"/>
            </w:tabs>
            <w:rPr>
              <w:del w:id="877" w:author="Alexander Thomas Frase" w:date="2016-03-15T11:14:00Z"/>
              <w:rFonts w:eastAsiaTheme="minorEastAsia" w:cstheme="minorBidi"/>
              <w:i w:val="0"/>
              <w:noProof/>
              <w:kern w:val="0"/>
              <w:lang w:eastAsia="en-US" w:bidi="ar-SA"/>
            </w:rPr>
          </w:pPr>
          <w:del w:id="878" w:author="Alexander Thomas Frase" w:date="2016-03-15T11:14:00Z">
            <w:r w:rsidDel="007B750D">
              <w:rPr>
                <w:noProof/>
              </w:rPr>
              <w:delText>Example 1: orange</w:delText>
            </w:r>
            <w:r w:rsidDel="007B750D">
              <w:rPr>
                <w:noProof/>
              </w:rPr>
              <w:tab/>
            </w:r>
            <w:r w:rsidR="003B2BC0" w:rsidDel="007B750D">
              <w:rPr>
                <w:noProof/>
              </w:rPr>
              <w:delText>57</w:delText>
            </w:r>
          </w:del>
        </w:p>
        <w:p w14:paraId="022476E5" w14:textId="5E9BE323" w:rsidR="00FF72CF" w:rsidDel="007B750D" w:rsidRDefault="00FF72CF">
          <w:pPr>
            <w:pStyle w:val="TOC3"/>
            <w:tabs>
              <w:tab w:val="right" w:leader="dot" w:pos="9962"/>
            </w:tabs>
            <w:rPr>
              <w:del w:id="879" w:author="Alexander Thomas Frase" w:date="2016-03-15T11:14:00Z"/>
              <w:rFonts w:eastAsiaTheme="minorEastAsia" w:cstheme="minorBidi"/>
              <w:i w:val="0"/>
              <w:noProof/>
              <w:kern w:val="0"/>
              <w:lang w:eastAsia="en-US" w:bidi="ar-SA"/>
            </w:rPr>
          </w:pPr>
          <w:del w:id="880" w:author="Alexander Thomas Frase" w:date="2016-03-15T11:14:00Z">
            <w:r w:rsidDel="007B750D">
              <w:rPr>
                <w:noProof/>
              </w:rPr>
              <w:delText>Example 2: indigo</w:delText>
            </w:r>
            <w:r w:rsidDel="007B750D">
              <w:rPr>
                <w:noProof/>
              </w:rPr>
              <w:tab/>
            </w:r>
            <w:r w:rsidR="003B2BC0" w:rsidDel="007B750D">
              <w:rPr>
                <w:noProof/>
              </w:rPr>
              <w:delText>57</w:delText>
            </w:r>
          </w:del>
        </w:p>
        <w:p w14:paraId="4BF1E2AB" w14:textId="1D65B16D" w:rsidR="00FF72CF" w:rsidDel="007B750D" w:rsidRDefault="00FF72CF">
          <w:pPr>
            <w:pStyle w:val="TOC3"/>
            <w:tabs>
              <w:tab w:val="right" w:leader="dot" w:pos="9962"/>
            </w:tabs>
            <w:rPr>
              <w:del w:id="881" w:author="Alexander Thomas Frase" w:date="2016-03-15T11:14:00Z"/>
              <w:rFonts w:eastAsiaTheme="minorEastAsia" w:cstheme="minorBidi"/>
              <w:i w:val="0"/>
              <w:noProof/>
              <w:kern w:val="0"/>
              <w:lang w:eastAsia="en-US" w:bidi="ar-SA"/>
            </w:rPr>
          </w:pPr>
          <w:del w:id="882" w:author="Alexander Thomas Frase" w:date="2016-03-15T11:14:00Z">
            <w:r w:rsidDel="007B750D">
              <w:rPr>
                <w:noProof/>
              </w:rPr>
              <w:delText>Example 3: violet</w:delText>
            </w:r>
            <w:r w:rsidDel="007B750D">
              <w:rPr>
                <w:noProof/>
              </w:rPr>
              <w:tab/>
            </w:r>
            <w:r w:rsidR="003B2BC0" w:rsidDel="007B750D">
              <w:rPr>
                <w:noProof/>
              </w:rPr>
              <w:delText>57</w:delText>
            </w:r>
          </w:del>
        </w:p>
        <w:p w14:paraId="19918BCC" w14:textId="61545D44" w:rsidR="00FF72CF" w:rsidDel="007B750D" w:rsidRDefault="00FF72CF">
          <w:pPr>
            <w:pStyle w:val="TOC1"/>
            <w:tabs>
              <w:tab w:val="right" w:leader="dot" w:pos="9962"/>
            </w:tabs>
            <w:rPr>
              <w:del w:id="883" w:author="Alexander Thomas Frase" w:date="2016-03-15T11:14:00Z"/>
              <w:rFonts w:asciiTheme="minorHAnsi" w:eastAsiaTheme="minorEastAsia" w:hAnsiTheme="minorHAnsi" w:cstheme="minorBidi"/>
              <w:b w:val="0"/>
              <w:noProof/>
              <w:color w:val="auto"/>
              <w:kern w:val="0"/>
              <w:sz w:val="22"/>
              <w:szCs w:val="22"/>
              <w:lang w:eastAsia="en-US" w:bidi="ar-SA"/>
            </w:rPr>
          </w:pPr>
          <w:del w:id="884" w:author="Alexander Thomas Frase" w:date="2016-03-15T11:14:00Z">
            <w:r w:rsidDel="007B750D">
              <w:rPr>
                <w:noProof/>
              </w:rPr>
              <w:delText>Appendix 2: LD Profiles</w:delText>
            </w:r>
            <w:r w:rsidDel="007B750D">
              <w:rPr>
                <w:noProof/>
              </w:rPr>
              <w:tab/>
            </w:r>
            <w:r w:rsidR="003B2BC0" w:rsidDel="007B750D">
              <w:rPr>
                <w:noProof/>
              </w:rPr>
              <w:delText>58</w:delText>
            </w:r>
          </w:del>
        </w:p>
        <w:p w14:paraId="7FACDB23" w14:textId="7C8ADC28" w:rsidR="00FF72CF" w:rsidDel="007B750D" w:rsidRDefault="00FF72CF">
          <w:pPr>
            <w:pStyle w:val="TOC2"/>
            <w:tabs>
              <w:tab w:val="right" w:leader="dot" w:pos="9962"/>
            </w:tabs>
            <w:rPr>
              <w:del w:id="885" w:author="Alexander Thomas Frase" w:date="2016-03-15T11:14:00Z"/>
              <w:rFonts w:eastAsiaTheme="minorEastAsia" w:cstheme="minorBidi"/>
              <w:noProof/>
              <w:kern w:val="0"/>
              <w:lang w:eastAsia="en-US" w:bidi="ar-SA"/>
            </w:rPr>
          </w:pPr>
          <w:del w:id="886" w:author="Alexander Thomas Frase" w:date="2016-03-15T11:14:00Z">
            <w:r w:rsidDel="007B750D">
              <w:rPr>
                <w:noProof/>
              </w:rPr>
              <w:lastRenderedPageBreak/>
              <w:delText>Installing LD Spline</w:delText>
            </w:r>
            <w:r w:rsidDel="007B750D">
              <w:rPr>
                <w:noProof/>
              </w:rPr>
              <w:tab/>
            </w:r>
            <w:r w:rsidR="003B2BC0" w:rsidDel="007B750D">
              <w:rPr>
                <w:noProof/>
              </w:rPr>
              <w:delText>58</w:delText>
            </w:r>
          </w:del>
        </w:p>
        <w:p w14:paraId="255FB93D" w14:textId="762CDE4B" w:rsidR="00FF72CF" w:rsidDel="007B750D" w:rsidRDefault="00FF72CF">
          <w:pPr>
            <w:pStyle w:val="TOC2"/>
            <w:tabs>
              <w:tab w:val="right" w:leader="dot" w:pos="9962"/>
            </w:tabs>
            <w:rPr>
              <w:del w:id="887" w:author="Alexander Thomas Frase" w:date="2016-03-15T11:14:00Z"/>
              <w:rFonts w:eastAsiaTheme="minorEastAsia" w:cstheme="minorBidi"/>
              <w:noProof/>
              <w:kern w:val="0"/>
              <w:lang w:eastAsia="en-US" w:bidi="ar-SA"/>
            </w:rPr>
          </w:pPr>
          <w:del w:id="888" w:author="Alexander Thomas Frase" w:date="2016-03-15T11:14:00Z">
            <w:r w:rsidDel="007B750D">
              <w:rPr>
                <w:noProof/>
              </w:rPr>
              <w:delText>Generating LD Profiles</w:delText>
            </w:r>
            <w:r w:rsidDel="007B750D">
              <w:rPr>
                <w:noProof/>
              </w:rPr>
              <w:tab/>
            </w:r>
            <w:r w:rsidR="003B2BC0" w:rsidDel="007B750D">
              <w:rPr>
                <w:noProof/>
              </w:rPr>
              <w:delText>58</w:delText>
            </w:r>
          </w:del>
        </w:p>
        <w:p w14:paraId="645225CF" w14:textId="3258D583" w:rsidR="00FF72CF" w:rsidDel="007B750D" w:rsidRDefault="00FF72CF">
          <w:pPr>
            <w:pStyle w:val="TOC3"/>
            <w:tabs>
              <w:tab w:val="right" w:leader="dot" w:pos="9962"/>
            </w:tabs>
            <w:rPr>
              <w:del w:id="889" w:author="Alexander Thomas Frase" w:date="2016-03-15T11:14:00Z"/>
              <w:rFonts w:eastAsiaTheme="minorEastAsia" w:cstheme="minorBidi"/>
              <w:i w:val="0"/>
              <w:noProof/>
              <w:kern w:val="0"/>
              <w:lang w:eastAsia="en-US" w:bidi="ar-SA"/>
            </w:rPr>
          </w:pPr>
          <w:del w:id="890" w:author="Alexander Thomas Frase" w:date="2016-03-15T11:14:00Z">
            <w:r w:rsidDel="007B750D">
              <w:rPr>
                <w:noProof/>
              </w:rPr>
              <w:delText>Population Build Script Options</w:delText>
            </w:r>
            <w:r w:rsidDel="007B750D">
              <w:rPr>
                <w:noProof/>
              </w:rPr>
              <w:tab/>
            </w:r>
            <w:r w:rsidR="003B2BC0" w:rsidDel="007B750D">
              <w:rPr>
                <w:noProof/>
              </w:rPr>
              <w:delText>59</w:delText>
            </w:r>
          </w:del>
        </w:p>
        <w:p w14:paraId="5E394B49" w14:textId="46D2D35F" w:rsidR="00B2421E" w:rsidRPr="00C5773D" w:rsidRDefault="00A85390" w:rsidP="00060560">
          <w:pPr>
            <w:sectPr w:rsidR="00B2421E" w:rsidRPr="00C5773D" w:rsidSect="00D26325">
              <w:footerReference w:type="even" r:id="rId12"/>
              <w:footerReference w:type="default" r:id="rId13"/>
              <w:pgSz w:w="12240" w:h="15840"/>
              <w:pgMar w:top="1134" w:right="1134" w:bottom="1134" w:left="1134" w:header="720" w:footer="720" w:gutter="0"/>
              <w:cols w:space="720"/>
              <w:titlePg/>
            </w:sectPr>
          </w:pPr>
          <w:r>
            <w:rPr>
              <w:color w:val="548DD4"/>
            </w:rPr>
            <w:fldChar w:fldCharType="end"/>
          </w:r>
        </w:p>
      </w:sdtContent>
    </w:sdt>
    <w:p w14:paraId="7C6A4FD0" w14:textId="52ADB486" w:rsidR="00D26325" w:rsidRPr="008550BA" w:rsidRDefault="00D26325" w:rsidP="008550BA">
      <w:pPr>
        <w:pStyle w:val="Heading1"/>
      </w:pPr>
      <w:bookmarkStart w:id="891" w:name="_Toc208459915"/>
      <w:bookmarkStart w:id="892" w:name="_Toc208460008"/>
      <w:bookmarkStart w:id="893" w:name="_Toc208460039"/>
      <w:bookmarkStart w:id="894" w:name="_Toc447021371"/>
      <w:r w:rsidRPr="00C5773D">
        <w:lastRenderedPageBreak/>
        <w:t>Introduction</w:t>
      </w:r>
      <w:bookmarkEnd w:id="891"/>
      <w:bookmarkEnd w:id="892"/>
      <w:bookmarkEnd w:id="893"/>
      <w:bookmarkEnd w:id="894"/>
    </w:p>
    <w:p w14:paraId="7F7A714B" w14:textId="77777777" w:rsidR="00864F8E" w:rsidRDefault="00864F8E" w:rsidP="00864F8E">
      <w:pPr>
        <w:pStyle w:val="Heading2"/>
      </w:pPr>
      <w:bookmarkStart w:id="895" w:name="_Toc447021372"/>
      <w:r>
        <w:t>What is Biofilter?</w:t>
      </w:r>
      <w:bookmarkEnd w:id="895"/>
    </w:p>
    <w:p w14:paraId="17593492" w14:textId="77777777" w:rsidR="00864F8E" w:rsidRDefault="00864F8E" w:rsidP="00864F8E"/>
    <w:p w14:paraId="54429549" w14:textId="01B5F7FF" w:rsidR="00864F8E" w:rsidRDefault="00864F8E" w:rsidP="00864F8E">
      <w:r>
        <w:t xml:space="preserve">Biofilter is a software tool that provides a convenient single interface </w:t>
      </w:r>
      <w:r w:rsidR="00F22163">
        <w:t>for accessing</w:t>
      </w:r>
      <w:r>
        <w:t xml:space="preserve"> multiple publicly available human genetic data sources. These sources include information about the genomic locations of SNPs and genes, as well as relationships among genes and proteins such as interaction pairs, pathways and ontological categories. Biofilter </w:t>
      </w:r>
      <w:r w:rsidR="00F22163">
        <w:t>will</w:t>
      </w:r>
      <w:r>
        <w:t xml:space="preserve"> cross-reference all of this prior biological knowledge in several different ways, with any number of combinations of input data.</w:t>
      </w:r>
    </w:p>
    <w:p w14:paraId="7F51C834" w14:textId="01A186E6" w:rsidR="00864F8E" w:rsidRDefault="00A65744" w:rsidP="00943DD1">
      <w:pPr>
        <w:pStyle w:val="Heading2"/>
      </w:pPr>
      <w:bookmarkStart w:id="896" w:name="_Toc447021373"/>
      <w:r>
        <w:t>Why use Biofilter?</w:t>
      </w:r>
      <w:bookmarkEnd w:id="896"/>
    </w:p>
    <w:p w14:paraId="2CC0DB0E" w14:textId="77777777" w:rsidR="00A65744" w:rsidRPr="00943DD1" w:rsidRDefault="00A65744"/>
    <w:p w14:paraId="44742DDD" w14:textId="377C5246" w:rsidR="00296A88" w:rsidRDefault="005151D5" w:rsidP="00864F8E">
      <w:pPr>
        <w:rPr>
          <w:rFonts w:cs="Times New Roman"/>
          <w:bCs/>
        </w:rPr>
      </w:pPr>
      <w:r>
        <w:rPr>
          <w:rFonts w:cs="Times New Roman"/>
          <w:bCs/>
        </w:rPr>
        <w:t>While g</w:t>
      </w:r>
      <w:r w:rsidRPr="00C5773D">
        <w:rPr>
          <w:rFonts w:cs="Times New Roman"/>
          <w:bCs/>
        </w:rPr>
        <w:t xml:space="preserve">enome-wide association studies (GWAS) </w:t>
      </w:r>
      <w:r>
        <w:rPr>
          <w:rFonts w:cs="Times New Roman"/>
          <w:bCs/>
        </w:rPr>
        <w:t xml:space="preserve">have been used to </w:t>
      </w:r>
      <w:r w:rsidRPr="00C5773D">
        <w:rPr>
          <w:rFonts w:cs="Times New Roman"/>
          <w:bCs/>
        </w:rPr>
        <w:t>ident</w:t>
      </w:r>
      <w:r>
        <w:rPr>
          <w:rFonts w:cs="Times New Roman"/>
          <w:bCs/>
        </w:rPr>
        <w:t xml:space="preserve">ify </w:t>
      </w:r>
      <w:r w:rsidRPr="00C5773D">
        <w:rPr>
          <w:rFonts w:cs="Times New Roman"/>
          <w:bCs/>
        </w:rPr>
        <w:t>genetic variants that contribute to disease susceptibility</w:t>
      </w:r>
      <w:r>
        <w:rPr>
          <w:rFonts w:cs="Times New Roman"/>
          <w:bCs/>
        </w:rPr>
        <w:t xml:space="preserve"> on a single-variant single-phenotype level, other approaches can be used to investigate the association between genetic and phenotypic variation. Use of the software tool Biofilter is one such example of a complementary but alternate approach. Biofilter</w:t>
      </w:r>
      <w:r w:rsidR="00A23854">
        <w:rPr>
          <w:rFonts w:cs="Times New Roman"/>
          <w:bCs/>
        </w:rPr>
        <w:t xml:space="preserve"> allows users to work with a range of types and formats of data, including SNPs, copy number variant (CNV), and gene location information, along with </w:t>
      </w:r>
      <w:r>
        <w:rPr>
          <w:rFonts w:cs="Times New Roman"/>
          <w:bCs/>
        </w:rPr>
        <w:t xml:space="preserve">a repository of </w:t>
      </w:r>
      <w:r w:rsidR="00A23854">
        <w:rPr>
          <w:rFonts w:cs="Times New Roman"/>
          <w:bCs/>
        </w:rPr>
        <w:t xml:space="preserve">diverse </w:t>
      </w:r>
      <w:r>
        <w:rPr>
          <w:rFonts w:cs="Times New Roman"/>
          <w:bCs/>
        </w:rPr>
        <w:t xml:space="preserve">biological knowledge distilled from multiple external databases. </w:t>
      </w:r>
      <w:r w:rsidR="00A23854">
        <w:rPr>
          <w:rFonts w:cs="Times New Roman"/>
          <w:bCs/>
        </w:rPr>
        <w:t>Via Biofilter, users can annotate data or results with relevant biological knowledge for analysis and interpretation.  Biofilter also allows users to filter data based on biological criteria, allowing</w:t>
      </w:r>
      <w:r>
        <w:rPr>
          <w:rFonts w:cs="Times New Roman"/>
          <w:bCs/>
        </w:rPr>
        <w:t xml:space="preserve"> users to harness information from multiple sources for the reduction of</w:t>
      </w:r>
      <w:r w:rsidRPr="00C5773D">
        <w:rPr>
          <w:rFonts w:cs="Times New Roman"/>
          <w:bCs/>
        </w:rPr>
        <w:t xml:space="preserve"> </w:t>
      </w:r>
      <w:r w:rsidR="00A23854">
        <w:rPr>
          <w:rFonts w:cs="Times New Roman"/>
          <w:bCs/>
        </w:rPr>
        <w:t>data for analysis. Finally, Biofilter can</w:t>
      </w:r>
      <w:r w:rsidR="00461EC4">
        <w:rPr>
          <w:rFonts w:cs="Times New Roman"/>
          <w:bCs/>
        </w:rPr>
        <w:t xml:space="preserve"> be used to generate biological-information derived </w:t>
      </w:r>
      <w:r w:rsidR="00A23854">
        <w:rPr>
          <w:rFonts w:cs="Times New Roman"/>
          <w:bCs/>
        </w:rPr>
        <w:t xml:space="preserve">pairwise interaction models for reducing </w:t>
      </w:r>
      <w:r w:rsidRPr="00C5773D">
        <w:rPr>
          <w:rFonts w:cs="Times New Roman"/>
          <w:bCs/>
        </w:rPr>
        <w:t xml:space="preserve">the computational and statistical burden of large-scale interaction data analysis, </w:t>
      </w:r>
      <w:r>
        <w:rPr>
          <w:rFonts w:cs="Times New Roman"/>
          <w:bCs/>
        </w:rPr>
        <w:t xml:space="preserve">while also </w:t>
      </w:r>
      <w:r w:rsidRPr="00C5773D">
        <w:rPr>
          <w:rFonts w:cs="Times New Roman"/>
          <w:bCs/>
        </w:rPr>
        <w:t>prov</w:t>
      </w:r>
      <w:r>
        <w:rPr>
          <w:rFonts w:cs="Times New Roman"/>
          <w:bCs/>
        </w:rPr>
        <w:t xml:space="preserve">iding a biological foundation to support </w:t>
      </w:r>
      <w:r w:rsidRPr="00C5773D">
        <w:rPr>
          <w:rFonts w:cs="Times New Roman"/>
          <w:bCs/>
        </w:rPr>
        <w:t>the relevance of statistically significant results.</w:t>
      </w:r>
      <w:r>
        <w:rPr>
          <w:rFonts w:cs="Times New Roman"/>
          <w:bCs/>
        </w:rPr>
        <w:t xml:space="preserve"> The use of Biofilter may help </w:t>
      </w:r>
      <w:r w:rsidR="00C14612">
        <w:rPr>
          <w:rFonts w:cs="Times New Roman"/>
          <w:bCs/>
        </w:rPr>
        <w:t xml:space="preserve">to </w:t>
      </w:r>
      <w:r>
        <w:rPr>
          <w:rFonts w:cs="Times New Roman"/>
          <w:bCs/>
        </w:rPr>
        <w:t xml:space="preserve">elucidate a new picture of the relationship between genetic architecture and complex phenotypic outcomes such as the presence or absence of disease. </w:t>
      </w:r>
      <w:r w:rsidR="0048513E">
        <w:rPr>
          <w:rFonts w:cs="Times New Roman"/>
          <w:bCs/>
        </w:rPr>
        <w:tab/>
      </w:r>
      <w:r w:rsidR="00D26325">
        <w:rPr>
          <w:rFonts w:cs="Times New Roman"/>
          <w:bCs/>
        </w:rPr>
        <w:t xml:space="preserve"> </w:t>
      </w:r>
    </w:p>
    <w:p w14:paraId="146B5B05" w14:textId="63F3CBAA" w:rsidR="00EC4D92" w:rsidRPr="00D2164A" w:rsidRDefault="00EC4D92" w:rsidP="008B14A2">
      <w:pPr>
        <w:pStyle w:val="Heading2"/>
      </w:pPr>
      <w:bookmarkStart w:id="897" w:name="_Toc208459918"/>
      <w:bookmarkStart w:id="898" w:name="_Toc208460011"/>
      <w:bookmarkStart w:id="899" w:name="_Toc208460042"/>
      <w:bookmarkStart w:id="900" w:name="_Toc447021374"/>
      <w:r w:rsidRPr="00D2164A">
        <w:t>Library of Knowledge Integration (LOKI)</w:t>
      </w:r>
      <w:bookmarkEnd w:id="897"/>
      <w:bookmarkEnd w:id="898"/>
      <w:bookmarkEnd w:id="899"/>
      <w:bookmarkEnd w:id="900"/>
    </w:p>
    <w:p w14:paraId="758F7C38" w14:textId="152BF549" w:rsidR="00EC4D92" w:rsidRPr="00C5773D" w:rsidRDefault="00EC4D92" w:rsidP="00EC4D92">
      <w:pPr>
        <w:rPr>
          <w:rFonts w:cs="Times New Roman"/>
          <w:b/>
          <w:sz w:val="28"/>
          <w:szCs w:val="28"/>
        </w:rPr>
      </w:pPr>
    </w:p>
    <w:p w14:paraId="4F06F5A1" w14:textId="048AD360" w:rsidR="002F3899" w:rsidRDefault="0008462D" w:rsidP="00BB7BCC">
      <w:r>
        <w:t xml:space="preserve">Rather than </w:t>
      </w:r>
      <w:r w:rsidR="00FD42F8">
        <w:t>issuing queries in real-time to a</w:t>
      </w:r>
      <w:r w:rsidR="00BB7BCC">
        <w:t xml:space="preserve"> series of </w:t>
      </w:r>
      <w:r>
        <w:t>external data</w:t>
      </w:r>
      <w:r w:rsidR="00A63643">
        <w:t>bases</w:t>
      </w:r>
      <w:r>
        <w:t xml:space="preserve">, Biofilter consults a local </w:t>
      </w:r>
      <w:r w:rsidR="00FD42F8">
        <w:t>database</w:t>
      </w:r>
      <w:r w:rsidR="002F3899">
        <w:t xml:space="preserve"> called the Library of Knowledge Integration, or LOKI</w:t>
      </w:r>
      <w:r w:rsidR="00BB7BCC">
        <w:t xml:space="preserve">. </w:t>
      </w:r>
      <w:r w:rsidR="002F3899">
        <w:t>This local repository</w:t>
      </w:r>
      <w:r>
        <w:t xml:space="preserve"> contains </w:t>
      </w:r>
      <w:r w:rsidR="00FD42F8">
        <w:t xml:space="preserve">all the </w:t>
      </w:r>
      <w:r>
        <w:t xml:space="preserve">knowledge from bulk downloads of </w:t>
      </w:r>
      <w:r w:rsidR="00FD42F8">
        <w:t xml:space="preserve">the raw data from </w:t>
      </w:r>
      <w:r>
        <w:t xml:space="preserve">each external source. </w:t>
      </w:r>
    </w:p>
    <w:p w14:paraId="6E57BE8E" w14:textId="5CDBC5AB" w:rsidR="002F3899" w:rsidRDefault="00F237BA" w:rsidP="00BB7BCC">
      <w:r>
        <w:rPr>
          <w:noProof/>
          <w:lang w:eastAsia="en-US" w:bidi="ar-SA"/>
        </w:rPr>
        <w:drawing>
          <wp:anchor distT="0" distB="0" distL="114300" distR="114300" simplePos="0" relativeHeight="251660800" behindDoc="0" locked="0" layoutInCell="1" allowOverlap="1" wp14:anchorId="223B6FD6" wp14:editId="728911E0">
            <wp:simplePos x="0" y="0"/>
            <wp:positionH relativeFrom="margin">
              <wp:posOffset>2535555</wp:posOffset>
            </wp:positionH>
            <wp:positionV relativeFrom="line">
              <wp:posOffset>4445</wp:posOffset>
            </wp:positionV>
            <wp:extent cx="3778250" cy="2116455"/>
            <wp:effectExtent l="0" t="0" r="0" b="0"/>
            <wp:wrapSquare wrapText="lef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78250" cy="211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062972" w14:textId="03DB0319" w:rsidR="008011EB" w:rsidRDefault="0008462D" w:rsidP="00943DD1">
      <w:r>
        <w:t xml:space="preserve">LOKI must be generated on </w:t>
      </w:r>
      <w:r w:rsidR="00A63643">
        <w:t>the</w:t>
      </w:r>
      <w:r>
        <w:t xml:space="preserve"> local system before Biofilter can be used</w:t>
      </w:r>
      <w:r w:rsidR="002F3899">
        <w:t>, but b</w:t>
      </w:r>
      <w:r w:rsidR="00BB7BCC">
        <w:t>ecause the resulting knowledge database is a single local file, Biofilter itself does not require an internet connection to run.</w:t>
      </w:r>
      <w:r w:rsidR="002F3899">
        <w:t xml:space="preserve"> </w:t>
      </w:r>
      <w:r>
        <w:t>Th</w:t>
      </w:r>
      <w:r w:rsidR="00BB7BCC">
        <w:t>e</w:t>
      </w:r>
      <w:r>
        <w:t xml:space="preserve"> process</w:t>
      </w:r>
      <w:r w:rsidR="00BB7BCC">
        <w:t xml:space="preserve"> of building LOKI</w:t>
      </w:r>
      <w:r>
        <w:t xml:space="preserve"> requires </w:t>
      </w:r>
      <w:r w:rsidR="00E60D40">
        <w:t xml:space="preserve">a relatively large amount of time and disk space to complete, but </w:t>
      </w:r>
      <w:r w:rsidR="00BB7BCC">
        <w:t>only</w:t>
      </w:r>
      <w:r>
        <w:t xml:space="preserve"> needs to be done </w:t>
      </w:r>
      <w:r w:rsidR="00BB7BCC">
        <w:t xml:space="preserve">occasionally </w:t>
      </w:r>
      <w:r>
        <w:t xml:space="preserve">to </w:t>
      </w:r>
      <w:r w:rsidR="008B3BEC">
        <w:t>incorporate</w:t>
      </w:r>
      <w:r>
        <w:t xml:space="preserve"> updated data files from the various sources. </w:t>
      </w:r>
    </w:p>
    <w:p w14:paraId="6F9A0356" w14:textId="17BEE5D2" w:rsidR="00F5484A" w:rsidRDefault="00180ADA" w:rsidP="00CD7BFE">
      <w:pPr>
        <w:pStyle w:val="Heading2"/>
      </w:pPr>
      <w:bookmarkStart w:id="901" w:name="_Toc447021375"/>
      <w:commentRangeStart w:id="902"/>
      <w:r>
        <w:lastRenderedPageBreak/>
        <w:t>Knowledge</w:t>
      </w:r>
      <w:commentRangeEnd w:id="902"/>
      <w:r w:rsidR="00725347">
        <w:rPr>
          <w:rStyle w:val="CommentReference"/>
          <w:rFonts w:eastAsia="DejaVu Sans" w:cs="Lohit Devanagari"/>
          <w:b w:val="0"/>
          <w:bCs w:val="0"/>
          <w:i w:val="0"/>
          <w:color w:val="auto"/>
        </w:rPr>
        <w:commentReference w:id="902"/>
      </w:r>
      <w:r>
        <w:t xml:space="preserve"> Sources</w:t>
      </w:r>
      <w:bookmarkEnd w:id="901"/>
    </w:p>
    <w:p w14:paraId="6D7AE33E" w14:textId="77777777" w:rsidR="009D5E1B" w:rsidRDefault="009D5E1B">
      <w:pPr>
        <w:rPr>
          <w:rFonts w:cs="Times New Roman"/>
          <w:b/>
          <w:bCs/>
          <w:sz w:val="28"/>
          <w:szCs w:val="28"/>
        </w:rPr>
      </w:pPr>
    </w:p>
    <w:tbl>
      <w:tblPr>
        <w:tblStyle w:val="TableGrid"/>
        <w:tblW w:w="9888" w:type="dxa"/>
        <w:tblInd w:w="115" w:type="dxa"/>
        <w:tblLayout w:type="fixed"/>
        <w:tblCellMar>
          <w:left w:w="115" w:type="dxa"/>
          <w:right w:w="115" w:type="dxa"/>
        </w:tblCellMar>
        <w:tblLook w:val="04A0" w:firstRow="1" w:lastRow="0" w:firstColumn="1" w:lastColumn="0" w:noHBand="0" w:noVBand="1"/>
      </w:tblPr>
      <w:tblGrid>
        <w:gridCol w:w="1530"/>
        <w:gridCol w:w="2340"/>
        <w:gridCol w:w="6018"/>
      </w:tblGrid>
      <w:tr w:rsidR="00CD7BFE" w:rsidRPr="00932E09" w14:paraId="7AE7E58D" w14:textId="77777777" w:rsidTr="00864F8E">
        <w:tc>
          <w:tcPr>
            <w:tcW w:w="1530" w:type="dxa"/>
          </w:tcPr>
          <w:p w14:paraId="714A881E" w14:textId="0530782F" w:rsidR="00CD7BFE" w:rsidRPr="00943DD1" w:rsidRDefault="00CD7BFE">
            <w:pPr>
              <w:rPr>
                <w:rFonts w:cs="Times New Roman"/>
                <w:b/>
                <w:bCs/>
              </w:rPr>
            </w:pPr>
            <w:r w:rsidRPr="00943DD1">
              <w:rPr>
                <w:rFonts w:cs="Times New Roman"/>
                <w:b/>
                <w:bCs/>
              </w:rPr>
              <w:t>Source</w:t>
            </w:r>
          </w:p>
        </w:tc>
        <w:tc>
          <w:tcPr>
            <w:tcW w:w="2340" w:type="dxa"/>
          </w:tcPr>
          <w:p w14:paraId="6F5A0331" w14:textId="5073B1B1" w:rsidR="00CD7BFE" w:rsidRPr="00943DD1" w:rsidRDefault="00CD7BFE">
            <w:pPr>
              <w:rPr>
                <w:rFonts w:cs="Times New Roman"/>
                <w:b/>
                <w:bCs/>
              </w:rPr>
            </w:pPr>
            <w:r w:rsidRPr="00943DD1">
              <w:rPr>
                <w:rFonts w:cs="Times New Roman"/>
                <w:b/>
                <w:bCs/>
              </w:rPr>
              <w:t>URL</w:t>
            </w:r>
          </w:p>
        </w:tc>
        <w:tc>
          <w:tcPr>
            <w:tcW w:w="6018" w:type="dxa"/>
          </w:tcPr>
          <w:p w14:paraId="5354E527" w14:textId="0174B4DD" w:rsidR="00CD7BFE" w:rsidRPr="00943DD1" w:rsidRDefault="00CD7BFE">
            <w:pPr>
              <w:rPr>
                <w:rFonts w:cs="Times New Roman"/>
                <w:b/>
                <w:bCs/>
              </w:rPr>
            </w:pPr>
            <w:r w:rsidRPr="00943DD1">
              <w:rPr>
                <w:rFonts w:cs="Times New Roman"/>
                <w:b/>
                <w:bCs/>
              </w:rPr>
              <w:t>Summary</w:t>
            </w:r>
          </w:p>
        </w:tc>
      </w:tr>
      <w:tr w:rsidR="002E42D4" w14:paraId="27E336DC" w14:textId="77777777" w:rsidTr="00864F8E">
        <w:tc>
          <w:tcPr>
            <w:tcW w:w="1530" w:type="dxa"/>
          </w:tcPr>
          <w:p w14:paraId="2B4A5503" w14:textId="77777777" w:rsidR="00F765F3" w:rsidRPr="00943DD1" w:rsidRDefault="00F765F3">
            <w:pPr>
              <w:rPr>
                <w:rFonts w:cs="Times New Roman"/>
                <w:b/>
                <w:bCs/>
                <w:sz w:val="22"/>
                <w:szCs w:val="22"/>
              </w:rPr>
            </w:pPr>
            <w:r w:rsidRPr="00943DD1">
              <w:rPr>
                <w:rFonts w:cs="Times New Roman"/>
                <w:b/>
                <w:bCs/>
                <w:sz w:val="22"/>
                <w:szCs w:val="22"/>
              </w:rPr>
              <w:t>BioGRID</w:t>
            </w:r>
          </w:p>
        </w:tc>
        <w:tc>
          <w:tcPr>
            <w:tcW w:w="2340" w:type="dxa"/>
          </w:tcPr>
          <w:p w14:paraId="5DAC2024" w14:textId="0412995F" w:rsidR="00F765F3" w:rsidRPr="002E42D4" w:rsidRDefault="00F765F3">
            <w:pPr>
              <w:rPr>
                <w:rFonts w:cs="Times New Roman"/>
                <w:b/>
                <w:bCs/>
                <w:sz w:val="16"/>
                <w:szCs w:val="16"/>
              </w:rPr>
            </w:pPr>
            <w:r w:rsidRPr="002E42D4">
              <w:rPr>
                <w:rFonts w:cs="Times New Roman"/>
                <w:bCs/>
                <w:sz w:val="16"/>
                <w:szCs w:val="16"/>
              </w:rPr>
              <w:t>http://thebiogrid.org</w:t>
            </w:r>
          </w:p>
        </w:tc>
        <w:tc>
          <w:tcPr>
            <w:tcW w:w="6018" w:type="dxa"/>
          </w:tcPr>
          <w:p w14:paraId="2F59ECEE" w14:textId="77777777" w:rsidR="00F765F3" w:rsidRPr="00943DD1" w:rsidRDefault="00F765F3">
            <w:pPr>
              <w:rPr>
                <w:rFonts w:cs="Times New Roman"/>
                <w:bCs/>
                <w:sz w:val="22"/>
                <w:szCs w:val="22"/>
              </w:rPr>
            </w:pPr>
            <w:r w:rsidRPr="00943DD1">
              <w:rPr>
                <w:rFonts w:cs="Times New Roman"/>
                <w:bCs/>
                <w:sz w:val="22"/>
                <w:szCs w:val="22"/>
              </w:rPr>
              <w:t>BioGRID is a repository with genetic and protein interaction data from model organisms and humans used by Biofilter for linking position and region data to interaction information.</w:t>
            </w:r>
          </w:p>
        </w:tc>
      </w:tr>
      <w:tr w:rsidR="002E42D4" w14:paraId="44B0C811" w14:textId="77777777" w:rsidTr="00864F8E">
        <w:tc>
          <w:tcPr>
            <w:tcW w:w="1530" w:type="dxa"/>
          </w:tcPr>
          <w:p w14:paraId="52BC6BF0" w14:textId="0893D784" w:rsidR="00F765F3" w:rsidRPr="00943DD1" w:rsidRDefault="00180ADA">
            <w:pPr>
              <w:rPr>
                <w:rFonts w:cs="Times New Roman"/>
                <w:b/>
                <w:bCs/>
                <w:sz w:val="22"/>
                <w:szCs w:val="22"/>
              </w:rPr>
            </w:pPr>
            <w:r w:rsidRPr="00943DD1">
              <w:rPr>
                <w:rFonts w:cs="Times New Roman"/>
                <w:b/>
                <w:bCs/>
                <w:sz w:val="22"/>
                <w:szCs w:val="22"/>
              </w:rPr>
              <w:t xml:space="preserve">NCBI </w:t>
            </w:r>
            <w:r w:rsidR="00F765F3" w:rsidRPr="00943DD1">
              <w:rPr>
                <w:rFonts w:cs="Times New Roman"/>
                <w:b/>
                <w:bCs/>
                <w:sz w:val="22"/>
                <w:szCs w:val="22"/>
              </w:rPr>
              <w:t>dbSNP</w:t>
            </w:r>
          </w:p>
        </w:tc>
        <w:tc>
          <w:tcPr>
            <w:tcW w:w="2340" w:type="dxa"/>
          </w:tcPr>
          <w:p w14:paraId="2185C41C" w14:textId="1BABB871" w:rsidR="00F765F3" w:rsidRPr="002E42D4" w:rsidRDefault="00F765F3" w:rsidP="00180ADA">
            <w:pPr>
              <w:rPr>
                <w:rFonts w:cs="Times New Roman"/>
                <w:b/>
                <w:bCs/>
                <w:sz w:val="16"/>
                <w:szCs w:val="16"/>
              </w:rPr>
            </w:pPr>
            <w:r w:rsidRPr="002E42D4">
              <w:rPr>
                <w:rFonts w:cs="Times New Roman"/>
                <w:bCs/>
                <w:sz w:val="16"/>
                <w:szCs w:val="16"/>
              </w:rPr>
              <w:t>http://www.ncbi.nlm.nih.gov</w:t>
            </w:r>
            <w:r w:rsidR="00713D76">
              <w:rPr>
                <w:rFonts w:cs="Times New Roman"/>
                <w:bCs/>
                <w:sz w:val="16"/>
                <w:szCs w:val="16"/>
              </w:rPr>
              <w:br/>
            </w:r>
            <w:r w:rsidR="00BB7BCC">
              <w:rPr>
                <w:rFonts w:cs="Times New Roman"/>
                <w:bCs/>
                <w:sz w:val="16"/>
                <w:szCs w:val="16"/>
              </w:rPr>
              <w:t>/</w:t>
            </w:r>
            <w:r w:rsidR="00180ADA">
              <w:rPr>
                <w:rFonts w:cs="Times New Roman"/>
                <w:bCs/>
                <w:sz w:val="16"/>
                <w:szCs w:val="16"/>
              </w:rPr>
              <w:t>snp</w:t>
            </w:r>
          </w:p>
        </w:tc>
        <w:tc>
          <w:tcPr>
            <w:tcW w:w="6018" w:type="dxa"/>
          </w:tcPr>
          <w:p w14:paraId="23C12B8F" w14:textId="77777777" w:rsidR="00F765F3" w:rsidRPr="00943DD1" w:rsidRDefault="00F765F3" w:rsidP="008B14A2">
            <w:pPr>
              <w:rPr>
                <w:rFonts w:cs="Times New Roman"/>
                <w:b/>
                <w:bCs/>
                <w:sz w:val="22"/>
                <w:szCs w:val="22"/>
              </w:rPr>
            </w:pPr>
            <w:r w:rsidRPr="00943DD1">
              <w:rPr>
                <w:rFonts w:cs="Times New Roman"/>
                <w:bCs/>
                <w:sz w:val="22"/>
                <w:szCs w:val="22"/>
              </w:rPr>
              <w:t xml:space="preserve">A database of SNPs and multiple small-scale variations including insertions, deletions, microsatellites and non-polymorphic variants.  This resource includes a </w:t>
            </w:r>
            <w:r w:rsidRPr="00943DD1">
              <w:rPr>
                <w:sz w:val="22"/>
                <w:szCs w:val="22"/>
              </w:rPr>
              <w:t>complete list of known human SNPs and their base pair positions relative to the human reference genome.  Biofilter uses the data of dbSNP in two ways: connecting SNP identifiers (RS numbers) of dbSNP to genomic positions and connecting retired identifiers to current identifiers.</w:t>
            </w:r>
          </w:p>
        </w:tc>
      </w:tr>
      <w:tr w:rsidR="002E42D4" w14:paraId="72431252" w14:textId="77777777" w:rsidTr="00864F8E">
        <w:tc>
          <w:tcPr>
            <w:tcW w:w="1530" w:type="dxa"/>
          </w:tcPr>
          <w:p w14:paraId="6E7355BD" w14:textId="77777777" w:rsidR="00180ADA" w:rsidRDefault="00180ADA">
            <w:pPr>
              <w:rPr>
                <w:ins w:id="903" w:author="Alexander Thomas Frase" w:date="2016-03-29T12:48:00Z"/>
                <w:rFonts w:cs="Times New Roman"/>
                <w:b/>
                <w:bCs/>
                <w:sz w:val="22"/>
                <w:szCs w:val="22"/>
              </w:rPr>
            </w:pPr>
            <w:r w:rsidRPr="00943DD1">
              <w:rPr>
                <w:rFonts w:cs="Times New Roman"/>
                <w:b/>
                <w:bCs/>
                <w:sz w:val="22"/>
                <w:szCs w:val="22"/>
              </w:rPr>
              <w:t>NCBI Gene</w:t>
            </w:r>
          </w:p>
          <w:p w14:paraId="4CF81A14" w14:textId="463C8A88" w:rsidR="00725347" w:rsidRPr="00943DD1" w:rsidRDefault="00725347">
            <w:pPr>
              <w:rPr>
                <w:rFonts w:cs="Times New Roman"/>
                <w:b/>
                <w:bCs/>
                <w:sz w:val="22"/>
                <w:szCs w:val="22"/>
              </w:rPr>
            </w:pPr>
            <w:ins w:id="904" w:author="Alexander Thomas Frase" w:date="2016-03-29T12:48:00Z">
              <w:r>
                <w:rPr>
                  <w:rFonts w:cs="Times New Roman"/>
                  <w:b/>
                  <w:bCs/>
                  <w:sz w:val="22"/>
                  <w:szCs w:val="22"/>
                </w:rPr>
                <w:t>/ “Entrez”</w:t>
              </w:r>
            </w:ins>
          </w:p>
        </w:tc>
        <w:tc>
          <w:tcPr>
            <w:tcW w:w="2340" w:type="dxa"/>
          </w:tcPr>
          <w:p w14:paraId="650D4C4D" w14:textId="151B4258" w:rsidR="00F765F3" w:rsidRPr="002E42D4" w:rsidRDefault="00F765F3" w:rsidP="00180ADA">
            <w:pPr>
              <w:rPr>
                <w:rFonts w:cs="Times New Roman"/>
                <w:b/>
                <w:bCs/>
                <w:sz w:val="16"/>
                <w:szCs w:val="16"/>
              </w:rPr>
            </w:pPr>
            <w:r w:rsidRPr="002E42D4">
              <w:rPr>
                <w:rFonts w:cs="Times New Roman"/>
                <w:bCs/>
                <w:sz w:val="16"/>
                <w:szCs w:val="16"/>
              </w:rPr>
              <w:t>http://www.ncbi.nlm.nih.gov</w:t>
            </w:r>
            <w:r w:rsidR="00713D76">
              <w:rPr>
                <w:rFonts w:cs="Times New Roman"/>
                <w:bCs/>
                <w:sz w:val="16"/>
                <w:szCs w:val="16"/>
              </w:rPr>
              <w:br/>
            </w:r>
            <w:r w:rsidR="00180ADA">
              <w:rPr>
                <w:rFonts w:cs="Times New Roman"/>
                <w:bCs/>
                <w:sz w:val="16"/>
                <w:szCs w:val="16"/>
              </w:rPr>
              <w:t>/gene</w:t>
            </w:r>
          </w:p>
        </w:tc>
        <w:tc>
          <w:tcPr>
            <w:tcW w:w="6018" w:type="dxa"/>
          </w:tcPr>
          <w:p w14:paraId="4A351A69" w14:textId="2A148111" w:rsidR="00F765F3" w:rsidRPr="00943DD1" w:rsidRDefault="00F765F3">
            <w:pPr>
              <w:rPr>
                <w:rFonts w:cs="Times New Roman"/>
                <w:bCs/>
                <w:sz w:val="22"/>
                <w:szCs w:val="22"/>
              </w:rPr>
            </w:pPr>
            <w:r w:rsidRPr="00943DD1">
              <w:rPr>
                <w:rFonts w:cs="Times New Roman"/>
                <w:bCs/>
                <w:sz w:val="22"/>
                <w:szCs w:val="22"/>
              </w:rPr>
              <w:t xml:space="preserve">Entrez is a search engine that allows users to search many discrete health sciences databases at the NCBI. </w:t>
            </w:r>
            <w:r w:rsidRPr="00943DD1">
              <w:rPr>
                <w:sz w:val="22"/>
                <w:szCs w:val="22"/>
              </w:rPr>
              <w:t>The database provides an extensive list of known human genes, their beginning and ending base pair positions, and many alternate names and cross-referenced database identifiers. This data is used to connect gene symbols to their genomic regions, and to connect equivalent gene symbols and identifiers to each other.</w:t>
            </w:r>
          </w:p>
        </w:tc>
      </w:tr>
      <w:tr w:rsidR="002E42D4" w14:paraId="1178505B" w14:textId="77777777" w:rsidTr="00864F8E">
        <w:tc>
          <w:tcPr>
            <w:tcW w:w="1530" w:type="dxa"/>
          </w:tcPr>
          <w:p w14:paraId="1222CE60" w14:textId="77777777" w:rsidR="00F765F3" w:rsidRPr="00943DD1" w:rsidRDefault="00F765F3">
            <w:pPr>
              <w:rPr>
                <w:rFonts w:cs="Times New Roman"/>
                <w:b/>
                <w:bCs/>
                <w:sz w:val="22"/>
                <w:szCs w:val="22"/>
              </w:rPr>
            </w:pPr>
            <w:r w:rsidRPr="00943DD1">
              <w:rPr>
                <w:rFonts w:cs="Times New Roman"/>
                <w:b/>
                <w:bCs/>
                <w:sz w:val="22"/>
                <w:szCs w:val="22"/>
              </w:rPr>
              <w:t>Gene Ontology</w:t>
            </w:r>
          </w:p>
        </w:tc>
        <w:tc>
          <w:tcPr>
            <w:tcW w:w="2340" w:type="dxa"/>
          </w:tcPr>
          <w:p w14:paraId="5C53F2A5" w14:textId="58928955" w:rsidR="00F765F3" w:rsidRPr="002E42D4" w:rsidRDefault="00F765F3">
            <w:pPr>
              <w:rPr>
                <w:rFonts w:cs="Times New Roman"/>
                <w:bCs/>
                <w:sz w:val="16"/>
                <w:szCs w:val="16"/>
              </w:rPr>
            </w:pPr>
            <w:r w:rsidRPr="002E42D4">
              <w:rPr>
                <w:rFonts w:cs="Times New Roman"/>
                <w:bCs/>
                <w:sz w:val="16"/>
                <w:szCs w:val="16"/>
              </w:rPr>
              <w:t>http://www.geneontology.org</w:t>
            </w:r>
          </w:p>
        </w:tc>
        <w:tc>
          <w:tcPr>
            <w:tcW w:w="6018" w:type="dxa"/>
          </w:tcPr>
          <w:p w14:paraId="1B907F82" w14:textId="7BD7B373" w:rsidR="00F765F3" w:rsidRPr="00943DD1" w:rsidRDefault="00805D53" w:rsidP="00805D53">
            <w:pPr>
              <w:rPr>
                <w:sz w:val="22"/>
                <w:szCs w:val="22"/>
              </w:rPr>
            </w:pPr>
            <w:r w:rsidRPr="00943DD1">
              <w:rPr>
                <w:sz w:val="22"/>
                <w:szCs w:val="22"/>
              </w:rPr>
              <w:t xml:space="preserve">The </w:t>
            </w:r>
            <w:r w:rsidR="00F765F3" w:rsidRPr="00943DD1">
              <w:rPr>
                <w:sz w:val="22"/>
                <w:szCs w:val="22"/>
              </w:rPr>
              <w:t xml:space="preserve">Gene Ontology </w:t>
            </w:r>
            <w:r w:rsidRPr="00943DD1">
              <w:rPr>
                <w:sz w:val="22"/>
                <w:szCs w:val="22"/>
              </w:rPr>
              <w:t xml:space="preserve">database defines </w:t>
            </w:r>
            <w:r w:rsidR="00F765F3" w:rsidRPr="00943DD1">
              <w:rPr>
                <w:sz w:val="22"/>
                <w:szCs w:val="22"/>
              </w:rPr>
              <w:t>terms representing gene product properties, such as cellular compo</w:t>
            </w:r>
            <w:r w:rsidRPr="00943DD1">
              <w:rPr>
                <w:sz w:val="22"/>
                <w:szCs w:val="22"/>
              </w:rPr>
              <w:t>n</w:t>
            </w:r>
            <w:r w:rsidR="00F765F3" w:rsidRPr="00943DD1">
              <w:rPr>
                <w:sz w:val="22"/>
                <w:szCs w:val="22"/>
              </w:rPr>
              <w:t>ents, molecular function, and biological processes, within a hierarchical tree of ontology groups and related proteins.</w:t>
            </w:r>
          </w:p>
        </w:tc>
      </w:tr>
      <w:tr w:rsidR="00F237BA" w14:paraId="418DB2FE" w14:textId="77777777" w:rsidTr="00864F8E">
        <w:tc>
          <w:tcPr>
            <w:tcW w:w="1530" w:type="dxa"/>
          </w:tcPr>
          <w:p w14:paraId="5E6BCD02" w14:textId="7418837A" w:rsidR="00F237BA" w:rsidRPr="00943DD1" w:rsidRDefault="00F237BA">
            <w:pPr>
              <w:rPr>
                <w:rFonts w:cs="Times New Roman"/>
                <w:b/>
                <w:bCs/>
                <w:sz w:val="22"/>
                <w:szCs w:val="22"/>
              </w:rPr>
            </w:pPr>
            <w:r>
              <w:rPr>
                <w:rFonts w:cs="Times New Roman"/>
                <w:b/>
                <w:bCs/>
                <w:sz w:val="22"/>
                <w:szCs w:val="22"/>
              </w:rPr>
              <w:t>NHGRI GWAS Catalog</w:t>
            </w:r>
          </w:p>
        </w:tc>
        <w:tc>
          <w:tcPr>
            <w:tcW w:w="2340" w:type="dxa"/>
          </w:tcPr>
          <w:p w14:paraId="140D6CEB" w14:textId="31512AD7" w:rsidR="00F237BA" w:rsidRDefault="00F237BA">
            <w:pPr>
              <w:rPr>
                <w:rFonts w:cs="Times New Roman"/>
                <w:bCs/>
                <w:sz w:val="16"/>
                <w:szCs w:val="16"/>
              </w:rPr>
            </w:pPr>
            <w:r w:rsidRPr="00357A70">
              <w:t>http://www.genome.gov</w:t>
            </w:r>
          </w:p>
          <w:p w14:paraId="68A4A63B" w14:textId="11E53B5F" w:rsidR="00F237BA" w:rsidRPr="002E42D4" w:rsidRDefault="00F237BA">
            <w:pPr>
              <w:rPr>
                <w:rFonts w:cs="Times New Roman"/>
                <w:bCs/>
                <w:sz w:val="16"/>
                <w:szCs w:val="16"/>
              </w:rPr>
            </w:pPr>
            <w:r>
              <w:rPr>
                <w:rFonts w:cs="Times New Roman"/>
                <w:bCs/>
                <w:sz w:val="16"/>
                <w:szCs w:val="16"/>
              </w:rPr>
              <w:t>/gwastudies</w:t>
            </w:r>
          </w:p>
        </w:tc>
        <w:tc>
          <w:tcPr>
            <w:tcW w:w="6018" w:type="dxa"/>
          </w:tcPr>
          <w:p w14:paraId="0F8A23D7" w14:textId="78801D09" w:rsidR="00F237BA" w:rsidRPr="00943DD1" w:rsidRDefault="00F237BA">
            <w:pPr>
              <w:rPr>
                <w:rFonts w:cs="Times New Roman"/>
                <w:bCs/>
                <w:sz w:val="22"/>
                <w:szCs w:val="22"/>
              </w:rPr>
            </w:pPr>
            <w:r>
              <w:rPr>
                <w:rFonts w:cs="Times New Roman"/>
                <w:bCs/>
                <w:sz w:val="22"/>
                <w:szCs w:val="22"/>
              </w:rPr>
              <w:t>The NHGRI GWAS Catalog provides associations between SNPs and various phenotypes which were discovered via genome-wide association studies (GWAS).</w:t>
            </w:r>
          </w:p>
        </w:tc>
      </w:tr>
      <w:tr w:rsidR="002E42D4" w14:paraId="459F4A02" w14:textId="77777777" w:rsidTr="00864F8E">
        <w:tc>
          <w:tcPr>
            <w:tcW w:w="1530" w:type="dxa"/>
          </w:tcPr>
          <w:p w14:paraId="4FAF7A64" w14:textId="62183B3A" w:rsidR="00F765F3" w:rsidRPr="00943DD1" w:rsidRDefault="00F765F3">
            <w:pPr>
              <w:rPr>
                <w:rFonts w:cs="Times New Roman"/>
                <w:b/>
                <w:bCs/>
                <w:sz w:val="22"/>
                <w:szCs w:val="22"/>
              </w:rPr>
            </w:pPr>
            <w:r w:rsidRPr="00943DD1">
              <w:rPr>
                <w:rFonts w:cs="Times New Roman"/>
                <w:b/>
                <w:bCs/>
                <w:sz w:val="22"/>
                <w:szCs w:val="22"/>
              </w:rPr>
              <w:t>MINT</w:t>
            </w:r>
          </w:p>
        </w:tc>
        <w:tc>
          <w:tcPr>
            <w:tcW w:w="2340" w:type="dxa"/>
          </w:tcPr>
          <w:p w14:paraId="19F7252C" w14:textId="36D1573C" w:rsidR="00F765F3" w:rsidRPr="002E42D4" w:rsidRDefault="00F765F3">
            <w:pPr>
              <w:rPr>
                <w:rFonts w:cs="Times New Roman"/>
                <w:b/>
                <w:bCs/>
                <w:sz w:val="16"/>
                <w:szCs w:val="16"/>
              </w:rPr>
            </w:pPr>
            <w:r w:rsidRPr="002E42D4">
              <w:rPr>
                <w:rFonts w:cs="Times New Roman"/>
                <w:bCs/>
                <w:sz w:val="16"/>
                <w:szCs w:val="16"/>
              </w:rPr>
              <w:t>http://mint.bio.uniroma2.it</w:t>
            </w:r>
            <w:r w:rsidR="00180ADA">
              <w:rPr>
                <w:rFonts w:cs="Times New Roman"/>
                <w:bCs/>
                <w:sz w:val="16"/>
                <w:szCs w:val="16"/>
              </w:rPr>
              <w:br/>
            </w:r>
            <w:r w:rsidRPr="002E42D4">
              <w:rPr>
                <w:rFonts w:cs="Times New Roman"/>
                <w:bCs/>
                <w:sz w:val="16"/>
                <w:szCs w:val="16"/>
              </w:rPr>
              <w:t>/mint/Welcome.do</w:t>
            </w:r>
          </w:p>
        </w:tc>
        <w:tc>
          <w:tcPr>
            <w:tcW w:w="6018" w:type="dxa"/>
          </w:tcPr>
          <w:p w14:paraId="3959D077" w14:textId="7B723D58" w:rsidR="00F765F3" w:rsidRPr="00943DD1" w:rsidRDefault="00F765F3" w:rsidP="00805D53">
            <w:pPr>
              <w:rPr>
                <w:rFonts w:cs="Times New Roman"/>
                <w:b/>
                <w:bCs/>
                <w:sz w:val="22"/>
                <w:szCs w:val="22"/>
              </w:rPr>
            </w:pPr>
            <w:r w:rsidRPr="00943DD1">
              <w:rPr>
                <w:rFonts w:cs="Times New Roman"/>
                <w:bCs/>
                <w:sz w:val="22"/>
                <w:szCs w:val="22"/>
              </w:rPr>
              <w:t xml:space="preserve">The Molecular Interaction database contains experimentally verified protein-protein interactions from the scientific literature, </w:t>
            </w:r>
            <w:r w:rsidR="00805D53" w:rsidRPr="00943DD1">
              <w:rPr>
                <w:rFonts w:cs="Times New Roman"/>
                <w:bCs/>
                <w:sz w:val="22"/>
                <w:szCs w:val="22"/>
              </w:rPr>
              <w:t xml:space="preserve">which </w:t>
            </w:r>
            <w:r w:rsidRPr="00943DD1">
              <w:rPr>
                <w:rFonts w:cs="Times New Roman"/>
                <w:bCs/>
                <w:sz w:val="22"/>
                <w:szCs w:val="22"/>
              </w:rPr>
              <w:t>are used in Biofilter for linking position and region data to interacting protein pairs</w:t>
            </w:r>
            <w:r w:rsidR="00805D53" w:rsidRPr="00943DD1">
              <w:rPr>
                <w:rFonts w:cs="Times New Roman"/>
                <w:bCs/>
                <w:sz w:val="22"/>
                <w:szCs w:val="22"/>
              </w:rPr>
              <w:t>.</w:t>
            </w:r>
          </w:p>
        </w:tc>
      </w:tr>
      <w:tr w:rsidR="002E42D4" w14:paraId="6CB1DE44" w14:textId="77777777" w:rsidTr="00864F8E">
        <w:tc>
          <w:tcPr>
            <w:tcW w:w="1530" w:type="dxa"/>
          </w:tcPr>
          <w:p w14:paraId="0AE71455" w14:textId="77777777" w:rsidR="00F765F3" w:rsidRPr="00943DD1" w:rsidRDefault="00F765F3">
            <w:pPr>
              <w:rPr>
                <w:rFonts w:cs="Times New Roman"/>
                <w:b/>
                <w:bCs/>
                <w:sz w:val="22"/>
                <w:szCs w:val="22"/>
              </w:rPr>
            </w:pPr>
            <w:r w:rsidRPr="00943DD1">
              <w:rPr>
                <w:rFonts w:cs="Times New Roman"/>
                <w:b/>
                <w:bCs/>
                <w:sz w:val="22"/>
                <w:szCs w:val="22"/>
              </w:rPr>
              <w:t>NetPath</w:t>
            </w:r>
          </w:p>
        </w:tc>
        <w:tc>
          <w:tcPr>
            <w:tcW w:w="2340" w:type="dxa"/>
          </w:tcPr>
          <w:p w14:paraId="5E03C00B" w14:textId="68A84337" w:rsidR="00F765F3" w:rsidRPr="002E42D4" w:rsidRDefault="00F765F3" w:rsidP="00180ADA">
            <w:pPr>
              <w:rPr>
                <w:sz w:val="16"/>
                <w:szCs w:val="16"/>
              </w:rPr>
            </w:pPr>
            <w:r w:rsidRPr="002E42D4">
              <w:rPr>
                <w:rFonts w:cs="Times New Roman"/>
                <w:bCs/>
                <w:sz w:val="16"/>
                <w:szCs w:val="16"/>
              </w:rPr>
              <w:t>http://www.netpath.org</w:t>
            </w:r>
          </w:p>
        </w:tc>
        <w:tc>
          <w:tcPr>
            <w:tcW w:w="6018" w:type="dxa"/>
          </w:tcPr>
          <w:p w14:paraId="50EB448E" w14:textId="4D53C445" w:rsidR="00F765F3" w:rsidRPr="00943DD1" w:rsidRDefault="00F765F3" w:rsidP="00F765F3">
            <w:pPr>
              <w:rPr>
                <w:sz w:val="22"/>
                <w:szCs w:val="22"/>
              </w:rPr>
            </w:pPr>
            <w:r w:rsidRPr="00943DD1">
              <w:rPr>
                <w:rFonts w:cs="Times New Roman"/>
                <w:bCs/>
                <w:sz w:val="22"/>
                <w:szCs w:val="22"/>
              </w:rPr>
              <w:t>The NetPath database consists of curated human signaling pathways which are used by Biofilter.</w:t>
            </w:r>
          </w:p>
        </w:tc>
      </w:tr>
      <w:tr w:rsidR="002E42D4" w14:paraId="14A88D1A" w14:textId="77777777" w:rsidTr="00864F8E">
        <w:tc>
          <w:tcPr>
            <w:tcW w:w="1530" w:type="dxa"/>
          </w:tcPr>
          <w:p w14:paraId="7EA8B901" w14:textId="77777777" w:rsidR="00F765F3" w:rsidRPr="00943DD1" w:rsidRDefault="00F765F3">
            <w:pPr>
              <w:rPr>
                <w:rFonts w:cs="Times New Roman"/>
                <w:b/>
                <w:bCs/>
                <w:sz w:val="22"/>
                <w:szCs w:val="22"/>
              </w:rPr>
            </w:pPr>
            <w:r w:rsidRPr="00943DD1">
              <w:rPr>
                <w:rFonts w:cs="Times New Roman"/>
                <w:b/>
                <w:bCs/>
                <w:sz w:val="22"/>
                <w:szCs w:val="22"/>
              </w:rPr>
              <w:t>OregAnno</w:t>
            </w:r>
          </w:p>
        </w:tc>
        <w:tc>
          <w:tcPr>
            <w:tcW w:w="2340" w:type="dxa"/>
          </w:tcPr>
          <w:p w14:paraId="29CE678E" w14:textId="1A2784B4" w:rsidR="00F765F3" w:rsidRPr="002E42D4" w:rsidRDefault="00F765F3">
            <w:pPr>
              <w:rPr>
                <w:rFonts w:cs="Times New Roman"/>
                <w:b/>
                <w:bCs/>
                <w:sz w:val="16"/>
                <w:szCs w:val="16"/>
              </w:rPr>
            </w:pPr>
            <w:r w:rsidRPr="002E42D4">
              <w:rPr>
                <w:rFonts w:cs="Times New Roman"/>
                <w:bCs/>
                <w:sz w:val="16"/>
                <w:szCs w:val="16"/>
              </w:rPr>
              <w:t>http://www.oreganno.org</w:t>
            </w:r>
            <w:r w:rsidR="00180ADA">
              <w:rPr>
                <w:rFonts w:cs="Times New Roman"/>
                <w:bCs/>
                <w:sz w:val="16"/>
                <w:szCs w:val="16"/>
              </w:rPr>
              <w:br/>
            </w:r>
            <w:r w:rsidRPr="002E42D4">
              <w:rPr>
                <w:rFonts w:cs="Times New Roman"/>
                <w:bCs/>
                <w:sz w:val="16"/>
                <w:szCs w:val="16"/>
              </w:rPr>
              <w:t>/oregano</w:t>
            </w:r>
          </w:p>
        </w:tc>
        <w:tc>
          <w:tcPr>
            <w:tcW w:w="6018" w:type="dxa"/>
          </w:tcPr>
          <w:p w14:paraId="6E6786BA" w14:textId="219D6429" w:rsidR="00F765F3" w:rsidRPr="00943DD1" w:rsidRDefault="00F765F3" w:rsidP="00C1152D">
            <w:pPr>
              <w:rPr>
                <w:rFonts w:cs="Times New Roman"/>
                <w:bCs/>
                <w:sz w:val="22"/>
                <w:szCs w:val="22"/>
              </w:rPr>
            </w:pPr>
            <w:r w:rsidRPr="00943DD1">
              <w:rPr>
                <w:sz w:val="22"/>
                <w:szCs w:val="22"/>
              </w:rPr>
              <w:t>The Open REGulatory ANNOtation database is used by Biofilter for curation information about known regulatory elements from the scientific literature.</w:t>
            </w:r>
          </w:p>
        </w:tc>
      </w:tr>
      <w:tr w:rsidR="002E42D4" w14:paraId="45ABC56E" w14:textId="77777777" w:rsidTr="00864F8E">
        <w:tc>
          <w:tcPr>
            <w:tcW w:w="1530" w:type="dxa"/>
          </w:tcPr>
          <w:p w14:paraId="2139D7EB" w14:textId="77777777" w:rsidR="00F765F3" w:rsidRPr="00943DD1" w:rsidRDefault="00F765F3" w:rsidP="008B14A2">
            <w:pPr>
              <w:rPr>
                <w:rFonts w:cs="Times New Roman"/>
                <w:b/>
                <w:bCs/>
                <w:sz w:val="22"/>
                <w:szCs w:val="22"/>
              </w:rPr>
            </w:pPr>
            <w:r w:rsidRPr="00943DD1">
              <w:rPr>
                <w:rFonts w:cs="Times New Roman"/>
                <w:b/>
                <w:bCs/>
                <w:sz w:val="22"/>
                <w:szCs w:val="22"/>
              </w:rPr>
              <w:t>Pfam</w:t>
            </w:r>
          </w:p>
        </w:tc>
        <w:tc>
          <w:tcPr>
            <w:tcW w:w="2340" w:type="dxa"/>
          </w:tcPr>
          <w:p w14:paraId="431D120F" w14:textId="791A9A32" w:rsidR="00F765F3" w:rsidRPr="002E42D4" w:rsidRDefault="00F765F3">
            <w:pPr>
              <w:rPr>
                <w:rFonts w:cs="Times New Roman"/>
                <w:b/>
                <w:bCs/>
                <w:sz w:val="16"/>
                <w:szCs w:val="16"/>
              </w:rPr>
            </w:pPr>
            <w:r w:rsidRPr="002E42D4">
              <w:rPr>
                <w:rFonts w:cs="Times New Roman"/>
                <w:bCs/>
                <w:sz w:val="16"/>
                <w:szCs w:val="16"/>
              </w:rPr>
              <w:t>http://pfam.sanger.ac.uk</w:t>
            </w:r>
          </w:p>
        </w:tc>
        <w:tc>
          <w:tcPr>
            <w:tcW w:w="6018" w:type="dxa"/>
          </w:tcPr>
          <w:p w14:paraId="4D4AB26C" w14:textId="77777777" w:rsidR="00F765F3" w:rsidRPr="00943DD1" w:rsidRDefault="00F765F3">
            <w:pPr>
              <w:rPr>
                <w:rFonts w:cs="Times New Roman"/>
                <w:bCs/>
                <w:sz w:val="22"/>
                <w:szCs w:val="22"/>
              </w:rPr>
            </w:pPr>
            <w:r w:rsidRPr="00943DD1">
              <w:rPr>
                <w:rFonts w:cs="Times New Roman"/>
                <w:bCs/>
                <w:sz w:val="22"/>
                <w:szCs w:val="22"/>
              </w:rPr>
              <w:t>The Pfam database is a large collection of protein families. The annotation of data respective to proteins within Biofilter is based on the information from Pfam.</w:t>
            </w:r>
          </w:p>
        </w:tc>
      </w:tr>
      <w:tr w:rsidR="002E42D4" w14:paraId="225C439E" w14:textId="77777777" w:rsidTr="00864F8E">
        <w:tc>
          <w:tcPr>
            <w:tcW w:w="1530" w:type="dxa"/>
          </w:tcPr>
          <w:p w14:paraId="69C1F1E3" w14:textId="77777777" w:rsidR="00F765F3" w:rsidRPr="00943DD1" w:rsidRDefault="00F765F3">
            <w:pPr>
              <w:rPr>
                <w:rFonts w:cs="Times New Roman"/>
                <w:b/>
                <w:bCs/>
                <w:sz w:val="22"/>
                <w:szCs w:val="22"/>
              </w:rPr>
            </w:pPr>
            <w:r w:rsidRPr="00943DD1">
              <w:rPr>
                <w:rFonts w:cs="Times New Roman"/>
                <w:b/>
                <w:bCs/>
                <w:sz w:val="22"/>
                <w:szCs w:val="22"/>
              </w:rPr>
              <w:t>PharmGKB</w:t>
            </w:r>
          </w:p>
        </w:tc>
        <w:tc>
          <w:tcPr>
            <w:tcW w:w="2340" w:type="dxa"/>
          </w:tcPr>
          <w:p w14:paraId="50698501" w14:textId="59E1278C" w:rsidR="00F765F3" w:rsidRPr="002E42D4" w:rsidRDefault="00F765F3">
            <w:pPr>
              <w:rPr>
                <w:rFonts w:cs="Times New Roman"/>
                <w:b/>
                <w:bCs/>
                <w:sz w:val="16"/>
                <w:szCs w:val="16"/>
              </w:rPr>
            </w:pPr>
            <w:r w:rsidRPr="002E42D4">
              <w:rPr>
                <w:rFonts w:cs="Times New Roman"/>
                <w:bCs/>
                <w:sz w:val="16"/>
                <w:szCs w:val="16"/>
              </w:rPr>
              <w:t>http://www.pharmgkb.org</w:t>
            </w:r>
          </w:p>
        </w:tc>
        <w:tc>
          <w:tcPr>
            <w:tcW w:w="6018" w:type="dxa"/>
          </w:tcPr>
          <w:p w14:paraId="7B2054A5" w14:textId="2003DCF8" w:rsidR="00F765F3" w:rsidRPr="00943DD1" w:rsidRDefault="008D31DC">
            <w:pPr>
              <w:rPr>
                <w:rFonts w:cs="Times New Roman"/>
                <w:bCs/>
                <w:sz w:val="22"/>
                <w:szCs w:val="22"/>
              </w:rPr>
            </w:pPr>
            <w:r w:rsidRPr="00943DD1">
              <w:rPr>
                <w:rFonts w:cs="Times New Roman"/>
                <w:bCs/>
                <w:sz w:val="22"/>
                <w:szCs w:val="22"/>
              </w:rPr>
              <w:t xml:space="preserve">Biofilture currently uses this database for pathway based data, future releases of Biofilter will also include </w:t>
            </w:r>
            <w:r w:rsidR="00F765F3" w:rsidRPr="00943DD1">
              <w:rPr>
                <w:rFonts w:cs="Times New Roman"/>
                <w:bCs/>
                <w:sz w:val="22"/>
                <w:szCs w:val="22"/>
              </w:rPr>
              <w:t>gene-drug associations and pharmacological association study results.</w:t>
            </w:r>
          </w:p>
        </w:tc>
      </w:tr>
      <w:tr w:rsidR="002E42D4" w14:paraId="7DA157EA" w14:textId="77777777" w:rsidTr="00864F8E">
        <w:tc>
          <w:tcPr>
            <w:tcW w:w="1530" w:type="dxa"/>
          </w:tcPr>
          <w:p w14:paraId="489AB9AC" w14:textId="77777777" w:rsidR="00F765F3" w:rsidRPr="00943DD1" w:rsidRDefault="00F765F3">
            <w:pPr>
              <w:rPr>
                <w:rFonts w:cs="Times New Roman"/>
                <w:b/>
                <w:bCs/>
                <w:sz w:val="22"/>
                <w:szCs w:val="22"/>
              </w:rPr>
            </w:pPr>
            <w:r w:rsidRPr="00943DD1">
              <w:rPr>
                <w:rFonts w:cs="Times New Roman"/>
                <w:b/>
                <w:bCs/>
                <w:sz w:val="22"/>
                <w:szCs w:val="22"/>
              </w:rPr>
              <w:t>Reactome</w:t>
            </w:r>
          </w:p>
        </w:tc>
        <w:tc>
          <w:tcPr>
            <w:tcW w:w="2340" w:type="dxa"/>
          </w:tcPr>
          <w:p w14:paraId="72D1DAF1" w14:textId="14BB56E8" w:rsidR="00F765F3" w:rsidRPr="002E42D4" w:rsidRDefault="00F765F3">
            <w:pPr>
              <w:rPr>
                <w:rFonts w:cs="Times New Roman"/>
                <w:bCs/>
                <w:sz w:val="16"/>
                <w:szCs w:val="16"/>
              </w:rPr>
            </w:pPr>
            <w:r w:rsidRPr="002E42D4">
              <w:rPr>
                <w:rFonts w:cs="Times New Roman"/>
                <w:bCs/>
                <w:sz w:val="16"/>
                <w:szCs w:val="16"/>
              </w:rPr>
              <w:t>http://www.reactome.org</w:t>
            </w:r>
            <w:r w:rsidR="00180ADA">
              <w:rPr>
                <w:rFonts w:cs="Times New Roman"/>
                <w:bCs/>
                <w:sz w:val="16"/>
                <w:szCs w:val="16"/>
              </w:rPr>
              <w:br/>
            </w:r>
            <w:r w:rsidRPr="002E42D4">
              <w:rPr>
                <w:rFonts w:cs="Times New Roman"/>
                <w:bCs/>
                <w:sz w:val="16"/>
                <w:szCs w:val="16"/>
              </w:rPr>
              <w:t>/ReactomeGWT/entrypoint.html</w:t>
            </w:r>
          </w:p>
        </w:tc>
        <w:tc>
          <w:tcPr>
            <w:tcW w:w="6018" w:type="dxa"/>
          </w:tcPr>
          <w:p w14:paraId="77C9391F" w14:textId="4A221DBA" w:rsidR="00F765F3" w:rsidRPr="00943DD1" w:rsidRDefault="00F765F3" w:rsidP="00805D53">
            <w:pPr>
              <w:rPr>
                <w:sz w:val="22"/>
                <w:szCs w:val="22"/>
              </w:rPr>
            </w:pPr>
            <w:r w:rsidRPr="00943DD1">
              <w:rPr>
                <w:sz w:val="22"/>
                <w:szCs w:val="22"/>
              </w:rPr>
              <w:t xml:space="preserve">Biofilter uses the information contained in </w:t>
            </w:r>
            <w:r w:rsidR="00805D53" w:rsidRPr="00943DD1">
              <w:rPr>
                <w:sz w:val="22"/>
                <w:szCs w:val="22"/>
              </w:rPr>
              <w:t xml:space="preserve">Reactome </w:t>
            </w:r>
            <w:r w:rsidRPr="00943DD1">
              <w:rPr>
                <w:sz w:val="22"/>
                <w:szCs w:val="22"/>
              </w:rPr>
              <w:t>to establish pathway and network relationships between genes.</w:t>
            </w:r>
          </w:p>
        </w:tc>
      </w:tr>
      <w:tr w:rsidR="002E42D4" w14:paraId="5F0B2A65" w14:textId="77777777" w:rsidTr="00864F8E">
        <w:tc>
          <w:tcPr>
            <w:tcW w:w="1530" w:type="dxa"/>
          </w:tcPr>
          <w:p w14:paraId="31B69D60" w14:textId="77777777" w:rsidR="00F765F3" w:rsidRPr="00943DD1" w:rsidRDefault="00F765F3">
            <w:pPr>
              <w:rPr>
                <w:rFonts w:cs="Times New Roman"/>
                <w:b/>
                <w:bCs/>
                <w:sz w:val="22"/>
                <w:szCs w:val="22"/>
              </w:rPr>
            </w:pPr>
            <w:r w:rsidRPr="00943DD1">
              <w:rPr>
                <w:rFonts w:cs="Times New Roman"/>
                <w:b/>
                <w:bCs/>
                <w:sz w:val="22"/>
                <w:szCs w:val="22"/>
              </w:rPr>
              <w:t>UCSC genome browser</w:t>
            </w:r>
          </w:p>
        </w:tc>
        <w:tc>
          <w:tcPr>
            <w:tcW w:w="2340" w:type="dxa"/>
          </w:tcPr>
          <w:p w14:paraId="45C03EF8" w14:textId="77777777" w:rsidR="00F765F3" w:rsidRPr="002E42D4" w:rsidRDefault="00F765F3">
            <w:pPr>
              <w:rPr>
                <w:rFonts w:cs="Times New Roman"/>
                <w:b/>
                <w:bCs/>
                <w:sz w:val="16"/>
                <w:szCs w:val="16"/>
              </w:rPr>
            </w:pPr>
            <w:r w:rsidRPr="002E42D4">
              <w:rPr>
                <w:sz w:val="16"/>
                <w:szCs w:val="16"/>
              </w:rPr>
              <w:t>http://</w:t>
            </w:r>
            <w:r w:rsidRPr="002E42D4">
              <w:rPr>
                <w:rStyle w:val="highlight"/>
                <w:sz w:val="16"/>
                <w:szCs w:val="16"/>
              </w:rPr>
              <w:t>genome</w:t>
            </w:r>
            <w:r w:rsidRPr="002E42D4">
              <w:rPr>
                <w:sz w:val="16"/>
                <w:szCs w:val="16"/>
              </w:rPr>
              <w:t>.</w:t>
            </w:r>
            <w:r w:rsidRPr="002E42D4">
              <w:rPr>
                <w:rStyle w:val="highlight"/>
                <w:sz w:val="16"/>
                <w:szCs w:val="16"/>
              </w:rPr>
              <w:t>ucsc</w:t>
            </w:r>
            <w:r w:rsidRPr="002E42D4">
              <w:rPr>
                <w:sz w:val="16"/>
                <w:szCs w:val="16"/>
              </w:rPr>
              <w:t>.edu</w:t>
            </w:r>
          </w:p>
        </w:tc>
        <w:tc>
          <w:tcPr>
            <w:tcW w:w="6018" w:type="dxa"/>
          </w:tcPr>
          <w:p w14:paraId="7B3C9ACA" w14:textId="68486755" w:rsidR="00F765F3" w:rsidRPr="00943DD1" w:rsidRDefault="00F765F3">
            <w:pPr>
              <w:rPr>
                <w:rFonts w:cs="Times New Roman"/>
                <w:b/>
                <w:bCs/>
                <w:sz w:val="22"/>
                <w:szCs w:val="22"/>
              </w:rPr>
            </w:pPr>
            <w:r w:rsidRPr="00943DD1">
              <w:rPr>
                <w:sz w:val="22"/>
                <w:szCs w:val="22"/>
              </w:rPr>
              <w:t xml:space="preserve">This source provides access to a growing database of genomic sequence and annotations for a wide variety of organisms, </w:t>
            </w:r>
            <w:r w:rsidR="008D31DC" w:rsidRPr="00943DD1">
              <w:rPr>
                <w:sz w:val="22"/>
                <w:szCs w:val="22"/>
              </w:rPr>
              <w:t xml:space="preserve">currently we use the UCSC </w:t>
            </w:r>
            <w:r w:rsidRPr="00943DD1">
              <w:rPr>
                <w:sz w:val="22"/>
                <w:szCs w:val="22"/>
              </w:rPr>
              <w:t>for location information for evolutionary conserved regions</w:t>
            </w:r>
            <w:r w:rsidR="00EB579C" w:rsidRPr="00943DD1">
              <w:rPr>
                <w:sz w:val="22"/>
                <w:szCs w:val="22"/>
              </w:rPr>
              <w:t xml:space="preserve"> (ECRs)</w:t>
            </w:r>
            <w:r w:rsidRPr="00943DD1">
              <w:rPr>
                <w:sz w:val="22"/>
                <w:szCs w:val="22"/>
              </w:rPr>
              <w:t xml:space="preserve"> for Biofilter</w:t>
            </w:r>
            <w:r w:rsidR="008D31DC" w:rsidRPr="00943DD1">
              <w:rPr>
                <w:sz w:val="22"/>
                <w:szCs w:val="22"/>
              </w:rPr>
              <w:t xml:space="preserve"> and to acess OregAnno’s regulatory region data</w:t>
            </w:r>
            <w:r w:rsidRPr="00943DD1">
              <w:rPr>
                <w:sz w:val="22"/>
                <w:szCs w:val="22"/>
              </w:rPr>
              <w:t>.</w:t>
            </w:r>
          </w:p>
        </w:tc>
      </w:tr>
    </w:tbl>
    <w:p w14:paraId="6A09B43F" w14:textId="2AC8AD74" w:rsidR="0008462D" w:rsidRDefault="0008462D" w:rsidP="0008462D">
      <w:pPr>
        <w:pStyle w:val="Heading2"/>
      </w:pPr>
      <w:bookmarkStart w:id="905" w:name="_Toc447021376"/>
      <w:r>
        <w:lastRenderedPageBreak/>
        <w:t>Data Types</w:t>
      </w:r>
      <w:bookmarkEnd w:id="905"/>
    </w:p>
    <w:p w14:paraId="1154D398" w14:textId="77777777" w:rsidR="0008462D" w:rsidRDefault="0008462D" w:rsidP="0008462D">
      <w:pPr>
        <w:jc w:val="both"/>
        <w:rPr>
          <w:rFonts w:cs="Times New Roman"/>
        </w:rPr>
      </w:pPr>
    </w:p>
    <w:p w14:paraId="7E46279C" w14:textId="67864CD3" w:rsidR="0008462D" w:rsidRDefault="00485F05" w:rsidP="0008462D">
      <w:pPr>
        <w:jc w:val="both"/>
        <w:rPr>
          <w:rFonts w:cs="Times New Roman"/>
        </w:rPr>
      </w:pPr>
      <w:r>
        <w:rPr>
          <w:rFonts w:cs="Times New Roman"/>
        </w:rPr>
        <w:t xml:space="preserve">Biofilter can </w:t>
      </w:r>
      <w:r w:rsidR="00A63643">
        <w:rPr>
          <w:rFonts w:cs="Times New Roman"/>
        </w:rPr>
        <w:t>work with</w:t>
      </w:r>
      <w:r>
        <w:rPr>
          <w:rFonts w:cs="Times New Roman"/>
        </w:rPr>
        <w:t xml:space="preserve"> and understand the relationships between </w:t>
      </w:r>
      <w:r w:rsidR="00111AFA">
        <w:rPr>
          <w:rFonts w:cs="Times New Roman"/>
        </w:rPr>
        <w:t>six</w:t>
      </w:r>
      <w:r w:rsidR="00135D6B">
        <w:rPr>
          <w:rFonts w:cs="Times New Roman"/>
        </w:rPr>
        <w:t xml:space="preserve"> basic types of data:</w:t>
      </w:r>
    </w:p>
    <w:p w14:paraId="4F0D0463" w14:textId="77777777" w:rsidR="006176D3" w:rsidRDefault="006176D3" w:rsidP="0008462D">
      <w:pPr>
        <w:jc w:val="both"/>
        <w:rPr>
          <w:rFonts w:cs="Times New Roman"/>
        </w:rPr>
      </w:pPr>
    </w:p>
    <w:tbl>
      <w:tblPr>
        <w:tblStyle w:val="TableGrid"/>
        <w:tblW w:w="10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43"/>
        <w:gridCol w:w="955"/>
        <w:gridCol w:w="8274"/>
      </w:tblGrid>
      <w:tr w:rsidR="00FA7045" w14:paraId="6E5C0DDF" w14:textId="77777777" w:rsidTr="008D31DC">
        <w:tc>
          <w:tcPr>
            <w:tcW w:w="1043" w:type="dxa"/>
          </w:tcPr>
          <w:p w14:paraId="2894A249" w14:textId="31D02144" w:rsidR="00FA7045" w:rsidRPr="008D31DC" w:rsidRDefault="00FA7045" w:rsidP="0008462D">
            <w:pPr>
              <w:keepNext/>
              <w:keepLines/>
              <w:spacing w:before="200"/>
              <w:jc w:val="both"/>
              <w:outlineLvl w:val="8"/>
              <w:rPr>
                <w:rFonts w:cs="Times New Roman"/>
                <w:b/>
              </w:rPr>
            </w:pPr>
            <w:r w:rsidRPr="008D31DC">
              <w:rPr>
                <w:rFonts w:cs="Times New Roman"/>
                <w:b/>
              </w:rPr>
              <w:t>SNP</w:t>
            </w:r>
          </w:p>
        </w:tc>
        <w:tc>
          <w:tcPr>
            <w:tcW w:w="955" w:type="dxa"/>
            <w:vAlign w:val="center"/>
          </w:tcPr>
          <w:p w14:paraId="4353BCC1" w14:textId="4F00A432" w:rsidR="00FA7045" w:rsidRPr="004056F0" w:rsidRDefault="00FA7045" w:rsidP="008D31DC">
            <w:pPr>
              <w:jc w:val="center"/>
              <w:rPr>
                <w:noProof/>
                <w:sz w:val="28"/>
                <w:szCs w:val="28"/>
                <w:lang w:eastAsia="en-US" w:bidi="ar-SA"/>
              </w:rPr>
            </w:pPr>
            <w:r w:rsidRPr="008D31DC">
              <w:rPr>
                <w:noProof/>
                <w:sz w:val="28"/>
                <w:szCs w:val="28"/>
                <w:lang w:eastAsia="en-US" w:bidi="ar-SA"/>
              </w:rPr>
              <mc:AlternateContent>
                <mc:Choice Requires="wps">
                  <w:drawing>
                    <wp:anchor distT="0" distB="0" distL="114300" distR="114300" simplePos="0" relativeHeight="251652608" behindDoc="0" locked="0" layoutInCell="1" allowOverlap="1" wp14:anchorId="56E6E1BA" wp14:editId="0197524E">
                      <wp:simplePos x="1454150" y="8229600"/>
                      <wp:positionH relativeFrom="column">
                        <wp:align>center</wp:align>
                      </wp:positionH>
                      <wp:positionV relativeFrom="line">
                        <wp:align>top</wp:align>
                      </wp:positionV>
                      <wp:extent cx="320040" cy="320040"/>
                      <wp:effectExtent l="0" t="0" r="22860" b="22860"/>
                      <wp:wrapNone/>
                      <wp:docPr id="16" name="Diamond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20040" cy="320040"/>
                              </a:xfrm>
                              <a:prstGeom prst="diamond">
                                <a:avLst/>
                              </a:prstGeom>
                              <a:solidFill>
                                <a:srgbClr val="FFFF7F"/>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2EAAF58" id="_x0000_t4" coordsize="21600,21600" o:spt="4" path="m10800,l,10800,10800,21600,21600,10800xe">
                      <v:stroke joinstyle="miter"/>
                      <v:path gradientshapeok="t" o:connecttype="rect" textboxrect="5400,5400,16200,16200"/>
                    </v:shapetype>
                    <v:shape id="Diamond 16" o:spid="_x0000_s1026" type="#_x0000_t4" style="position:absolute;margin-left:0;margin-top:0;width:25.2pt;height:25.2pt;z-index:25165260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" fillcolor="#ffff7f" strokecolor="#5a5a5a [2109]">
                      <v:path arrowok="t"/>
                      <o:lock v:ext="edit" aspectratio="t"/>
                      <w10:wrap anchory="line"/>
                    </v:shape>
                  </w:pict>
                </mc:Fallback>
              </mc:AlternateContent>
            </w:r>
          </w:p>
        </w:tc>
        <w:tc>
          <w:tcPr>
            <w:tcW w:w="8274" w:type="dxa"/>
          </w:tcPr>
          <w:p w14:paraId="24097642" w14:textId="0C284B47" w:rsidR="00FA7045" w:rsidRDefault="00FA7045" w:rsidP="008D31DC">
            <w:pPr>
              <w:rPr>
                <w:rFonts w:cs="Times New Roman"/>
              </w:rPr>
            </w:pPr>
            <w:r>
              <w:rPr>
                <w:rFonts w:cs="Times New Roman"/>
              </w:rPr>
              <w:t xml:space="preserve">Specified by an RS number, </w:t>
            </w:r>
            <w:r w:rsidR="00764B6B">
              <w:rPr>
                <w:rFonts w:cs="Times New Roman"/>
              </w:rPr>
              <w:t>i.e.</w:t>
            </w:r>
            <w:r>
              <w:rPr>
                <w:rFonts w:cs="Times New Roman"/>
              </w:rPr>
              <w:t xml:space="preserve"> “rs1234”</w:t>
            </w:r>
            <w:r w:rsidR="00764B6B">
              <w:rPr>
                <w:rFonts w:cs="Times New Roman"/>
              </w:rPr>
              <w:t>.</w:t>
            </w:r>
          </w:p>
          <w:p w14:paraId="7F4FE493" w14:textId="325C4363" w:rsidR="00764B6B" w:rsidRDefault="00764B6B" w:rsidP="008D31DC">
            <w:pPr>
              <w:rPr>
                <w:rFonts w:cs="Times New Roman"/>
              </w:rPr>
            </w:pPr>
            <w:r>
              <w:rPr>
                <w:rFonts w:cs="Times New Roman"/>
              </w:rPr>
              <w:t>Used to refer to a known and documented SNP whose position can be retrieved from the knowledge database.</w:t>
            </w:r>
          </w:p>
          <w:p w14:paraId="69229286" w14:textId="6C02669E" w:rsidR="00764B6B" w:rsidRDefault="00764B6B" w:rsidP="008D31DC">
            <w:pPr>
              <w:rPr>
                <w:rFonts w:cs="Times New Roman"/>
              </w:rPr>
            </w:pPr>
          </w:p>
        </w:tc>
      </w:tr>
      <w:tr w:rsidR="00FA7045" w14:paraId="15B827DC" w14:textId="77777777" w:rsidTr="008D31DC">
        <w:tc>
          <w:tcPr>
            <w:tcW w:w="1043" w:type="dxa"/>
          </w:tcPr>
          <w:p w14:paraId="5C8D1321" w14:textId="2DD34DB5" w:rsidR="00FA7045" w:rsidRPr="008D31DC" w:rsidRDefault="00FA7045" w:rsidP="0008462D">
            <w:pPr>
              <w:keepNext/>
              <w:keepLines/>
              <w:spacing w:before="200"/>
              <w:jc w:val="both"/>
              <w:outlineLvl w:val="8"/>
              <w:rPr>
                <w:rFonts w:cs="Times New Roman"/>
                <w:b/>
              </w:rPr>
            </w:pPr>
            <w:r w:rsidRPr="008D31DC">
              <w:rPr>
                <w:rFonts w:cs="Times New Roman"/>
                <w:b/>
              </w:rPr>
              <w:t>Position</w:t>
            </w:r>
          </w:p>
        </w:tc>
        <w:tc>
          <w:tcPr>
            <w:tcW w:w="955" w:type="dxa"/>
            <w:vAlign w:val="center"/>
          </w:tcPr>
          <w:p w14:paraId="1F127038" w14:textId="40846112" w:rsidR="00FA7045" w:rsidRPr="004056F0" w:rsidRDefault="008D31DC" w:rsidP="008D31DC">
            <w:pPr>
              <w:jc w:val="center"/>
              <w:rPr>
                <w:noProof/>
                <w:sz w:val="28"/>
                <w:szCs w:val="28"/>
                <w:lang w:eastAsia="en-US" w:bidi="ar-SA"/>
              </w:rPr>
            </w:pPr>
            <w:r w:rsidRPr="008D31DC">
              <w:rPr>
                <w:noProof/>
                <w:sz w:val="28"/>
                <w:szCs w:val="28"/>
                <w:lang w:eastAsia="en-US" w:bidi="ar-SA"/>
              </w:rPr>
              <mc:AlternateContent>
                <mc:Choice Requires="wps">
                  <w:drawing>
                    <wp:anchor distT="0" distB="0" distL="114300" distR="114300" simplePos="0" relativeHeight="251640320" behindDoc="0" locked="0" layoutInCell="1" allowOverlap="1" wp14:anchorId="4975C18A" wp14:editId="2075B265">
                      <wp:simplePos x="0" y="0"/>
                      <wp:positionH relativeFrom="column">
                        <wp:posOffset>-16087</wp:posOffset>
                      </wp:positionH>
                      <wp:positionV relativeFrom="line">
                        <wp:posOffset>172085</wp:posOffset>
                      </wp:positionV>
                      <wp:extent cx="457200" cy="182880"/>
                      <wp:effectExtent l="0" t="0" r="25400" b="20320"/>
                      <wp:wrapNone/>
                      <wp:docPr id="23" name="Rounded Rectangle 23"/>
                      <wp:cNvGraphicFramePr/>
                      <a:graphic xmlns:a="http://schemas.openxmlformats.org/drawingml/2006/main">
                        <a:graphicData uri="http://schemas.microsoft.com/office/word/2010/wordprocessingShape">
                          <wps:wsp>
                            <wps:cNvSpPr/>
                            <wps:spPr>
                              <a:xfrm rot="10800000">
                                <a:off x="0" y="0"/>
                                <a:ext cx="457200" cy="182880"/>
                              </a:xfrm>
                              <a:prstGeom prst="roundRect">
                                <a:avLst>
                                  <a:gd name="adj" fmla="val 50000"/>
                                </a:avLst>
                              </a:prstGeom>
                              <a:solidFill>
                                <a:schemeClr val="bg1">
                                  <a:lumMod val="65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oundrect w14:anchorId="53D49D5B" id="Rounded Rectangle 23" o:spid="_x0000_s1026" style="position:absolute;margin-left:-1.25pt;margin-top:13.55pt;width:36pt;height:14.4pt;rotation:180;z-index:251640320;visibility:visible;mso-wrap-style:square;mso-height-percent:0;mso-wrap-distance-left:9pt;mso-wrap-distance-top:0;mso-wrap-distance-right:9pt;mso-wrap-distance-bottom:0;mso-position-horizontal:absolute;mso-position-horizontal-relative:text;mso-position-vertical:absolute;mso-position-vertical-relative:line;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" fillcolor="#a5a5a5 [2092]" strokecolor="#5a5a5a [2109]">
                      <w10:wrap anchory="line"/>
                    </v:roundrect>
                  </w:pict>
                </mc:Fallback>
              </mc:AlternateContent>
            </w:r>
            <w:r w:rsidR="00315E77" w:rsidRPr="008D31DC">
              <w:rPr>
                <w:noProof/>
                <w:sz w:val="28"/>
                <w:szCs w:val="28"/>
                <w:lang w:eastAsia="en-US" w:bidi="ar-SA"/>
              </w:rPr>
              <mc:AlternateContent>
                <mc:Choice Requires="wps">
                  <w:drawing>
                    <wp:anchor distT="0" distB="0" distL="114300" distR="114300" simplePos="0" relativeHeight="251643392" behindDoc="0" locked="0" layoutInCell="1" allowOverlap="1" wp14:anchorId="67212851" wp14:editId="318CD8BD">
                      <wp:simplePos x="0" y="0"/>
                      <wp:positionH relativeFrom="column">
                        <wp:align>center</wp:align>
                      </wp:positionH>
                      <wp:positionV relativeFrom="line">
                        <wp:align>top</wp:align>
                      </wp:positionV>
                      <wp:extent cx="0" cy="320040"/>
                      <wp:effectExtent l="50800" t="25400" r="76200" b="86360"/>
                      <wp:wrapNone/>
                      <wp:docPr id="24" name="Straight Connector 24"/>
                      <wp:cNvGraphicFramePr/>
                      <a:graphic xmlns:a="http://schemas.openxmlformats.org/drawingml/2006/main">
                        <a:graphicData uri="http://schemas.microsoft.com/office/word/2010/wordprocessingShape">
                          <wps:wsp>
                            <wps:cNvCnPr/>
                            <wps:spPr>
                              <a:xfrm rot="10800000">
                                <a:off x="0" y="0"/>
                                <a:ext cx="0" cy="32004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B24F171" id="Straight Connector 24" o:spid="_x0000_s1026" style="position:absolute;rotation:180;z-index:25164339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 from="0,0" to="0,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" strokecolor="black [3213]" strokeweight="2pt">
                      <v:shadow on="t" color="black" opacity="24903f" origin=",.5" offset="0,.55556mm"/>
                      <w10:wrap anchory="line"/>
                    </v:line>
                  </w:pict>
                </mc:Fallback>
              </mc:AlternateContent>
            </w:r>
          </w:p>
        </w:tc>
        <w:tc>
          <w:tcPr>
            <w:tcW w:w="8274" w:type="dxa"/>
          </w:tcPr>
          <w:p w14:paraId="2333BC2B" w14:textId="7ABAB11E" w:rsidR="00FA7045" w:rsidRDefault="00FA7045" w:rsidP="008D31DC">
            <w:pPr>
              <w:rPr>
                <w:rFonts w:cs="Times New Roman"/>
              </w:rPr>
            </w:pPr>
            <w:r>
              <w:rPr>
                <w:rFonts w:cs="Times New Roman"/>
              </w:rPr>
              <w:t xml:space="preserve">Specified by a chromosome and basepair location, </w:t>
            </w:r>
            <w:r w:rsidR="00764B6B">
              <w:rPr>
                <w:rFonts w:cs="Times New Roman"/>
              </w:rPr>
              <w:t>i.e.</w:t>
            </w:r>
            <w:r>
              <w:rPr>
                <w:rFonts w:cs="Times New Roman"/>
              </w:rPr>
              <w:t xml:space="preserve"> “chr1:234”</w:t>
            </w:r>
            <w:r w:rsidR="00764B6B">
              <w:rPr>
                <w:rFonts w:cs="Times New Roman"/>
              </w:rPr>
              <w:t>.</w:t>
            </w:r>
          </w:p>
          <w:p w14:paraId="3700E9EB" w14:textId="4795EEE9" w:rsidR="00764B6B" w:rsidRDefault="00764B6B" w:rsidP="008D31DC">
            <w:pPr>
              <w:rPr>
                <w:rFonts w:cs="Times New Roman"/>
              </w:rPr>
            </w:pPr>
            <w:r>
              <w:rPr>
                <w:rFonts w:cs="Times New Roman"/>
              </w:rPr>
              <w:t>Used to refer to any single genomic location, such as a single nucleotide polymorphism (SNP), single nucleotide variation (SNV), rare variant, or any other position of interest.</w:t>
            </w:r>
          </w:p>
          <w:p w14:paraId="2B23C137" w14:textId="1507F183" w:rsidR="00764B6B" w:rsidRDefault="00764B6B" w:rsidP="008D31DC">
            <w:pPr>
              <w:rPr>
                <w:rFonts w:cs="Times New Roman"/>
              </w:rPr>
            </w:pPr>
          </w:p>
        </w:tc>
      </w:tr>
      <w:tr w:rsidR="00FA7045" w14:paraId="528E209F" w14:textId="77777777" w:rsidTr="008D31DC">
        <w:tc>
          <w:tcPr>
            <w:tcW w:w="1043" w:type="dxa"/>
          </w:tcPr>
          <w:p w14:paraId="54DDE455" w14:textId="1E58D154" w:rsidR="00FA7045" w:rsidRPr="008D31DC" w:rsidRDefault="00FA7045" w:rsidP="0008462D">
            <w:pPr>
              <w:keepNext/>
              <w:keepLines/>
              <w:spacing w:before="200"/>
              <w:jc w:val="both"/>
              <w:outlineLvl w:val="8"/>
              <w:rPr>
                <w:rFonts w:cs="Times New Roman"/>
                <w:b/>
              </w:rPr>
            </w:pPr>
            <w:r w:rsidRPr="008D31DC">
              <w:rPr>
                <w:rFonts w:cs="Times New Roman"/>
                <w:b/>
              </w:rPr>
              <w:t>Region</w:t>
            </w:r>
          </w:p>
        </w:tc>
        <w:tc>
          <w:tcPr>
            <w:tcW w:w="955" w:type="dxa"/>
            <w:vAlign w:val="center"/>
          </w:tcPr>
          <w:p w14:paraId="4C73F0C2" w14:textId="25DDB088" w:rsidR="0059664F" w:rsidRDefault="0059664F" w:rsidP="008D31DC">
            <w:pPr>
              <w:jc w:val="center"/>
              <w:rPr>
                <w:rFonts w:cs="Times New Roman"/>
              </w:rPr>
            </w:pPr>
            <w:r w:rsidRPr="00BB7BCC">
              <w:rPr>
                <w:rFonts w:cs="Times New Roman"/>
                <w:noProof/>
                <w:lang w:eastAsia="en-US" w:bidi="ar-SA"/>
              </w:rPr>
              <mc:AlternateContent>
                <mc:Choice Requires="wps">
                  <w:drawing>
                    <wp:anchor distT="0" distB="0" distL="114300" distR="114300" simplePos="0" relativeHeight="251646464" behindDoc="0" locked="0" layoutInCell="1" allowOverlap="1" wp14:anchorId="064FA35A" wp14:editId="35CB1B2E">
                      <wp:simplePos x="1506220" y="1586230"/>
                      <wp:positionH relativeFrom="column">
                        <wp:align>center</wp:align>
                      </wp:positionH>
                      <wp:positionV relativeFrom="line">
                        <wp:align>top</wp:align>
                      </wp:positionV>
                      <wp:extent cx="228600" cy="320040"/>
                      <wp:effectExtent l="0" t="7620" r="11430" b="11430"/>
                      <wp:wrapNone/>
                      <wp:docPr id="25" name="Left Brac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5400000">
                                <a:off x="0" y="0"/>
                                <a:ext cx="228600" cy="320040"/>
                              </a:xfrm>
                              <a:prstGeom prst="leftBrac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FB0367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6" type="#_x0000_t87" style="position:absolute;margin-left:0;margin-top:0;width:18pt;height:25.2pt;rotation:90;z-index:251646464;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" adj="1286" strokecolor="black [3213]" strokeweight="2pt">
                      <o:lock v:ext="edit" aspectratio="t"/>
                      <w10:wrap anchory="line"/>
                    </v:shape>
                  </w:pict>
                </mc:Fallback>
              </mc:AlternateContent>
            </w:r>
          </w:p>
          <w:p w14:paraId="29ADE3D2" w14:textId="146225C2" w:rsidR="00FA7045" w:rsidRDefault="0059664F"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37248" behindDoc="0" locked="0" layoutInCell="1" allowOverlap="1" wp14:anchorId="445239A1" wp14:editId="3919FB96">
                      <wp:simplePos x="0" y="0"/>
                      <wp:positionH relativeFrom="column">
                        <wp:align>center</wp:align>
                      </wp:positionH>
                      <wp:positionV relativeFrom="line">
                        <wp:align>center</wp:align>
                      </wp:positionV>
                      <wp:extent cx="411480" cy="182880"/>
                      <wp:effectExtent l="0" t="0" r="26670" b="26670"/>
                      <wp:wrapNone/>
                      <wp:docPr id="26" name="Rounded Rectangle 26"/>
                      <wp:cNvGraphicFramePr/>
                      <a:graphic xmlns:a="http://schemas.openxmlformats.org/drawingml/2006/main">
                        <a:graphicData uri="http://schemas.microsoft.com/office/word/2010/wordprocessingShape">
                          <wps:wsp>
                            <wps:cNvSpPr/>
                            <wps:spPr>
                              <a:xfrm>
                                <a:off x="0" y="0"/>
                                <a:ext cx="411480" cy="182880"/>
                              </a:xfrm>
                              <a:prstGeom prst="roundRect">
                                <a:avLst>
                                  <a:gd name="adj" fmla="val 50000"/>
                                </a:avLst>
                              </a:prstGeom>
                              <a:solidFill>
                                <a:schemeClr val="bg1">
                                  <a:lumMod val="65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oundrect w14:anchorId="16FFF689" id="Rounded Rectangle 26" o:spid="_x0000_s1026" style="position:absolute;margin-left:0;margin-top:0;width:32.4pt;height:14.4pt;z-index:251637248;visibility:visible;mso-wrap-style:square;mso-width-percent:0;mso-wrap-distance-left:9pt;mso-wrap-distance-top:0;mso-wrap-distance-right:9pt;mso-wrap-distance-bottom:0;mso-position-horizontal:center;mso-position-horizontal-relative:text;mso-position-vertical:center;mso-position-vertical-relative:line;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" fillcolor="#a5a5a5 [2092]" strokecolor="#5a5a5a [2109]">
                      <w10:wrap anchory="line"/>
                    </v:roundrect>
                  </w:pict>
                </mc:Fallback>
              </mc:AlternateContent>
            </w:r>
          </w:p>
        </w:tc>
        <w:tc>
          <w:tcPr>
            <w:tcW w:w="8274" w:type="dxa"/>
          </w:tcPr>
          <w:p w14:paraId="166333F9" w14:textId="1FD9B53B" w:rsidR="00FA7045" w:rsidRDefault="00FA7045" w:rsidP="008D31DC">
            <w:pPr>
              <w:rPr>
                <w:rFonts w:cs="Times New Roman"/>
              </w:rPr>
            </w:pPr>
            <w:r>
              <w:rPr>
                <w:rFonts w:cs="Times New Roman"/>
              </w:rPr>
              <w:t xml:space="preserve">Specified by a chromosome and basepair range, </w:t>
            </w:r>
            <w:r w:rsidR="00764B6B">
              <w:rPr>
                <w:rFonts w:cs="Times New Roman"/>
              </w:rPr>
              <w:t>i.e.</w:t>
            </w:r>
            <w:r>
              <w:rPr>
                <w:rFonts w:cs="Times New Roman"/>
              </w:rPr>
              <w:t xml:space="preserve"> “chr1:234-567”</w:t>
            </w:r>
            <w:r w:rsidR="00764B6B">
              <w:rPr>
                <w:rFonts w:cs="Times New Roman"/>
              </w:rPr>
              <w:t>.</w:t>
            </w:r>
          </w:p>
          <w:p w14:paraId="391AA26E" w14:textId="5B147876" w:rsidR="00764B6B" w:rsidRDefault="008B3BEC" w:rsidP="008D31DC">
            <w:pPr>
              <w:rPr>
                <w:rFonts w:cs="Times New Roman"/>
              </w:rPr>
            </w:pPr>
            <w:r>
              <w:rPr>
                <w:rFonts w:cs="Times New Roman"/>
              </w:rPr>
              <w:t>Used to refer to any</w:t>
            </w:r>
            <w:r w:rsidR="00764B6B">
              <w:rPr>
                <w:rFonts w:cs="Times New Roman"/>
              </w:rPr>
              <w:t xml:space="preserve"> genomic region, such as a copy number variation (CNV), insertion/deletion (indel), gene coding region, evolutionarily conserved region (ECR), functional region, regulatory region, or any other region of interest.</w:t>
            </w:r>
          </w:p>
          <w:p w14:paraId="5F8D80AC" w14:textId="6D97E8FA" w:rsidR="00764B6B" w:rsidRDefault="00764B6B" w:rsidP="008D31DC">
            <w:pPr>
              <w:rPr>
                <w:rFonts w:cs="Times New Roman"/>
              </w:rPr>
            </w:pPr>
          </w:p>
        </w:tc>
      </w:tr>
      <w:tr w:rsidR="00FA7045" w14:paraId="11CEF609" w14:textId="77777777" w:rsidTr="008D31DC">
        <w:tc>
          <w:tcPr>
            <w:tcW w:w="1043" w:type="dxa"/>
          </w:tcPr>
          <w:p w14:paraId="3186614F" w14:textId="76CD9C3D" w:rsidR="00FA7045" w:rsidRPr="008D31DC" w:rsidRDefault="00FA7045" w:rsidP="0008462D">
            <w:pPr>
              <w:keepNext/>
              <w:keepLines/>
              <w:spacing w:before="200"/>
              <w:jc w:val="both"/>
              <w:outlineLvl w:val="8"/>
              <w:rPr>
                <w:rFonts w:cs="Times New Roman"/>
                <w:b/>
              </w:rPr>
            </w:pPr>
            <w:r w:rsidRPr="008D31DC">
              <w:rPr>
                <w:rFonts w:cs="Times New Roman"/>
                <w:b/>
              </w:rPr>
              <w:t>Gene</w:t>
            </w:r>
          </w:p>
        </w:tc>
        <w:tc>
          <w:tcPr>
            <w:tcW w:w="955" w:type="dxa"/>
            <w:vAlign w:val="center"/>
          </w:tcPr>
          <w:p w14:paraId="00AD3FC2" w14:textId="5532AFB3" w:rsidR="00FA7045" w:rsidRDefault="00FA7045"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49536" behindDoc="0" locked="0" layoutInCell="1" allowOverlap="1" wp14:anchorId="1A2702CA" wp14:editId="68E3AE01">
                      <wp:simplePos x="1397000" y="2501900"/>
                      <wp:positionH relativeFrom="column">
                        <wp:align>center</wp:align>
                      </wp:positionH>
                      <wp:positionV relativeFrom="line">
                        <wp:align>top</wp:align>
                      </wp:positionV>
                      <wp:extent cx="457200" cy="320419"/>
                      <wp:effectExtent l="0" t="0" r="19050" b="22860"/>
                      <wp:wrapNone/>
                      <wp:docPr id="19" name="Hexagon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57200" cy="320419"/>
                              </a:xfrm>
                              <a:prstGeom prst="hexagon">
                                <a:avLst/>
                              </a:prstGeom>
                              <a:solidFill>
                                <a:schemeClr val="accent6">
                                  <a:lumMod val="60000"/>
                                  <a:lumOff val="40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8E9764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9" o:spid="_x0000_s1026" type="#_x0000_t9" style="position:absolute;margin-left:0;margin-top:0;width:36pt;height:25.25pt;z-index:251649536;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" adj="3784" fillcolor="#fabf8f [1945]" strokecolor="#5a5a5a [2109]">
                      <v:path arrowok="t"/>
                      <o:lock v:ext="edit" aspectratio="t"/>
                      <w10:wrap anchory="line"/>
                    </v:shape>
                  </w:pict>
                </mc:Fallback>
              </mc:AlternateContent>
            </w:r>
          </w:p>
        </w:tc>
        <w:tc>
          <w:tcPr>
            <w:tcW w:w="8274" w:type="dxa"/>
          </w:tcPr>
          <w:p w14:paraId="4DD6296E" w14:textId="537AB559" w:rsidR="00FA7045" w:rsidRDefault="00FA7045" w:rsidP="008D31DC">
            <w:pPr>
              <w:rPr>
                <w:rFonts w:cs="Times New Roman"/>
              </w:rPr>
            </w:pPr>
            <w:r>
              <w:rPr>
                <w:rFonts w:cs="Times New Roman"/>
              </w:rPr>
              <w:t xml:space="preserve">Specified by </w:t>
            </w:r>
            <w:r w:rsidR="00764B6B">
              <w:rPr>
                <w:rFonts w:cs="Times New Roman"/>
              </w:rPr>
              <w:t>a name or</w:t>
            </w:r>
            <w:r>
              <w:rPr>
                <w:rFonts w:cs="Times New Roman"/>
              </w:rPr>
              <w:t xml:space="preserve"> </w:t>
            </w:r>
            <w:r w:rsidR="00764B6B">
              <w:rPr>
                <w:rFonts w:cs="Times New Roman"/>
              </w:rPr>
              <w:t xml:space="preserve">other </w:t>
            </w:r>
            <w:r>
              <w:rPr>
                <w:rFonts w:cs="Times New Roman"/>
              </w:rPr>
              <w:t xml:space="preserve">identifier, </w:t>
            </w:r>
            <w:r w:rsidR="00764B6B">
              <w:rPr>
                <w:rFonts w:cs="Times New Roman"/>
              </w:rPr>
              <w:t>i.e.</w:t>
            </w:r>
            <w:r>
              <w:rPr>
                <w:rFonts w:cs="Times New Roman"/>
              </w:rPr>
              <w:t xml:space="preserve"> “A1</w:t>
            </w:r>
            <w:r w:rsidR="00A63643">
              <w:rPr>
                <w:rFonts w:cs="Times New Roman"/>
              </w:rPr>
              <w:t>BG</w:t>
            </w:r>
            <w:r>
              <w:rPr>
                <w:rFonts w:cs="Times New Roman"/>
              </w:rPr>
              <w:t>” or “</w:t>
            </w:r>
            <w:r w:rsidRPr="00C2103C">
              <w:rPr>
                <w:rFonts w:cs="Times New Roman"/>
              </w:rPr>
              <w:t>ENSG00000121410</w:t>
            </w:r>
            <w:r>
              <w:rPr>
                <w:rFonts w:cs="Times New Roman"/>
              </w:rPr>
              <w:t>”</w:t>
            </w:r>
            <w:r w:rsidR="00764B6B">
              <w:rPr>
                <w:rFonts w:cs="Times New Roman"/>
              </w:rPr>
              <w:t>.</w:t>
            </w:r>
          </w:p>
          <w:p w14:paraId="07CEBEF3" w14:textId="4A0C6B21" w:rsidR="00764B6B" w:rsidRDefault="00764B6B" w:rsidP="008D31DC">
            <w:pPr>
              <w:rPr>
                <w:rFonts w:cs="Times New Roman"/>
              </w:rPr>
            </w:pPr>
            <w:r>
              <w:rPr>
                <w:rFonts w:cs="Times New Roman"/>
              </w:rPr>
              <w:t>Used to refer to a known and documented gene, whose genomic region and associations with any pathways, interactions or other groups can be retrieved from the knowledge database.</w:t>
            </w:r>
          </w:p>
          <w:p w14:paraId="0B4FDC9C" w14:textId="0F09A936" w:rsidR="00764B6B" w:rsidRDefault="00764B6B" w:rsidP="008D31DC">
            <w:pPr>
              <w:rPr>
                <w:rFonts w:cs="Times New Roman"/>
              </w:rPr>
            </w:pPr>
          </w:p>
        </w:tc>
      </w:tr>
      <w:tr w:rsidR="00FA7045" w14:paraId="1169A0F9" w14:textId="77777777" w:rsidTr="008D31DC">
        <w:tc>
          <w:tcPr>
            <w:tcW w:w="1043" w:type="dxa"/>
          </w:tcPr>
          <w:p w14:paraId="4BC174EF" w14:textId="21801465" w:rsidR="00FA7045" w:rsidRPr="008D31DC" w:rsidRDefault="00FA7045" w:rsidP="0008462D">
            <w:pPr>
              <w:keepNext/>
              <w:keepLines/>
              <w:spacing w:before="200"/>
              <w:jc w:val="both"/>
              <w:outlineLvl w:val="8"/>
              <w:rPr>
                <w:rFonts w:cs="Times New Roman"/>
                <w:b/>
              </w:rPr>
            </w:pPr>
            <w:r w:rsidRPr="008D31DC">
              <w:rPr>
                <w:rFonts w:cs="Times New Roman"/>
                <w:b/>
              </w:rPr>
              <w:t>Group</w:t>
            </w:r>
          </w:p>
        </w:tc>
        <w:tc>
          <w:tcPr>
            <w:tcW w:w="955" w:type="dxa"/>
            <w:vAlign w:val="center"/>
          </w:tcPr>
          <w:p w14:paraId="1BB57ADF" w14:textId="30FCF234" w:rsidR="00FA7045" w:rsidRDefault="00764B6B"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55680" behindDoc="0" locked="0" layoutInCell="1" allowOverlap="1" wp14:anchorId="235D554F" wp14:editId="2E89CA63">
                      <wp:simplePos x="1454150" y="3378200"/>
                      <wp:positionH relativeFrom="column">
                        <wp:align>center</wp:align>
                      </wp:positionH>
                      <wp:positionV relativeFrom="line">
                        <wp:align>top</wp:align>
                      </wp:positionV>
                      <wp:extent cx="320040" cy="320040"/>
                      <wp:effectExtent l="0" t="0" r="22860" b="2286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 cy="320040"/>
                              </a:xfrm>
                              <a:prstGeom prst="ellipse">
                                <a:avLst/>
                              </a:prstGeom>
                              <a:solidFill>
                                <a:schemeClr val="accent3"/>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0260B0D" id="Oval 21" o:spid="_x0000_s1026" style="position:absolute;margin-left:0;margin-top:0;width:25.2pt;height:25.2pt;z-index:251655680;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" fillcolor="#9bbb59 [3206]" strokecolor="#5a5a5a [2109]">
                      <v:path arrowok="t"/>
                      <w10:wrap anchory="line"/>
                    </v:oval>
                  </w:pict>
                </mc:Fallback>
              </mc:AlternateContent>
            </w:r>
          </w:p>
        </w:tc>
        <w:tc>
          <w:tcPr>
            <w:tcW w:w="8274" w:type="dxa"/>
          </w:tcPr>
          <w:p w14:paraId="345B86E4" w14:textId="77777777" w:rsidR="00FA7045" w:rsidRDefault="00FA7045" w:rsidP="008D31DC">
            <w:pPr>
              <w:rPr>
                <w:rFonts w:cs="Times New Roman"/>
              </w:rPr>
            </w:pPr>
            <w:r>
              <w:rPr>
                <w:rFonts w:cs="Times New Roman"/>
              </w:rPr>
              <w:t xml:space="preserve">Specified by a name or other identifier, </w:t>
            </w:r>
            <w:r w:rsidR="0059664F">
              <w:rPr>
                <w:rFonts w:cs="Times New Roman"/>
              </w:rPr>
              <w:t>i.e.</w:t>
            </w:r>
            <w:r>
              <w:rPr>
                <w:rFonts w:cs="Times New Roman"/>
              </w:rPr>
              <w:t xml:space="preserve"> “lipid metabolic process” or “GO:0006629”</w:t>
            </w:r>
            <w:r w:rsidR="0059664F">
              <w:rPr>
                <w:rFonts w:cs="Times New Roman"/>
              </w:rPr>
              <w:t>.</w:t>
            </w:r>
          </w:p>
          <w:p w14:paraId="427F675E" w14:textId="0CE86580" w:rsidR="0059664F" w:rsidRDefault="0059664F" w:rsidP="008D31DC">
            <w:pPr>
              <w:rPr>
                <w:rFonts w:cs="Times New Roman"/>
              </w:rPr>
            </w:pPr>
            <w:r>
              <w:rPr>
                <w:rFonts w:cs="Times New Roman"/>
              </w:rPr>
              <w:t xml:space="preserve">Used to refer to a known and documented </w:t>
            </w:r>
            <w:r w:rsidR="006176D3">
              <w:rPr>
                <w:rFonts w:cs="Times New Roman"/>
              </w:rPr>
              <w:t xml:space="preserve">pathway, ontological group, protein interaction, protein family, or any other </w:t>
            </w:r>
            <w:r>
              <w:rPr>
                <w:rFonts w:cs="Times New Roman"/>
              </w:rPr>
              <w:t>grouping of genes</w:t>
            </w:r>
            <w:r w:rsidR="006176D3">
              <w:rPr>
                <w:rFonts w:cs="Times New Roman"/>
              </w:rPr>
              <w:t>, proteins or genomic regions that was provided by one of the external data sources.</w:t>
            </w:r>
          </w:p>
          <w:p w14:paraId="57AFE178" w14:textId="6DE9EEEA" w:rsidR="006176D3" w:rsidRDefault="006176D3" w:rsidP="008D31DC">
            <w:pPr>
              <w:rPr>
                <w:rFonts w:cs="Times New Roman"/>
              </w:rPr>
            </w:pPr>
          </w:p>
        </w:tc>
      </w:tr>
      <w:tr w:rsidR="00FA7045" w14:paraId="0CF5971C" w14:textId="77777777" w:rsidTr="008D31DC">
        <w:tc>
          <w:tcPr>
            <w:tcW w:w="1043" w:type="dxa"/>
          </w:tcPr>
          <w:p w14:paraId="1C5124E9" w14:textId="2CAD4B67" w:rsidR="00FA7045" w:rsidRPr="008D31DC" w:rsidRDefault="00FA7045" w:rsidP="0008462D">
            <w:pPr>
              <w:keepNext/>
              <w:keepLines/>
              <w:spacing w:before="200"/>
              <w:jc w:val="both"/>
              <w:outlineLvl w:val="8"/>
              <w:rPr>
                <w:rFonts w:cs="Times New Roman"/>
                <w:b/>
              </w:rPr>
            </w:pPr>
            <w:r w:rsidRPr="008D31DC">
              <w:rPr>
                <w:rFonts w:cs="Times New Roman"/>
                <w:b/>
              </w:rPr>
              <w:t>Source</w:t>
            </w:r>
          </w:p>
        </w:tc>
        <w:tc>
          <w:tcPr>
            <w:tcW w:w="955" w:type="dxa"/>
            <w:vAlign w:val="center"/>
          </w:tcPr>
          <w:p w14:paraId="161B4A90" w14:textId="653E2BA8" w:rsidR="00FA7045" w:rsidRDefault="00764B6B"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58752" behindDoc="0" locked="0" layoutInCell="1" allowOverlap="1" wp14:anchorId="0F68D991" wp14:editId="05F6D205">
                      <wp:simplePos x="1397000" y="3727450"/>
                      <wp:positionH relativeFrom="column">
                        <wp:align>center</wp:align>
                      </wp:positionH>
                      <wp:positionV relativeFrom="line">
                        <wp:align>top</wp:align>
                      </wp:positionV>
                      <wp:extent cx="457200" cy="320040"/>
                      <wp:effectExtent l="0" t="0" r="19050" b="22860"/>
                      <wp:wrapNone/>
                      <wp:docPr id="22" name="Flowchart: Direct Access Storag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flowChartMagneticDrum">
                                <a:avLst/>
                              </a:prstGeom>
                              <a:solidFill>
                                <a:schemeClr val="tx2">
                                  <a:lumMod val="60000"/>
                                  <a:lumOff val="40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7534826"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2" o:spid="_x0000_s1026" type="#_x0000_t133" style="position:absolute;margin-left:0;margin-top:0;width:36pt;height:25.2pt;z-index:25165875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" fillcolor="#548dd4 [1951]" strokecolor="#5a5a5a [2109]">
                      <v:path arrowok="t"/>
                      <w10:wrap anchory="line"/>
                    </v:shape>
                  </w:pict>
                </mc:Fallback>
              </mc:AlternateContent>
            </w:r>
          </w:p>
        </w:tc>
        <w:tc>
          <w:tcPr>
            <w:tcW w:w="8274" w:type="dxa"/>
          </w:tcPr>
          <w:p w14:paraId="5F7F0062" w14:textId="77777777" w:rsidR="00FA7045" w:rsidRDefault="0059664F" w:rsidP="008D31DC">
            <w:pPr>
              <w:rPr>
                <w:rFonts w:cs="Times New Roman"/>
              </w:rPr>
            </w:pPr>
            <w:r>
              <w:rPr>
                <w:rFonts w:cs="Times New Roman"/>
              </w:rPr>
              <w:t>Specified by name, i.e. “GO”.</w:t>
            </w:r>
          </w:p>
          <w:p w14:paraId="7001B7D0" w14:textId="4478FB72" w:rsidR="0059664F" w:rsidRDefault="0059664F" w:rsidP="008D31DC">
            <w:pPr>
              <w:rPr>
                <w:rFonts w:cs="Times New Roman"/>
              </w:rPr>
            </w:pPr>
            <w:r>
              <w:rPr>
                <w:rFonts w:cs="Times New Roman"/>
              </w:rPr>
              <w:t>Used to refer to a specific external data source.</w:t>
            </w:r>
          </w:p>
        </w:tc>
      </w:tr>
    </w:tbl>
    <w:p w14:paraId="70651AE1" w14:textId="77777777" w:rsidR="00BE156B" w:rsidRDefault="00BE156B" w:rsidP="00BE156B">
      <w:pPr>
        <w:jc w:val="both"/>
        <w:rPr>
          <w:rFonts w:cs="Times New Roman"/>
        </w:rPr>
      </w:pPr>
    </w:p>
    <w:p w14:paraId="316E70C0" w14:textId="34BD572B" w:rsidR="00BE156B" w:rsidRDefault="00BE156B" w:rsidP="008D31DC">
      <w:pPr>
        <w:rPr>
          <w:rFonts w:cs="Times New Roman"/>
        </w:rPr>
      </w:pPr>
      <w:r>
        <w:rPr>
          <w:rFonts w:cs="Times New Roman"/>
        </w:rPr>
        <w:t xml:space="preserve">Some of these data types are closely related, but behave in slightly different ways. For example a SNP and a position may be interchangeable in most cases, but not always: some RS numbers have no known genomic position while some have more than one, and any given genomic position could be associated with more than one RS number, or none at all. Similarly, some genes have no confirmed genomic region while some have several, and a given region might overlap or contain </w:t>
      </w:r>
      <w:r w:rsidR="00D77AED">
        <w:rPr>
          <w:rFonts w:cs="Times New Roman"/>
        </w:rPr>
        <w:t xml:space="preserve">one gene, or </w:t>
      </w:r>
      <w:r>
        <w:rPr>
          <w:rFonts w:cs="Times New Roman"/>
        </w:rPr>
        <w:t>many</w:t>
      </w:r>
      <w:r w:rsidR="00D77AED">
        <w:rPr>
          <w:rFonts w:cs="Times New Roman"/>
        </w:rPr>
        <w:t>,</w:t>
      </w:r>
      <w:r>
        <w:rPr>
          <w:rFonts w:cs="Times New Roman"/>
        </w:rPr>
        <w:t xml:space="preserve"> or none.</w:t>
      </w:r>
    </w:p>
    <w:p w14:paraId="277696CC" w14:textId="77777777" w:rsidR="00E15DAD" w:rsidRDefault="00E15DAD" w:rsidP="00BE156B">
      <w:pPr>
        <w:jc w:val="both"/>
        <w:rPr>
          <w:rFonts w:cs="Times New Roman"/>
        </w:rPr>
      </w:pPr>
    </w:p>
    <w:p w14:paraId="0B83D2CD" w14:textId="08AB6816" w:rsidR="00E15DAD" w:rsidRDefault="00E15DAD" w:rsidP="008D31DC">
      <w:pPr>
        <w:rPr>
          <w:rFonts w:cs="Times New Roman"/>
        </w:rPr>
      </w:pPr>
      <w:r>
        <w:rPr>
          <w:rFonts w:cs="Times New Roman"/>
        </w:rPr>
        <w:t>The order in which these types have been listed is also significant: it is the sequence in which data can be cross-referenced within Biofilter. For example, a SNP (or RS number) and a gene have no direct relationship, but a SNP may have a known genomic position (or several), and that position may lie within a known region</w:t>
      </w:r>
      <w:r w:rsidR="006E3BB7">
        <w:rPr>
          <w:rFonts w:cs="Times New Roman"/>
        </w:rPr>
        <w:t xml:space="preserve"> which is</w:t>
      </w:r>
      <w:r>
        <w:rPr>
          <w:rFonts w:cs="Times New Roman"/>
        </w:rPr>
        <w:t xml:space="preserve"> associated with a particular gene. To complete the chain, a gene may be associated with on</w:t>
      </w:r>
      <w:r w:rsidR="00990473">
        <w:rPr>
          <w:rFonts w:cs="Times New Roman"/>
        </w:rPr>
        <w:t>e</w:t>
      </w:r>
      <w:r>
        <w:rPr>
          <w:rFonts w:cs="Times New Roman"/>
        </w:rPr>
        <w:t xml:space="preserve"> </w:t>
      </w:r>
      <w:r w:rsidR="00990473">
        <w:rPr>
          <w:rFonts w:cs="Times New Roman"/>
        </w:rPr>
        <w:t>or more</w:t>
      </w:r>
      <w:r>
        <w:rPr>
          <w:rFonts w:cs="Times New Roman"/>
        </w:rPr>
        <w:t xml:space="preserve"> groups of various types (interactions, pathways, etc.), and each of those groups was provided from a particular external data source.</w:t>
      </w:r>
    </w:p>
    <w:p w14:paraId="111BB324" w14:textId="52CBE9FE" w:rsidR="00D77AED" w:rsidRDefault="00D77AED" w:rsidP="00D77AED">
      <w:pPr>
        <w:pStyle w:val="Heading2"/>
      </w:pPr>
      <w:bookmarkStart w:id="906" w:name="_Toc447021377"/>
      <w:r>
        <w:lastRenderedPageBreak/>
        <w:t>Analysis Modes</w:t>
      </w:r>
      <w:bookmarkEnd w:id="906"/>
    </w:p>
    <w:p w14:paraId="6EB421F3" w14:textId="77777777" w:rsidR="00D77AED" w:rsidRDefault="00D77AED" w:rsidP="001C43D6"/>
    <w:p w14:paraId="0A9F21E8" w14:textId="77CAD0A6" w:rsidR="00D77AED" w:rsidRDefault="00D77AED" w:rsidP="001C43D6">
      <w:r>
        <w:t>Biofilter has three primary analysis modes which each make use of the available biological knowledge in slightly different ways.</w:t>
      </w:r>
    </w:p>
    <w:p w14:paraId="4BC9665C" w14:textId="1DED90F2" w:rsidR="00FE1C09" w:rsidRDefault="00FE1C09" w:rsidP="003B534B">
      <w:pPr>
        <w:pStyle w:val="Heading3"/>
      </w:pPr>
      <w:bookmarkStart w:id="907" w:name="_Toc447021378"/>
      <w:r>
        <w:t>Filtering</w:t>
      </w:r>
      <w:bookmarkEnd w:id="907"/>
    </w:p>
    <w:p w14:paraId="31658008" w14:textId="77777777" w:rsidR="00FE1C09" w:rsidRDefault="00FE1C09" w:rsidP="001C43D6"/>
    <w:p w14:paraId="04D42898" w14:textId="78FEC1EF" w:rsidR="00FE1C09" w:rsidRDefault="00FE1C09" w:rsidP="001C43D6">
      <w:r>
        <w:t>The most straightforward of Biofilter’s primary functions</w:t>
      </w:r>
      <w:r w:rsidR="00A56EE7">
        <w:t xml:space="preserve"> is</w:t>
      </w:r>
      <w:r>
        <w:t xml:space="preserve">, as the name implies, filtering. </w:t>
      </w:r>
      <w:r w:rsidR="00EC3718">
        <w:t xml:space="preserve">Given any combination of input data, Biofilter can cross-reference </w:t>
      </w:r>
      <w:r w:rsidR="001C43D6">
        <w:t xml:space="preserve">the input data </w:t>
      </w:r>
      <w:r w:rsidR="00B64490">
        <w:t>using</w:t>
      </w:r>
      <w:r w:rsidR="00EC3718">
        <w:t xml:space="preserve"> </w:t>
      </w:r>
      <w:r w:rsidR="00A63643">
        <w:t xml:space="preserve">the relationships stored in the </w:t>
      </w:r>
      <w:r w:rsidR="00EC3718">
        <w:t>knowledge database to generate a filtered dataset of any supported type (or types).</w:t>
      </w:r>
    </w:p>
    <w:p w14:paraId="1F6C2F97" w14:textId="77777777" w:rsidR="00EC3718" w:rsidRDefault="00EC3718" w:rsidP="001C43D6"/>
    <w:p w14:paraId="55D94233" w14:textId="40C0A84D" w:rsidR="00EC3718" w:rsidRDefault="00EC3718" w:rsidP="001C43D6">
      <w:r>
        <w:t>For example, a user c</w:t>
      </w:r>
      <w:r w:rsidR="001C43D6">
        <w:t>an</w:t>
      </w:r>
      <w:r>
        <w:t xml:space="preserve"> provide a list of SNPs (such as those covered by a genotyping platform) and a list of genes (such as those </w:t>
      </w:r>
      <w:r w:rsidR="00A63643">
        <w:t>thought</w:t>
      </w:r>
      <w:r>
        <w:t xml:space="preserve"> to be related to a particular phenotype)</w:t>
      </w:r>
      <w:r w:rsidR="00270C94">
        <w:t xml:space="preserve"> and</w:t>
      </w:r>
      <w:r>
        <w:t xml:space="preserve"> request a filtered set of SNPs. Biofilter </w:t>
      </w:r>
      <w:r w:rsidR="001C43D6">
        <w:t xml:space="preserve">will use </w:t>
      </w:r>
      <w:r w:rsidR="00DA3A78">
        <w:t xml:space="preserve">LOKI’s </w:t>
      </w:r>
      <w:r>
        <w:t>knowledge of SNP positions and gene regions</w:t>
      </w:r>
      <w:r w:rsidR="00270C94">
        <w:t xml:space="preserve"> to filter the provided SNP list, removing all those that are not located within any of the provided genes.</w:t>
      </w:r>
    </w:p>
    <w:p w14:paraId="2854CC92" w14:textId="77777777" w:rsidR="00270C94" w:rsidRDefault="00270C94" w:rsidP="001C43D6"/>
    <w:p w14:paraId="0868A3ED" w14:textId="6964E20E" w:rsidR="00FE1C09" w:rsidRDefault="00270C94" w:rsidP="001C43D6">
      <w:r>
        <w:t xml:space="preserve">The </w:t>
      </w:r>
      <w:r w:rsidR="001C43D6">
        <w:t>ou</w:t>
      </w:r>
      <w:r w:rsidR="00AA1169">
        <w:t>t</w:t>
      </w:r>
      <w:r w:rsidR="001C43D6">
        <w:t>put data type</w:t>
      </w:r>
      <w:r>
        <w:t xml:space="preserve"> does not necessarily have to</w:t>
      </w:r>
      <w:r w:rsidR="006824D9">
        <w:t xml:space="preserve"> be the same </w:t>
      </w:r>
      <w:r w:rsidR="001C43D6">
        <w:t xml:space="preserve">data </w:t>
      </w:r>
      <w:r>
        <w:t>type</w:t>
      </w:r>
      <w:r w:rsidR="001C43D6">
        <w:t>(</w:t>
      </w:r>
      <w:r>
        <w:t>s</w:t>
      </w:r>
      <w:r w:rsidR="001C43D6">
        <w:t>)</w:t>
      </w:r>
      <w:r>
        <w:t xml:space="preserve"> provided as inpu</w:t>
      </w:r>
      <w:r w:rsidR="006824D9">
        <w:t>t</w:t>
      </w:r>
      <w:r w:rsidR="00DA3A78">
        <w:t>.</w:t>
      </w:r>
      <w:r w:rsidR="00DA3A78" w:rsidDel="00DA3A78">
        <w:t xml:space="preserve"> </w:t>
      </w:r>
      <w:r w:rsidR="00DA3A78">
        <w:t>F</w:t>
      </w:r>
      <w:r w:rsidR="003C285A">
        <w:t>or example</w:t>
      </w:r>
      <w:r w:rsidR="00DA3A78">
        <w:t>,</w:t>
      </w:r>
      <w:r w:rsidR="003C285A">
        <w:t xml:space="preserve"> </w:t>
      </w:r>
      <w:r w:rsidR="0026723D">
        <w:t>a</w:t>
      </w:r>
      <w:r>
        <w:t xml:space="preserve"> user c</w:t>
      </w:r>
      <w:r w:rsidR="003C285A">
        <w:t>an</w:t>
      </w:r>
      <w:r>
        <w:t xml:space="preserve"> provide a list of SNPs and a list of groups and request </w:t>
      </w:r>
      <w:r w:rsidR="003C285A">
        <w:t>the</w:t>
      </w:r>
      <w:r>
        <w:t xml:space="preserve"> set of genes</w:t>
      </w:r>
      <w:r w:rsidR="003C285A">
        <w:t xml:space="preserve"> that</w:t>
      </w:r>
      <w:r w:rsidR="00DA3A78">
        <w:t xml:space="preserve"> match both lists</w:t>
      </w:r>
      <w:r>
        <w:t>. In this case</w:t>
      </w:r>
      <w:r w:rsidR="00A56EE7">
        <w:t>,</w:t>
      </w:r>
      <w:r>
        <w:t xml:space="preserve"> there is no input set of gen</w:t>
      </w:r>
      <w:r w:rsidR="00A56EE7">
        <w:t>es to use as a starting point</w:t>
      </w:r>
      <w:r w:rsidR="003C285A">
        <w:t xml:space="preserve"> so</w:t>
      </w:r>
      <w:r w:rsidR="00A56EE7">
        <w:t xml:space="preserve"> Biofilter </w:t>
      </w:r>
      <w:r w:rsidR="00AA1169">
        <w:t xml:space="preserve">will </w:t>
      </w:r>
      <w:r>
        <w:t>c</w:t>
      </w:r>
      <w:r w:rsidR="00A56EE7">
        <w:t>heck</w:t>
      </w:r>
      <w:r>
        <w:t xml:space="preserve"> all known genes found i</w:t>
      </w:r>
      <w:r w:rsidR="00A56EE7">
        <w:t>n the</w:t>
      </w:r>
      <w:r>
        <w:t xml:space="preserve"> knowledge database</w:t>
      </w:r>
      <w:r w:rsidR="00A56EE7">
        <w:t xml:space="preserve">. The result </w:t>
      </w:r>
      <w:r w:rsidR="00AA1169">
        <w:t xml:space="preserve">is </w:t>
      </w:r>
      <w:r w:rsidR="003C285A">
        <w:t xml:space="preserve">a </w:t>
      </w:r>
      <w:r>
        <w:t xml:space="preserve">list </w:t>
      </w:r>
      <w:r w:rsidR="003C285A">
        <w:t xml:space="preserve">of </w:t>
      </w:r>
      <w:r w:rsidR="00A56EE7">
        <w:t>only</w:t>
      </w:r>
      <w:r>
        <w:t xml:space="preserve"> t</w:t>
      </w:r>
      <w:r w:rsidR="003C285A">
        <w:t>h</w:t>
      </w:r>
      <w:r>
        <w:t>e</w:t>
      </w:r>
      <w:r w:rsidR="00A56EE7">
        <w:t xml:space="preserve"> genes</w:t>
      </w:r>
      <w:r>
        <w:t xml:space="preserve"> which include at least one of the </w:t>
      </w:r>
      <w:r w:rsidR="0026723D">
        <w:t>specified</w:t>
      </w:r>
      <w:r>
        <w:t xml:space="preserve"> SNPs, and are </w:t>
      </w:r>
      <w:r w:rsidR="003C285A">
        <w:t>a</w:t>
      </w:r>
      <w:r>
        <w:t xml:space="preserve"> part of at least one of the specified groups.</w:t>
      </w:r>
    </w:p>
    <w:p w14:paraId="61100466" w14:textId="77777777" w:rsidR="00A56EE7" w:rsidRDefault="00A56EE7" w:rsidP="001C43D6"/>
    <w:p w14:paraId="3E859732" w14:textId="55FC20E8" w:rsidR="00A56EE7" w:rsidRDefault="00A56EE7" w:rsidP="001C43D6">
      <w:r>
        <w:t xml:space="preserve">Finally, filtering is not limited to a single data type: Biofilter can </w:t>
      </w:r>
      <w:r w:rsidR="00A63643">
        <w:t>also</w:t>
      </w:r>
      <w:r>
        <w:t xml:space="preserve"> identify all of the unique combinations of </w:t>
      </w:r>
      <w:r w:rsidR="003C285A">
        <w:t xml:space="preserve">data </w:t>
      </w:r>
      <w:r>
        <w:t xml:space="preserve">types which jointly meet the provided criteria. </w:t>
      </w:r>
      <w:r w:rsidR="003C285A">
        <w:t xml:space="preserve">For example, given a </w:t>
      </w:r>
      <w:r>
        <w:t xml:space="preserve">list of SNPs and genes, Biofilter </w:t>
      </w:r>
      <w:r w:rsidR="00AA1169">
        <w:t xml:space="preserve">can </w:t>
      </w:r>
      <w:r>
        <w:t xml:space="preserve">produce a filtered set of SNP-gene pairs. The result </w:t>
      </w:r>
      <w:r w:rsidR="00AA1169">
        <w:t xml:space="preserve">is </w:t>
      </w:r>
      <w:r w:rsidR="003C285A">
        <w:t>every</w:t>
      </w:r>
      <w:r w:rsidR="00AA1169">
        <w:t xml:space="preserve"> combination of</w:t>
      </w:r>
      <w:r w:rsidR="003C285A">
        <w:t xml:space="preserve"> SNP and gene </w:t>
      </w:r>
      <w:r w:rsidR="006150DD">
        <w:t xml:space="preserve">from the two lists </w:t>
      </w:r>
      <w:r w:rsidR="003C285A">
        <w:t xml:space="preserve">where </w:t>
      </w:r>
      <w:r w:rsidR="006150DD">
        <w:t xml:space="preserve">the </w:t>
      </w:r>
      <w:r>
        <w:t xml:space="preserve">SNP </w:t>
      </w:r>
      <w:r w:rsidR="003C285A">
        <w:t xml:space="preserve">is within the gene. </w:t>
      </w:r>
    </w:p>
    <w:p w14:paraId="65164985" w14:textId="1F09B272" w:rsidR="00296A88" w:rsidRDefault="00296A88" w:rsidP="003B534B">
      <w:pPr>
        <w:pStyle w:val="Heading3"/>
      </w:pPr>
      <w:bookmarkStart w:id="908" w:name="_Toc447021379"/>
      <w:r>
        <w:t>Annotation</w:t>
      </w:r>
      <w:bookmarkEnd w:id="908"/>
    </w:p>
    <w:p w14:paraId="2E104DB3" w14:textId="77777777" w:rsidR="0025547D" w:rsidRDefault="0025547D" w:rsidP="0025547D"/>
    <w:p w14:paraId="60925E22" w14:textId="276D9B9E" w:rsidR="00007663" w:rsidRDefault="00007663" w:rsidP="00406834">
      <w:r>
        <w:t>Biofilter</w:t>
      </w:r>
      <w:r w:rsidR="00A63643">
        <w:t xml:space="preserve"> can also</w:t>
      </w:r>
      <w:r>
        <w:t xml:space="preserve"> annotat</w:t>
      </w:r>
      <w:r w:rsidR="00A63643">
        <w:t>e</w:t>
      </w:r>
      <w:r>
        <w:t xml:space="preserve"> any of the supported data types with respect to</w:t>
      </w:r>
      <w:r w:rsidR="00A63643">
        <w:t xml:space="preserve"> any</w:t>
      </w:r>
      <w:r>
        <w:t xml:space="preserve"> </w:t>
      </w:r>
      <w:r w:rsidR="0028094B">
        <w:t xml:space="preserve">of </w:t>
      </w:r>
      <w:r>
        <w:t xml:space="preserve">the others. </w:t>
      </w:r>
      <w:r w:rsidR="00A63643">
        <w:t>Like filtering, the annotations are based on the relationships stored in the knowledge database</w:t>
      </w:r>
      <w:r w:rsidR="00406834">
        <w:t xml:space="preserve">; unlike filtering, any data which cannot be annotated as requested (such as a SNP which is not located within any gene) </w:t>
      </w:r>
      <w:r w:rsidR="00871580">
        <w:t xml:space="preserve">will </w:t>
      </w:r>
      <w:r w:rsidR="00406834">
        <w:t xml:space="preserve">still </w:t>
      </w:r>
      <w:r w:rsidR="00871580">
        <w:t xml:space="preserve">be </w:t>
      </w:r>
      <w:r w:rsidR="00406834">
        <w:t xml:space="preserve">included in the output, with the annotation columns </w:t>
      </w:r>
      <w:r w:rsidR="003C285A">
        <w:t xml:space="preserve">of the output </w:t>
      </w:r>
      <w:r w:rsidR="00406834">
        <w:t>simply left blank.</w:t>
      </w:r>
      <w:r w:rsidR="001D2BF1">
        <w:t xml:space="preserve"> Put another way, the difference between filtering and annotation is that filtering does not allow any blanks.</w:t>
      </w:r>
    </w:p>
    <w:p w14:paraId="6A3233D6" w14:textId="77777777" w:rsidR="00007663" w:rsidRDefault="00007663" w:rsidP="00007663"/>
    <w:p w14:paraId="22FB91C1" w14:textId="3984BDAC" w:rsidR="00007663" w:rsidRDefault="00007663" w:rsidP="00007663">
      <w:r>
        <w:t xml:space="preserve">For example, a list of SNPs </w:t>
      </w:r>
      <w:r w:rsidR="00AA1169">
        <w:t xml:space="preserve">can </w:t>
      </w:r>
      <w:r>
        <w:t xml:space="preserve">be annotated </w:t>
      </w:r>
      <w:r w:rsidR="00BC7AC4">
        <w:t xml:space="preserve">with </w:t>
      </w:r>
      <w:r>
        <w:t>positions to generate a new list of all the same SNPs, but with extra columns containing the</w:t>
      </w:r>
      <w:r w:rsidR="00406834">
        <w:t xml:space="preserve"> chromosome and</w:t>
      </w:r>
      <w:r>
        <w:t xml:space="preserve"> genomic position for each SNP (if any). Any SNP with multiple known positions </w:t>
      </w:r>
      <w:r w:rsidR="00AA1169">
        <w:t xml:space="preserve">will </w:t>
      </w:r>
      <w:r>
        <w:t xml:space="preserve">be repeated, and any SNP with no known position </w:t>
      </w:r>
      <w:r w:rsidR="00AA1169">
        <w:t xml:space="preserve">will </w:t>
      </w:r>
      <w:r>
        <w:t>have blanks in the added columns.</w:t>
      </w:r>
    </w:p>
    <w:p w14:paraId="28135A01" w14:textId="77777777" w:rsidR="00007663" w:rsidRDefault="00007663" w:rsidP="00007663"/>
    <w:p w14:paraId="09709762" w14:textId="0D0BBF75" w:rsidR="00007663" w:rsidRDefault="00007663" w:rsidP="00007663">
      <w:r>
        <w:t xml:space="preserve">Similarly, those same SNPs </w:t>
      </w:r>
      <w:r w:rsidR="00AA1169">
        <w:t xml:space="preserve">can </w:t>
      </w:r>
      <w:r>
        <w:t>be annotated</w:t>
      </w:r>
      <w:r w:rsidR="00EF6AC7">
        <w:t xml:space="preserve"> with </w:t>
      </w:r>
      <w:r>
        <w:t>gene</w:t>
      </w:r>
      <w:r w:rsidR="00EF6AC7">
        <w:t xml:space="preserve"> information</w:t>
      </w:r>
      <w:r>
        <w:t xml:space="preserve">; the result </w:t>
      </w:r>
      <w:r w:rsidR="00AA1169">
        <w:t xml:space="preserve">is </w:t>
      </w:r>
      <w:r>
        <w:t>similar, except that the added column contain</w:t>
      </w:r>
      <w:r w:rsidR="00AA1169">
        <w:t>s</w:t>
      </w:r>
      <w:r>
        <w:t xml:space="preserve"> the name of the gene </w:t>
      </w:r>
      <w:r w:rsidR="006824D9">
        <w:t>containing</w:t>
      </w:r>
      <w:r>
        <w:t xml:space="preserve"> the SNP’s position. In this case a blank value </w:t>
      </w:r>
      <w:r w:rsidR="00AA1169">
        <w:t xml:space="preserve">can </w:t>
      </w:r>
      <w:r>
        <w:t xml:space="preserve">mean two things: either the SNP </w:t>
      </w:r>
      <w:r w:rsidR="00AA1169">
        <w:t xml:space="preserve">does </w:t>
      </w:r>
      <w:r>
        <w:t>not fall within any known gene region, or the SNP ha</w:t>
      </w:r>
      <w:r w:rsidR="00AA1169">
        <w:t>s</w:t>
      </w:r>
      <w:r>
        <w:t xml:space="preserve"> no known position with which to search for gene regions.</w:t>
      </w:r>
    </w:p>
    <w:p w14:paraId="0D22F81F" w14:textId="77777777" w:rsidR="003B534B" w:rsidRDefault="003B534B" w:rsidP="00007663"/>
    <w:p w14:paraId="1236EC03" w14:textId="77777777" w:rsidR="00696002" w:rsidRDefault="00696002" w:rsidP="00007663"/>
    <w:p w14:paraId="4E826736" w14:textId="42CF1E0B" w:rsidR="0025547D" w:rsidRDefault="007C5A0E" w:rsidP="00D933C9">
      <w:pPr>
        <w:rPr>
          <w:rFonts w:cs="Times New Roman"/>
        </w:rPr>
      </w:pPr>
      <w:r>
        <w:lastRenderedPageBreak/>
        <w:t xml:space="preserve">Annotations can also be generated </w:t>
      </w:r>
      <w:r w:rsidR="00747C9C">
        <w:t>for</w:t>
      </w:r>
      <w:r>
        <w:t xml:space="preserve"> combinations of</w:t>
      </w:r>
      <w:r w:rsidR="006824D9">
        <w:t xml:space="preserve"> data</w:t>
      </w:r>
      <w:r>
        <w:t xml:space="preserve"> types, or for</w:t>
      </w:r>
      <w:r w:rsidR="006824D9">
        <w:t xml:space="preserve"> data</w:t>
      </w:r>
      <w:r>
        <w:t xml:space="preserve"> types which were not provided as input. In these cases the annotation</w:t>
      </w:r>
      <w:r w:rsidR="006824D9">
        <w:t xml:space="preserve"> will be for the </w:t>
      </w:r>
      <w:r>
        <w:t>output of</w:t>
      </w:r>
      <w:r w:rsidR="006824D9">
        <w:t xml:space="preserve"> </w:t>
      </w:r>
      <w:r w:rsidR="00BC7AC4">
        <w:t xml:space="preserve">a </w:t>
      </w:r>
      <w:r>
        <w:t>filtering</w:t>
      </w:r>
      <w:r w:rsidR="006824D9">
        <w:t xml:space="preserve"> analysis</w:t>
      </w:r>
      <w:r>
        <w:t>.</w:t>
      </w:r>
      <w:r w:rsidR="00871580">
        <w:t xml:space="preserve"> For example, suppose the user provides a list of SNPs and a list of groups, and then requests an annotation of genes to regions. Since no genes were provided as input, Biofilter will first perform a filtering analysis to identify all genes which contain at least one of the provided SNPs, and are also part of at least one of the provided groups. This filtered set of genes will then appear in the first column of the annotation output, followed by each gene’s genomic region (if any).</w:t>
      </w:r>
    </w:p>
    <w:p w14:paraId="520F7609" w14:textId="6F71754B" w:rsidR="00296A88" w:rsidRDefault="00296A88" w:rsidP="003B534B">
      <w:pPr>
        <w:pStyle w:val="Heading3"/>
      </w:pPr>
      <w:bookmarkStart w:id="909" w:name="_Toc447021380"/>
      <w:r>
        <w:t>Modeling</w:t>
      </w:r>
      <w:bookmarkEnd w:id="909"/>
    </w:p>
    <w:p w14:paraId="069AF844" w14:textId="77777777" w:rsidR="000724C4" w:rsidRDefault="000724C4" w:rsidP="000712C2">
      <w:pPr>
        <w:rPr>
          <w:rFonts w:cs="Times New Roman"/>
          <w:bCs/>
        </w:rPr>
      </w:pPr>
    </w:p>
    <w:p w14:paraId="45766535" w14:textId="67D7EE77" w:rsidR="00080539" w:rsidRDefault="000E5DC7" w:rsidP="000E5DC7">
      <w:pPr>
        <w:rPr>
          <w:rFonts w:cs="Times New Roman"/>
          <w:bCs/>
        </w:rPr>
      </w:pPr>
      <w:r>
        <w:rPr>
          <w:rFonts w:cs="Times New Roman"/>
          <w:bCs/>
        </w:rPr>
        <w:t>The last of Biofilter’s primary analysis modes is a little different from f</w:t>
      </w:r>
      <w:r w:rsidR="00EF6AC7">
        <w:rPr>
          <w:rFonts w:cs="Times New Roman"/>
          <w:bCs/>
        </w:rPr>
        <w:t>iltering and an</w:t>
      </w:r>
      <w:r w:rsidR="00BC7AC4">
        <w:rPr>
          <w:rFonts w:cs="Times New Roman"/>
          <w:bCs/>
        </w:rPr>
        <w:t>n</w:t>
      </w:r>
      <w:r w:rsidR="00EF6AC7">
        <w:rPr>
          <w:rFonts w:cs="Times New Roman"/>
          <w:bCs/>
        </w:rPr>
        <w:t>otation</w:t>
      </w:r>
      <w:r>
        <w:rPr>
          <w:rFonts w:cs="Times New Roman"/>
          <w:bCs/>
        </w:rPr>
        <w:t>. In addition to simply cross-referencing any given data with the other available prior knowledge, Biofilter can also search for repeated patterns within the prior knowledge</w:t>
      </w:r>
      <w:r w:rsidR="00687EF4">
        <w:rPr>
          <w:rFonts w:cs="Times New Roman"/>
          <w:bCs/>
        </w:rPr>
        <w:t xml:space="preserve"> which might</w:t>
      </w:r>
      <w:r>
        <w:rPr>
          <w:rFonts w:cs="Times New Roman"/>
          <w:bCs/>
        </w:rPr>
        <w:t xml:space="preserve"> </w:t>
      </w:r>
      <w:r w:rsidR="005348D6">
        <w:rPr>
          <w:rFonts w:cs="Times New Roman"/>
          <w:bCs/>
        </w:rPr>
        <w:t>indicat</w:t>
      </w:r>
      <w:r w:rsidR="00687EF4">
        <w:rPr>
          <w:rFonts w:cs="Times New Roman"/>
          <w:bCs/>
        </w:rPr>
        <w:t>e</w:t>
      </w:r>
      <w:r w:rsidR="005348D6">
        <w:rPr>
          <w:rFonts w:cs="Times New Roman"/>
          <w:bCs/>
        </w:rPr>
        <w:t xml:space="preserve"> the potential for important</w:t>
      </w:r>
      <w:r>
        <w:rPr>
          <w:rFonts w:cs="Times New Roman"/>
          <w:bCs/>
        </w:rPr>
        <w:t xml:space="preserve"> interactions between SNPs or genes.</w:t>
      </w:r>
    </w:p>
    <w:p w14:paraId="574ECA72" w14:textId="77777777" w:rsidR="00080539" w:rsidRDefault="00080539" w:rsidP="000E5DC7">
      <w:pPr>
        <w:rPr>
          <w:rFonts w:cs="Times New Roman"/>
          <w:bCs/>
        </w:rPr>
      </w:pPr>
    </w:p>
    <w:p w14:paraId="4CC45268" w14:textId="09382C29" w:rsidR="000E5DC7" w:rsidRDefault="000E5DC7" w:rsidP="000E5DC7">
      <w:pPr>
        <w:rPr>
          <w:rFonts w:cs="Times New Roman"/>
          <w:bCs/>
        </w:rPr>
      </w:pPr>
      <w:r>
        <w:rPr>
          <w:rFonts w:cs="Times New Roman"/>
          <w:bCs/>
        </w:rPr>
        <w:t>The key idea behind this analysis is that any pathway, ontological category, protein family, experimental interaction</w:t>
      </w:r>
      <w:r w:rsidR="005348D6">
        <w:rPr>
          <w:rFonts w:cs="Times New Roman"/>
          <w:bCs/>
        </w:rPr>
        <w:t>,</w:t>
      </w:r>
      <w:r>
        <w:rPr>
          <w:rFonts w:cs="Times New Roman"/>
          <w:bCs/>
        </w:rPr>
        <w:t xml:space="preserve"> or other grouping of genes or proteins implies a relationship between each of those genes or proteins. If the same two genes appear together in more than one grouping, they’re likely to </w:t>
      </w:r>
      <w:r w:rsidR="005348D6">
        <w:rPr>
          <w:rFonts w:cs="Times New Roman"/>
          <w:bCs/>
        </w:rPr>
        <w:t>have an important biological relationship</w:t>
      </w:r>
      <w:r>
        <w:rPr>
          <w:rFonts w:cs="Times New Roman"/>
          <w:bCs/>
        </w:rPr>
        <w:t>; if they appear in multiple groups from several independent sources, then they’re even more likely to be biologically related</w:t>
      </w:r>
      <w:r w:rsidR="005348D6">
        <w:rPr>
          <w:rFonts w:cs="Times New Roman"/>
          <w:bCs/>
        </w:rPr>
        <w:t xml:space="preserve"> in some way</w:t>
      </w:r>
      <w:r>
        <w:rPr>
          <w:rFonts w:cs="Times New Roman"/>
          <w:bCs/>
        </w:rPr>
        <w:t>.</w:t>
      </w:r>
      <w:r w:rsidR="00080539">
        <w:rPr>
          <w:rFonts w:cs="Times New Roman"/>
          <w:bCs/>
        </w:rPr>
        <w:t xml:space="preserve"> </w:t>
      </w:r>
      <w:r>
        <w:rPr>
          <w:rFonts w:cs="Times New Roman"/>
          <w:bCs/>
        </w:rPr>
        <w:t xml:space="preserve">Biofilter has access to thousands of such groupings and can analyze </w:t>
      </w:r>
      <w:r w:rsidR="00EF6AC7">
        <w:rPr>
          <w:rFonts w:cs="Times New Roman"/>
          <w:bCs/>
        </w:rPr>
        <w:t>all of the</w:t>
      </w:r>
      <w:r w:rsidR="00687EF4">
        <w:rPr>
          <w:rFonts w:cs="Times New Roman"/>
          <w:bCs/>
        </w:rPr>
        <w:t>m</w:t>
      </w:r>
      <w:r>
        <w:rPr>
          <w:rFonts w:cs="Times New Roman"/>
          <w:bCs/>
        </w:rPr>
        <w:t xml:space="preserve"> to identify the pairs of genes or SNPs appear</w:t>
      </w:r>
      <w:r w:rsidR="00EF6AC7">
        <w:rPr>
          <w:rFonts w:cs="Times New Roman"/>
          <w:bCs/>
        </w:rPr>
        <w:t>ing</w:t>
      </w:r>
      <w:r>
        <w:rPr>
          <w:rFonts w:cs="Times New Roman"/>
          <w:bCs/>
        </w:rPr>
        <w:t xml:space="preserve"> together in the greatest number of groupings and the widest array of original data sources. These pairs can then be tested for </w:t>
      </w:r>
      <w:r w:rsidR="00080539">
        <w:rPr>
          <w:rFonts w:cs="Times New Roman"/>
          <w:bCs/>
        </w:rPr>
        <w:t>significance</w:t>
      </w:r>
      <w:r>
        <w:rPr>
          <w:rFonts w:cs="Times New Roman"/>
          <w:bCs/>
        </w:rPr>
        <w:t xml:space="preserve"> within a research dataset</w:t>
      </w:r>
      <w:r w:rsidR="00080539">
        <w:rPr>
          <w:rFonts w:cs="Times New Roman"/>
          <w:bCs/>
        </w:rPr>
        <w:t>,</w:t>
      </w:r>
      <w:r>
        <w:rPr>
          <w:rFonts w:cs="Times New Roman"/>
          <w:bCs/>
        </w:rPr>
        <w:t xml:space="preserve"> avoid</w:t>
      </w:r>
      <w:r w:rsidR="00080539">
        <w:rPr>
          <w:rFonts w:cs="Times New Roman"/>
          <w:bCs/>
        </w:rPr>
        <w:t>ing</w:t>
      </w:r>
      <w:r>
        <w:rPr>
          <w:rFonts w:cs="Times New Roman"/>
          <w:bCs/>
        </w:rPr>
        <w:t xml:space="preserve"> the prohibitive computational and multiple-testing burden of an exhaustive pairwise analysis.</w:t>
      </w:r>
    </w:p>
    <w:p w14:paraId="0F645A2F" w14:textId="77777777" w:rsidR="000E5DC7" w:rsidRDefault="000E5DC7" w:rsidP="000E5DC7">
      <w:pPr>
        <w:rPr>
          <w:rFonts w:cs="Times New Roman"/>
          <w:bCs/>
        </w:rPr>
      </w:pPr>
    </w:p>
    <w:p w14:paraId="17E47FEA" w14:textId="01BBB43A" w:rsidR="000E5DC7" w:rsidRDefault="00080539" w:rsidP="000E5DC7">
      <w:pPr>
        <w:rPr>
          <w:rFonts w:cs="Times New Roman"/>
          <w:bCs/>
        </w:rPr>
      </w:pPr>
      <w:r>
        <w:rPr>
          <w:rFonts w:cs="Times New Roman"/>
          <w:bCs/>
        </w:rPr>
        <w:t>Biofilter can take any combination of input data and use it to focus the search for likely pairwise interaction models. For example</w:t>
      </w:r>
      <w:r w:rsidR="0085428E">
        <w:rPr>
          <w:rFonts w:cs="Times New Roman"/>
          <w:bCs/>
        </w:rPr>
        <w:t>,</w:t>
      </w:r>
      <w:r>
        <w:rPr>
          <w:rFonts w:cs="Times New Roman"/>
          <w:bCs/>
        </w:rPr>
        <w:t xml:space="preserve"> </w:t>
      </w:r>
      <w:r w:rsidR="0085428E">
        <w:rPr>
          <w:rFonts w:cs="Times New Roman"/>
          <w:bCs/>
        </w:rPr>
        <w:t>a</w:t>
      </w:r>
      <w:r>
        <w:rPr>
          <w:rFonts w:cs="Times New Roman"/>
          <w:bCs/>
        </w:rPr>
        <w:t xml:space="preserve"> user</w:t>
      </w:r>
      <w:r w:rsidR="0085428E">
        <w:rPr>
          <w:rFonts w:cs="Times New Roman"/>
          <w:bCs/>
        </w:rPr>
        <w:t xml:space="preserve"> </w:t>
      </w:r>
      <w:r w:rsidR="002352C1">
        <w:rPr>
          <w:rFonts w:cs="Times New Roman"/>
          <w:bCs/>
        </w:rPr>
        <w:t xml:space="preserve">can </w:t>
      </w:r>
      <w:r>
        <w:rPr>
          <w:rFonts w:cs="Times New Roman"/>
          <w:bCs/>
        </w:rPr>
        <w:t>provide a list of SNPs and request gene-gene models</w:t>
      </w:r>
      <w:r w:rsidR="0085428E">
        <w:rPr>
          <w:rFonts w:cs="Times New Roman"/>
          <w:bCs/>
        </w:rPr>
        <w:t>;</w:t>
      </w:r>
      <w:r>
        <w:rPr>
          <w:rFonts w:cs="Times New Roman"/>
          <w:bCs/>
        </w:rPr>
        <w:t xml:space="preserve"> Biofilter</w:t>
      </w:r>
      <w:r w:rsidR="0085428E">
        <w:rPr>
          <w:rFonts w:cs="Times New Roman"/>
          <w:bCs/>
        </w:rPr>
        <w:t xml:space="preserve"> </w:t>
      </w:r>
      <w:r w:rsidR="002352C1">
        <w:rPr>
          <w:rFonts w:cs="Times New Roman"/>
          <w:bCs/>
        </w:rPr>
        <w:t xml:space="preserve">will </w:t>
      </w:r>
      <w:r w:rsidR="0085428E">
        <w:rPr>
          <w:rFonts w:cs="Times New Roman"/>
          <w:bCs/>
        </w:rPr>
        <w:t>then</w:t>
      </w:r>
      <w:r>
        <w:rPr>
          <w:rFonts w:cs="Times New Roman"/>
          <w:bCs/>
        </w:rPr>
        <w:t xml:space="preserve"> only consider models </w:t>
      </w:r>
      <w:r w:rsidR="0085428E">
        <w:rPr>
          <w:rFonts w:cs="Times New Roman"/>
          <w:bCs/>
        </w:rPr>
        <w:t>in</w:t>
      </w:r>
      <w:r>
        <w:rPr>
          <w:rFonts w:cs="Times New Roman"/>
          <w:bCs/>
        </w:rPr>
        <w:t xml:space="preserve"> which both genes contain at least one of the specified SNPs.</w:t>
      </w:r>
    </w:p>
    <w:p w14:paraId="41049323" w14:textId="77777777" w:rsidR="007050EC" w:rsidRDefault="007050EC" w:rsidP="000E5DC7">
      <w:pPr>
        <w:rPr>
          <w:rFonts w:cs="Times New Roman"/>
          <w:bCs/>
        </w:rPr>
      </w:pPr>
    </w:p>
    <w:p w14:paraId="678D8B17" w14:textId="3A612581" w:rsidR="007050EC" w:rsidRDefault="007050EC" w:rsidP="000E5DC7">
      <w:pPr>
        <w:rPr>
          <w:rFonts w:cs="Times New Roman"/>
          <w:bCs/>
        </w:rPr>
      </w:pPr>
      <w:r>
        <w:rPr>
          <w:rFonts w:cs="Times New Roman"/>
          <w:bCs/>
        </w:rPr>
        <w:t xml:space="preserve">The models suggested by Biofilter are also ranked in order of likelihood, using an “implication index.” This score is simply a </w:t>
      </w:r>
      <w:r w:rsidR="0026723D">
        <w:rPr>
          <w:rFonts w:cs="Times New Roman"/>
          <w:bCs/>
        </w:rPr>
        <w:t xml:space="preserve">combination of two tallies: the number of </w:t>
      </w:r>
      <w:r w:rsidR="002352C1">
        <w:rPr>
          <w:rFonts w:cs="Times New Roman"/>
          <w:bCs/>
        </w:rPr>
        <w:t xml:space="preserve">original </w:t>
      </w:r>
      <w:r w:rsidR="0026723D">
        <w:rPr>
          <w:rFonts w:cs="Times New Roman"/>
          <w:bCs/>
        </w:rPr>
        <w:t>data sources which contained the pair, and the number of different groups among those sources. For example a score of “2-3” indicate</w:t>
      </w:r>
      <w:r w:rsidR="002352C1">
        <w:rPr>
          <w:rFonts w:cs="Times New Roman"/>
          <w:bCs/>
        </w:rPr>
        <w:t>s</w:t>
      </w:r>
      <w:r w:rsidR="0026723D">
        <w:rPr>
          <w:rFonts w:cs="Times New Roman"/>
          <w:bCs/>
        </w:rPr>
        <w:t xml:space="preserve"> that the model appear</w:t>
      </w:r>
      <w:r w:rsidR="002352C1">
        <w:rPr>
          <w:rFonts w:cs="Times New Roman"/>
          <w:bCs/>
        </w:rPr>
        <w:t>s</w:t>
      </w:r>
      <w:r w:rsidR="0026723D">
        <w:rPr>
          <w:rFonts w:cs="Times New Roman"/>
          <w:bCs/>
        </w:rPr>
        <w:t xml:space="preserve"> in three different groups, and those groups originated with two different sources.</w:t>
      </w:r>
    </w:p>
    <w:p w14:paraId="41884F18" w14:textId="77777777" w:rsidR="00687EF4" w:rsidRDefault="00687EF4" w:rsidP="00687EF4">
      <w:pPr>
        <w:rPr>
          <w:rFonts w:cs="Times New Roman"/>
          <w:bCs/>
        </w:rPr>
      </w:pPr>
    </w:p>
    <w:p w14:paraId="69151EF2" w14:textId="6BB6C2C3" w:rsidR="00687EF4" w:rsidRDefault="00687EF4" w:rsidP="00687EF4">
      <w:pPr>
        <w:rPr>
          <w:rFonts w:cs="Times New Roman"/>
          <w:bCs/>
        </w:rPr>
      </w:pPr>
      <w:r>
        <w:rPr>
          <w:rFonts w:cs="Times New Roman"/>
          <w:bCs/>
        </w:rPr>
        <w:t>Since the interaction models are based on genes appearing together in multiple groups, Biofilter performs all model-building analyses by first generating gene-gene models. These baseline models can then be converted into models of any type by expanding each side independently</w:t>
      </w:r>
      <w:r w:rsidR="00DF479E">
        <w:rPr>
          <w:rFonts w:cs="Times New Roman"/>
          <w:bCs/>
        </w:rPr>
        <w:t>,</w:t>
      </w:r>
      <w:r>
        <w:rPr>
          <w:rFonts w:cs="Times New Roman"/>
          <w:bCs/>
        </w:rPr>
        <w:t xml:space="preserve"> </w:t>
      </w:r>
      <w:r w:rsidR="00DF479E">
        <w:rPr>
          <w:rFonts w:cs="Times New Roman"/>
          <w:bCs/>
        </w:rPr>
        <w:t>just like</w:t>
      </w:r>
      <w:r>
        <w:rPr>
          <w:rFonts w:cs="Times New Roman"/>
          <w:bCs/>
        </w:rPr>
        <w:t xml:space="preserve"> in a filtering analysis. For example if the user requests SNP models, Biofilter </w:t>
      </w:r>
      <w:r w:rsidR="000F3BBC">
        <w:rPr>
          <w:rFonts w:cs="Times New Roman"/>
          <w:bCs/>
        </w:rPr>
        <w:t>will</w:t>
      </w:r>
      <w:r>
        <w:rPr>
          <w:rFonts w:cs="Times New Roman"/>
          <w:bCs/>
        </w:rPr>
        <w:t xml:space="preserve"> take each baseline gene-gene model, separately map the two genes to all applicable SNPs, and then return all possible pairings between those two sets of SNPs.</w:t>
      </w:r>
    </w:p>
    <w:p w14:paraId="2A866728" w14:textId="30484B35" w:rsidR="008B4C34" w:rsidRDefault="008B4C34" w:rsidP="00FD42F8">
      <w:pPr>
        <w:pStyle w:val="Heading2"/>
      </w:pPr>
      <w:bookmarkStart w:id="910" w:name="_Toc208459920"/>
      <w:bookmarkStart w:id="911" w:name="_Toc208460013"/>
      <w:bookmarkStart w:id="912" w:name="_Toc208460044"/>
      <w:bookmarkStart w:id="913" w:name="_Toc447021381"/>
      <w:r>
        <w:t>Primary and Alternate Input Datasets</w:t>
      </w:r>
      <w:bookmarkEnd w:id="913"/>
    </w:p>
    <w:p w14:paraId="01302D58" w14:textId="77777777" w:rsidR="008B4C34" w:rsidRDefault="008B4C34" w:rsidP="00943DD1"/>
    <w:p w14:paraId="6079F99C" w14:textId="12BE4B3C" w:rsidR="008B4C34" w:rsidRDefault="00467D68" w:rsidP="00943DD1">
      <w:r>
        <w:t xml:space="preserve">So far, the descriptions and examples of Biofilter’s various analysis modes have implied that all user input </w:t>
      </w:r>
      <w:r w:rsidR="003E03A9">
        <w:t>exists in a</w:t>
      </w:r>
      <w:r>
        <w:t xml:space="preserve"> sing</w:t>
      </w:r>
      <w:r w:rsidR="003E03A9">
        <w:t>le dataset. However, Biofilter can support</w:t>
      </w:r>
      <w:r>
        <w:t xml:space="preserve"> two independent sets of user input data</w:t>
      </w:r>
      <w:r w:rsidR="00A87697">
        <w:t>. These two datasets</w:t>
      </w:r>
      <w:r>
        <w:t xml:space="preserve"> are used for slightly different things depending on the context</w:t>
      </w:r>
      <w:r w:rsidR="00A87697">
        <w:t>, and so w</w:t>
      </w:r>
      <w:r>
        <w:t xml:space="preserve">henever input data is provided to Biofilter, the user must specify which dataset </w:t>
      </w:r>
      <w:r w:rsidR="008122E8">
        <w:t>it should be added to</w:t>
      </w:r>
      <w:r>
        <w:t xml:space="preserve">. </w:t>
      </w:r>
      <w:r w:rsidR="00107CB0">
        <w:t>For</w:t>
      </w:r>
      <w:r>
        <w:t xml:space="preserve"> this</w:t>
      </w:r>
      <w:r w:rsidR="00107CB0">
        <w:t xml:space="preserve"> purpose</w:t>
      </w:r>
      <w:r>
        <w:t xml:space="preserve"> </w:t>
      </w:r>
      <w:r>
        <w:lastRenderedPageBreak/>
        <w:t>there are corresponding primary and alternate input options for each type</w:t>
      </w:r>
      <w:r w:rsidR="00B73E33">
        <w:t xml:space="preserve"> of data: “SNP” and “ALT_SNP”, “REGION” and “ALT_REGION”, and so on</w:t>
      </w:r>
      <w:r>
        <w:t>.</w:t>
      </w:r>
    </w:p>
    <w:p w14:paraId="53CDD9C3" w14:textId="77777777" w:rsidR="00467D68" w:rsidRDefault="00467D68" w:rsidP="00943DD1"/>
    <w:p w14:paraId="63D05CD0" w14:textId="386ADE39" w:rsidR="00467D68" w:rsidRDefault="00467D68" w:rsidP="00943DD1">
      <w:r>
        <w:t xml:space="preserve">In a filtering analysis, </w:t>
      </w:r>
      <w:r w:rsidR="00B73E33">
        <w:t xml:space="preserve">only </w:t>
      </w:r>
      <w:r>
        <w:t xml:space="preserve">the primary </w:t>
      </w:r>
      <w:r w:rsidR="000935B4">
        <w:t>input dataset</w:t>
      </w:r>
      <w:r w:rsidR="00B73E33">
        <w:t xml:space="preserve"> is used; any alternate input data has no effect.</w:t>
      </w:r>
    </w:p>
    <w:p w14:paraId="55299CA2" w14:textId="77777777" w:rsidR="00B73E33" w:rsidRDefault="00B73E33" w:rsidP="00943DD1"/>
    <w:p w14:paraId="76DC15B5" w14:textId="6991969C" w:rsidR="00B73E33" w:rsidRDefault="00B73E33" w:rsidP="00943DD1">
      <w:r>
        <w:t>In an annotation analysis, the primary and alternate input datasets are used separately on the two sides of the annotation. For example, if a user annotat</w:t>
      </w:r>
      <w:r w:rsidR="00A87697">
        <w:t>es</w:t>
      </w:r>
      <w:r>
        <w:t xml:space="preserve"> SNPs with genes then the primary input data </w:t>
      </w:r>
      <w:r w:rsidR="00A87697">
        <w:t xml:space="preserve">is </w:t>
      </w:r>
      <w:r>
        <w:t xml:space="preserve">used to limit which SNPs </w:t>
      </w:r>
      <w:r w:rsidR="00A87697">
        <w:t>are</w:t>
      </w:r>
      <w:r>
        <w:t xml:space="preserve"> annotated at all</w:t>
      </w:r>
      <w:r w:rsidR="00A87697">
        <w:t xml:space="preserve">, while </w:t>
      </w:r>
      <w:r w:rsidR="00AD30F6">
        <w:t xml:space="preserve">the alternate input data </w:t>
      </w:r>
      <w:r w:rsidR="00A87697">
        <w:t>is</w:t>
      </w:r>
      <w:r w:rsidR="00AD30F6">
        <w:t xml:space="preserve"> used to limit which genes </w:t>
      </w:r>
      <w:r w:rsidR="00A87697">
        <w:t>can</w:t>
      </w:r>
      <w:r w:rsidR="00AD30F6">
        <w:t xml:space="preserve"> be considered for annotation</w:t>
      </w:r>
      <w:r w:rsidR="00A87697">
        <w:t xml:space="preserve">. Put another way, this means that </w:t>
      </w:r>
      <w:r w:rsidR="000059D9">
        <w:t xml:space="preserve">if a </w:t>
      </w:r>
      <w:r w:rsidR="00A87697">
        <w:t xml:space="preserve">SNP cannot be linked with the primary input data </w:t>
      </w:r>
      <w:r w:rsidR="000059D9">
        <w:t xml:space="preserve">then it </w:t>
      </w:r>
      <w:r w:rsidR="00A87697">
        <w:t>will not appear at all in the annotation output (even with blank annotation columns)</w:t>
      </w:r>
      <w:r w:rsidR="000059D9">
        <w:t xml:space="preserve">; likewise if a </w:t>
      </w:r>
      <w:r w:rsidR="00AD30F6">
        <w:t xml:space="preserve">gene cannot be linked with the alternate input data </w:t>
      </w:r>
      <w:r w:rsidR="000059D9">
        <w:t xml:space="preserve">then it </w:t>
      </w:r>
      <w:r w:rsidR="00AD30F6">
        <w:t xml:space="preserve">will not appear as </w:t>
      </w:r>
      <w:r w:rsidR="00A87697">
        <w:t xml:space="preserve">an </w:t>
      </w:r>
      <w:r w:rsidR="00AD30F6">
        <w:t xml:space="preserve">annotation for any SNP, even if </w:t>
      </w:r>
      <w:r w:rsidR="002D0A68">
        <w:t>its</w:t>
      </w:r>
      <w:r w:rsidR="00AD30F6">
        <w:t xml:space="preserve"> genomic region do</w:t>
      </w:r>
      <w:r w:rsidR="00A87697">
        <w:t>es</w:t>
      </w:r>
      <w:r w:rsidR="00AD30F6">
        <w:t xml:space="preserve"> contain the SNP’s position.</w:t>
      </w:r>
    </w:p>
    <w:p w14:paraId="6C8BAA3B" w14:textId="77777777" w:rsidR="00A87697" w:rsidRDefault="00A87697" w:rsidP="00943DD1"/>
    <w:p w14:paraId="63D82C90" w14:textId="3CCBD3B0" w:rsidR="00AD30F6" w:rsidRPr="00AD30F6" w:rsidRDefault="00AD30F6" w:rsidP="00943DD1">
      <w:r>
        <w:t xml:space="preserve">In a modeling analysis, the primary and alternate </w:t>
      </w:r>
      <w:r w:rsidR="003E03A9">
        <w:t>input datasets are used similar</w:t>
      </w:r>
      <w:r w:rsidR="006567BC">
        <w:t>ly</w:t>
      </w:r>
      <w:r w:rsidR="003E03A9">
        <w:t xml:space="preserve"> to</w:t>
      </w:r>
      <w:r>
        <w:t xml:space="preserve"> annotation, with one extra option.</w:t>
      </w:r>
      <w:r w:rsidR="00834538">
        <w:t xml:space="preserve"> By default, </w:t>
      </w:r>
      <w:r w:rsidR="006567BC">
        <w:t>both parts of a model must match the primary input data in order for that model to be generated. If there is any alternate input data, then one of the two parts of the model must also match the alternate input. For example, the user could provide SNP list A as primary input and SNP list B as alternate input, and then request SNP models. Biofilter would then only generate SNP-SNP models in which both SNPs appear in list A, and at least one of them also appears in list B. With the ALTERNATE_MODEL_FILTERING option, the effect of the primary input is relaxed a bit so that it only applies to one part of the model, while the alternate input applies to the other. In this case, Biofilter would generate SNP-SNP models where one SNP is in list A and the other SNP is in list B.</w:t>
      </w:r>
    </w:p>
    <w:p w14:paraId="4817493B" w14:textId="35D7BE56" w:rsidR="00FD42F8" w:rsidRDefault="00FD42F8" w:rsidP="00FD42F8">
      <w:pPr>
        <w:pStyle w:val="Heading2"/>
      </w:pPr>
      <w:bookmarkStart w:id="914" w:name="_Toc447021382"/>
      <w:r>
        <w:t>Identifiers</w:t>
      </w:r>
      <w:bookmarkEnd w:id="914"/>
    </w:p>
    <w:p w14:paraId="40613FB7" w14:textId="77777777" w:rsidR="00FD42F8" w:rsidRDefault="00FD42F8" w:rsidP="00FD42F8">
      <w:pPr>
        <w:rPr>
          <w:rFonts w:cs="Times New Roman"/>
        </w:rPr>
      </w:pPr>
    </w:p>
    <w:p w14:paraId="6DD61CCE" w14:textId="2794F330" w:rsidR="00FD42F8" w:rsidRDefault="00974291" w:rsidP="00FD42F8">
      <w:pPr>
        <w:rPr>
          <w:rFonts w:cs="Times New Roman"/>
        </w:rPr>
      </w:pPr>
      <w:r>
        <w:rPr>
          <w:rFonts w:cs="Times New Roman"/>
        </w:rPr>
        <w:t xml:space="preserve">Any </w:t>
      </w:r>
      <w:r w:rsidR="00FD42F8">
        <w:rPr>
          <w:rFonts w:cs="Times New Roman"/>
        </w:rPr>
        <w:t>given gene or group might go by many different names in different contexts</w:t>
      </w:r>
      <w:r>
        <w:rPr>
          <w:rFonts w:cs="Times New Roman"/>
        </w:rPr>
        <w:t>, and Biofilter/LOKI accommodate this</w:t>
      </w:r>
      <w:r w:rsidR="00FD42F8">
        <w:rPr>
          <w:rFonts w:cs="Times New Roman"/>
        </w:rPr>
        <w:t>. For example, a single gene (let’s say “alpha-1-B glycoprotein”) might have one ID number assigned by NCBI’s Entrez Gene database</w:t>
      </w:r>
      <w:r w:rsidR="00EB41FC">
        <w:rPr>
          <w:rFonts w:cs="Times New Roman"/>
        </w:rPr>
        <w:t xml:space="preserve"> (“1”)</w:t>
      </w:r>
      <w:r w:rsidR="00FD42F8">
        <w:rPr>
          <w:rFonts w:cs="Times New Roman"/>
        </w:rPr>
        <w:t>, a different identifier assigned by Ensembl (</w:t>
      </w:r>
      <w:r w:rsidR="00EB41FC">
        <w:rPr>
          <w:rFonts w:cs="Times New Roman"/>
        </w:rPr>
        <w:t>“</w:t>
      </w:r>
      <w:r w:rsidR="00FD42F8">
        <w:rPr>
          <w:rFonts w:cs="Times New Roman"/>
        </w:rPr>
        <w:t>ENSG00000121410</w:t>
      </w:r>
      <w:r w:rsidR="00EB41FC">
        <w:rPr>
          <w:rFonts w:cs="Times New Roman"/>
        </w:rPr>
        <w:t>”</w:t>
      </w:r>
      <w:r w:rsidR="00FD42F8">
        <w:rPr>
          <w:rFonts w:cs="Times New Roman"/>
        </w:rPr>
        <w:t>), another one from HGNC</w:t>
      </w:r>
      <w:r w:rsidR="00EB41FC">
        <w:rPr>
          <w:rFonts w:cs="Times New Roman"/>
        </w:rPr>
        <w:t xml:space="preserve"> (“5”)</w:t>
      </w:r>
      <w:r w:rsidR="00FD42F8">
        <w:rPr>
          <w:rFonts w:cs="Times New Roman"/>
        </w:rPr>
        <w:t>, plus any number of symbolic abbreviations (</w:t>
      </w:r>
      <w:r w:rsidR="00FD42F8" w:rsidRPr="002F01DE">
        <w:rPr>
          <w:rFonts w:cs="Times New Roman"/>
          <w:i/>
        </w:rPr>
        <w:t>A1BG, A1B, ABG, GAB, HYST2477</w:t>
      </w:r>
      <w:r w:rsidR="00FD42F8">
        <w:rPr>
          <w:rFonts w:cs="Times New Roman"/>
        </w:rPr>
        <w:t>).</w:t>
      </w:r>
    </w:p>
    <w:p w14:paraId="4A1BF60F" w14:textId="77777777" w:rsidR="00FD42F8" w:rsidRDefault="00FD42F8" w:rsidP="00FD42F8">
      <w:pPr>
        <w:rPr>
          <w:rFonts w:cs="Times New Roman"/>
        </w:rPr>
      </w:pPr>
    </w:p>
    <w:p w14:paraId="2DBB7498" w14:textId="2F025DE3" w:rsidR="00FD42F8" w:rsidRDefault="00FD42F8" w:rsidP="00FD42F8">
      <w:pPr>
        <w:rPr>
          <w:rFonts w:cs="Times New Roman"/>
        </w:rPr>
      </w:pPr>
      <w:r>
        <w:rPr>
          <w:rFonts w:cs="Times New Roman"/>
        </w:rPr>
        <w:t xml:space="preserve">Just as </w:t>
      </w:r>
      <w:r w:rsidR="0085428E">
        <w:rPr>
          <w:rFonts w:cs="Times New Roman"/>
        </w:rPr>
        <w:t>a single</w:t>
      </w:r>
      <w:r>
        <w:rPr>
          <w:rFonts w:cs="Times New Roman"/>
        </w:rPr>
        <w:t xml:space="preserve"> gene can have </w:t>
      </w:r>
      <w:r w:rsidR="0085428E">
        <w:rPr>
          <w:rFonts w:cs="Times New Roman"/>
        </w:rPr>
        <w:t>more than one name</w:t>
      </w:r>
      <w:r>
        <w:rPr>
          <w:rFonts w:cs="Times New Roman"/>
        </w:rPr>
        <w:t>, there are also names which are known to be associated with more than one gene</w:t>
      </w:r>
      <w:r w:rsidR="0009089D">
        <w:rPr>
          <w:rFonts w:cs="Times New Roman"/>
        </w:rPr>
        <w:t>; these names are considered ambiguous</w:t>
      </w:r>
      <w:r>
        <w:rPr>
          <w:rFonts w:cs="Times New Roman"/>
        </w:rPr>
        <w:t xml:space="preserve">. For example, although </w:t>
      </w:r>
      <w:r w:rsidRPr="002F01DE">
        <w:rPr>
          <w:rFonts w:cs="Times New Roman"/>
          <w:i/>
        </w:rPr>
        <w:t>A1B</w:t>
      </w:r>
      <w:r>
        <w:rPr>
          <w:rFonts w:cs="Times New Roman"/>
        </w:rPr>
        <w:t xml:space="preserve"> is an alias of the gene </w:t>
      </w:r>
      <w:r w:rsidRPr="002F01DE">
        <w:rPr>
          <w:rFonts w:cs="Times New Roman"/>
          <w:i/>
        </w:rPr>
        <w:t>A1BG</w:t>
      </w:r>
      <w:r>
        <w:rPr>
          <w:rFonts w:cs="Times New Roman"/>
        </w:rPr>
        <w:t xml:space="preserve">, it is also an alias of the gene </w:t>
      </w:r>
      <w:r w:rsidRPr="002F01DE">
        <w:rPr>
          <w:rFonts w:cs="Times New Roman"/>
          <w:i/>
        </w:rPr>
        <w:t>SNTB1</w:t>
      </w:r>
      <w:r>
        <w:rPr>
          <w:rFonts w:cs="Times New Roman"/>
        </w:rPr>
        <w:t xml:space="preserve"> (syntrophin, beta 1). </w:t>
      </w:r>
      <w:r w:rsidR="0009089D">
        <w:rPr>
          <w:rFonts w:cs="Times New Roman"/>
        </w:rPr>
        <w:t xml:space="preserve">Therefore if </w:t>
      </w:r>
      <w:r w:rsidR="0009089D" w:rsidRPr="00943DD1">
        <w:rPr>
          <w:rFonts w:cs="Times New Roman"/>
          <w:i/>
        </w:rPr>
        <w:t>A1B</w:t>
      </w:r>
      <w:r w:rsidR="0009089D">
        <w:rPr>
          <w:rFonts w:cs="Times New Roman"/>
        </w:rPr>
        <w:t xml:space="preserve"> appears in an input gene list file, </w:t>
      </w:r>
      <w:r>
        <w:rPr>
          <w:rFonts w:cs="Times New Roman"/>
        </w:rPr>
        <w:t xml:space="preserve">Biofilter </w:t>
      </w:r>
      <w:r w:rsidR="002F01DE">
        <w:rPr>
          <w:rFonts w:cs="Times New Roman"/>
        </w:rPr>
        <w:t xml:space="preserve">will not inherently </w:t>
      </w:r>
      <w:r w:rsidR="003E03A9">
        <w:rPr>
          <w:rFonts w:cs="Times New Roman"/>
        </w:rPr>
        <w:t xml:space="preserve">recognize </w:t>
      </w:r>
      <w:r w:rsidR="0009089D">
        <w:rPr>
          <w:rFonts w:cs="Times New Roman"/>
        </w:rPr>
        <w:t xml:space="preserve">which gene the user </w:t>
      </w:r>
      <w:r>
        <w:rPr>
          <w:rFonts w:cs="Times New Roman"/>
        </w:rPr>
        <w:t>intended</w:t>
      </w:r>
      <w:r w:rsidR="0009089D">
        <w:rPr>
          <w:rFonts w:cs="Times New Roman"/>
        </w:rPr>
        <w:t xml:space="preserve"> to include</w:t>
      </w:r>
      <w:r w:rsidR="002F01DE">
        <w:rPr>
          <w:rFonts w:cs="Times New Roman"/>
        </w:rPr>
        <w:t xml:space="preserve">. </w:t>
      </w:r>
      <w:r w:rsidR="0009089D">
        <w:rPr>
          <w:rFonts w:cs="Times New Roman"/>
        </w:rPr>
        <w:t xml:space="preserve">Likewise if </w:t>
      </w:r>
      <w:r w:rsidR="0009089D" w:rsidRPr="00943DD1">
        <w:rPr>
          <w:rFonts w:cs="Times New Roman"/>
          <w:i/>
        </w:rPr>
        <w:t>A1B</w:t>
      </w:r>
      <w:r w:rsidR="0009089D">
        <w:rPr>
          <w:rFonts w:cs="Times New Roman"/>
        </w:rPr>
        <w:t xml:space="preserve"> were to appear </w:t>
      </w:r>
      <w:r w:rsidR="002F01DE">
        <w:rPr>
          <w:rFonts w:cs="Times New Roman"/>
        </w:rPr>
        <w:t>within</w:t>
      </w:r>
      <w:r>
        <w:rPr>
          <w:rFonts w:cs="Times New Roman"/>
        </w:rPr>
        <w:t xml:space="preserve"> the bulk </w:t>
      </w:r>
      <w:r w:rsidR="002F01DE">
        <w:rPr>
          <w:rFonts w:cs="Times New Roman"/>
        </w:rPr>
        <w:t xml:space="preserve">biological </w:t>
      </w:r>
      <w:r>
        <w:rPr>
          <w:rFonts w:cs="Times New Roman"/>
        </w:rPr>
        <w:t xml:space="preserve">data downloaded </w:t>
      </w:r>
      <w:r w:rsidR="002F01DE">
        <w:rPr>
          <w:rFonts w:cs="Times New Roman"/>
        </w:rPr>
        <w:t>for LOKI</w:t>
      </w:r>
      <w:r w:rsidR="003E03A9">
        <w:rPr>
          <w:rFonts w:cs="Times New Roman"/>
        </w:rPr>
        <w:t>, then Biofilter might not recognize</w:t>
      </w:r>
      <w:r w:rsidR="0009089D">
        <w:rPr>
          <w:rFonts w:cs="Times New Roman"/>
        </w:rPr>
        <w:t xml:space="preserve"> which gene is actually part of some pathway</w:t>
      </w:r>
      <w:r>
        <w:rPr>
          <w:rFonts w:cs="Times New Roman"/>
        </w:rPr>
        <w:t>.</w:t>
      </w:r>
    </w:p>
    <w:p w14:paraId="0B74A837" w14:textId="77777777" w:rsidR="00FD42F8" w:rsidRDefault="00FD42F8" w:rsidP="00FD42F8">
      <w:pPr>
        <w:rPr>
          <w:rFonts w:cs="Times New Roman"/>
        </w:rPr>
      </w:pPr>
    </w:p>
    <w:p w14:paraId="1565F3EA" w14:textId="330F1212" w:rsidR="00FD42F8" w:rsidRPr="001712F0" w:rsidRDefault="00FD42F8" w:rsidP="00FD42F8">
      <w:pPr>
        <w:rPr>
          <w:rFonts w:cs="Times New Roman"/>
        </w:rPr>
      </w:pPr>
      <w:r>
        <w:rPr>
          <w:rFonts w:cs="Times New Roman"/>
        </w:rPr>
        <w:t>Rather than attempting to compromise on a “one size fits all” approach to this ambiguity, Biofilter and LOKI support multiple interpretations of any ambiguity that was encountered while compiling the knowledge database. Each of these interpretations comes with a slightly different trade</w:t>
      </w:r>
      <w:r w:rsidR="00C75967">
        <w:rPr>
          <w:rFonts w:cs="Times New Roman"/>
        </w:rPr>
        <w:t>-</w:t>
      </w:r>
      <w:r>
        <w:rPr>
          <w:rFonts w:cs="Times New Roman"/>
        </w:rPr>
        <w:t xml:space="preserve">off between false-positives and false-negatives, and the interpretation most appropriate to the task can be selected by the user at run-time. This is covered in greater detail in a later section, but it is important to bear in mind that ambiguity </w:t>
      </w:r>
      <w:r w:rsidR="002F01DE">
        <w:rPr>
          <w:rFonts w:cs="Times New Roman"/>
        </w:rPr>
        <w:t>will be a part of relating</w:t>
      </w:r>
      <w:r>
        <w:rPr>
          <w:rFonts w:cs="Times New Roman"/>
        </w:rPr>
        <w:t xml:space="preserve"> and cross-referenc</w:t>
      </w:r>
      <w:r w:rsidR="002F01DE">
        <w:rPr>
          <w:rFonts w:cs="Times New Roman"/>
        </w:rPr>
        <w:t>ing</w:t>
      </w:r>
      <w:r>
        <w:rPr>
          <w:rFonts w:cs="Times New Roman"/>
        </w:rPr>
        <w:t xml:space="preserve"> data </w:t>
      </w:r>
      <w:r w:rsidR="002F01DE">
        <w:rPr>
          <w:rFonts w:cs="Times New Roman"/>
        </w:rPr>
        <w:t>across</w:t>
      </w:r>
      <w:r>
        <w:rPr>
          <w:rFonts w:cs="Times New Roman"/>
        </w:rPr>
        <w:t xml:space="preserve"> multiple independent sources</w:t>
      </w:r>
      <w:r w:rsidR="002F01DE">
        <w:rPr>
          <w:rFonts w:cs="Times New Roman"/>
        </w:rPr>
        <w:t>.</w:t>
      </w:r>
      <w:r>
        <w:rPr>
          <w:rFonts w:cs="Times New Roman"/>
        </w:rPr>
        <w:t xml:space="preserve"> Biofilter’s results can change depending on the</w:t>
      </w:r>
      <w:r w:rsidR="002F01DE">
        <w:rPr>
          <w:rFonts w:cs="Times New Roman"/>
        </w:rPr>
        <w:t xml:space="preserve"> users</w:t>
      </w:r>
      <w:r>
        <w:rPr>
          <w:rFonts w:cs="Times New Roman"/>
        </w:rPr>
        <w:t xml:space="preserve"> cho</w:t>
      </w:r>
      <w:r w:rsidR="002F01DE">
        <w:rPr>
          <w:rFonts w:cs="Times New Roman"/>
        </w:rPr>
        <w:t xml:space="preserve">ice for handling </w:t>
      </w:r>
      <w:r>
        <w:rPr>
          <w:rFonts w:cs="Times New Roman"/>
        </w:rPr>
        <w:t>ambiguity.</w:t>
      </w:r>
    </w:p>
    <w:p w14:paraId="4009C94F" w14:textId="2128B226" w:rsidR="00FA1623" w:rsidRPr="008550BA" w:rsidRDefault="00FA1623" w:rsidP="00943DD1">
      <w:pPr>
        <w:pStyle w:val="Heading1"/>
      </w:pPr>
      <w:bookmarkStart w:id="915" w:name="_Toc447021383"/>
      <w:r w:rsidRPr="00C5773D">
        <w:lastRenderedPageBreak/>
        <w:t>Install</w:t>
      </w:r>
      <w:r w:rsidR="00085F71">
        <w:t>ation &amp; Setup</w:t>
      </w:r>
      <w:bookmarkEnd w:id="910"/>
      <w:bookmarkEnd w:id="911"/>
      <w:bookmarkEnd w:id="912"/>
      <w:bookmarkEnd w:id="915"/>
    </w:p>
    <w:p w14:paraId="527CC3A0" w14:textId="77777777" w:rsidR="00FA1623" w:rsidRPr="00771807" w:rsidRDefault="00FA1623" w:rsidP="003B534B">
      <w:pPr>
        <w:pStyle w:val="Heading2"/>
      </w:pPr>
      <w:bookmarkStart w:id="916" w:name="_Toc208459921"/>
      <w:bookmarkStart w:id="917" w:name="_Toc208460014"/>
      <w:bookmarkStart w:id="918" w:name="_Toc208460045"/>
      <w:bookmarkStart w:id="919" w:name="_Toc447021384"/>
      <w:r w:rsidRPr="00771807">
        <w:t>Prerequisites</w:t>
      </w:r>
      <w:bookmarkEnd w:id="916"/>
      <w:bookmarkEnd w:id="917"/>
      <w:bookmarkEnd w:id="918"/>
      <w:bookmarkEnd w:id="919"/>
    </w:p>
    <w:p w14:paraId="1769A87F" w14:textId="6C2B4F5F" w:rsidR="00FA1623" w:rsidRDefault="003A4444" w:rsidP="003A4444">
      <w:pPr>
        <w:tabs>
          <w:tab w:val="left" w:pos="480"/>
        </w:tabs>
        <w:rPr>
          <w:rFonts w:cs="Times New Roman"/>
          <w:b/>
          <w:bCs/>
          <w:sz w:val="28"/>
          <w:szCs w:val="28"/>
        </w:rPr>
      </w:pPr>
      <w:r>
        <w:rPr>
          <w:rFonts w:cs="Times New Roman"/>
          <w:b/>
          <w:bCs/>
          <w:sz w:val="28"/>
          <w:szCs w:val="28"/>
        </w:rPr>
        <w:tab/>
      </w:r>
    </w:p>
    <w:p w14:paraId="290F2A7B" w14:textId="34BCE122" w:rsidR="004B3D16" w:rsidRDefault="00FA1623">
      <w:pPr>
        <w:rPr>
          <w:ins w:id="920" w:author="Alexander Thomas Frase" w:date="2016-03-29T12:55:00Z"/>
          <w:rFonts w:cs="Times New Roman"/>
        </w:rPr>
      </w:pPr>
      <w:r w:rsidRPr="008550BA">
        <w:rPr>
          <w:rFonts w:cs="Times New Roman"/>
        </w:rPr>
        <w:t xml:space="preserve">The following prerequisites </w:t>
      </w:r>
      <w:r w:rsidR="007500A3">
        <w:rPr>
          <w:rFonts w:cs="Times New Roman"/>
        </w:rPr>
        <w:t xml:space="preserve">are required </w:t>
      </w:r>
      <w:r w:rsidR="00312DBC">
        <w:rPr>
          <w:rFonts w:cs="Times New Roman"/>
        </w:rPr>
        <w:t>to compil</w:t>
      </w:r>
      <w:r w:rsidR="007500A3">
        <w:rPr>
          <w:rFonts w:cs="Times New Roman"/>
        </w:rPr>
        <w:t>e</w:t>
      </w:r>
      <w:r w:rsidR="00312DBC">
        <w:rPr>
          <w:rFonts w:cs="Times New Roman"/>
        </w:rPr>
        <w:t xml:space="preserve"> the LOKI database</w:t>
      </w:r>
      <w:r w:rsidRPr="008550BA">
        <w:rPr>
          <w:rFonts w:cs="Times New Roman"/>
        </w:rPr>
        <w:t xml:space="preserve"> and run Biofilter</w:t>
      </w:r>
      <w:r w:rsidR="00312DBC">
        <w:rPr>
          <w:rFonts w:cs="Times New Roman"/>
        </w:rPr>
        <w:t>:</w:t>
      </w:r>
    </w:p>
    <w:p w14:paraId="78D7D44B" w14:textId="77777777" w:rsidR="008D523A" w:rsidRPr="008550BA" w:rsidRDefault="008D523A">
      <w:pPr>
        <w:rPr>
          <w:rFonts w:cs="Times New Roman"/>
        </w:rPr>
      </w:pPr>
    </w:p>
    <w:p w14:paraId="65397D6A" w14:textId="2545E61B" w:rsidR="00FA1623" w:rsidRPr="008550BA" w:rsidDel="008D523A" w:rsidRDefault="00FA1623">
      <w:pPr>
        <w:rPr>
          <w:del w:id="921" w:author="Alexander Thomas Frase" w:date="2016-03-29T12:52:00Z"/>
          <w:rFonts w:cs="Times New Roman"/>
        </w:rPr>
      </w:pPr>
    </w:p>
    <w:p w14:paraId="6BDDD4CE" w14:textId="13FAC041" w:rsidR="007500A3" w:rsidRDefault="00FA1623" w:rsidP="006A52A8">
      <w:pPr>
        <w:pStyle w:val="ListParagraph"/>
        <w:numPr>
          <w:ilvl w:val="0"/>
          <w:numId w:val="15"/>
        </w:numPr>
        <w:rPr>
          <w:rFonts w:cs="Times New Roman"/>
        </w:rPr>
      </w:pPr>
      <w:r w:rsidRPr="00345B3B">
        <w:rPr>
          <w:rFonts w:cs="Times New Roman"/>
        </w:rPr>
        <w:t xml:space="preserve">Python, version 2.7 </w:t>
      </w:r>
      <w:del w:id="922" w:author="Alexander Thomas Frase" w:date="2016-03-10T11:32:00Z">
        <w:r w:rsidR="00345B3B" w:rsidDel="00916817">
          <w:rPr>
            <w:rFonts w:cs="Times New Roman"/>
          </w:rPr>
          <w:delText xml:space="preserve"> </w:delText>
        </w:r>
      </w:del>
      <w:r w:rsidR="00345B3B">
        <w:rPr>
          <w:rFonts w:cs="Times New Roman"/>
        </w:rPr>
        <w:t>or later</w:t>
      </w:r>
      <w:ins w:id="923" w:author="Alexander Thomas Frase" w:date="2016-03-10T11:32:00Z">
        <w:r w:rsidR="00916817">
          <w:rPr>
            <w:rFonts w:cs="Times New Roman"/>
          </w:rPr>
          <w:t>, but not version 3.x</w:t>
        </w:r>
      </w:ins>
    </w:p>
    <w:p w14:paraId="3ED82235" w14:textId="3839CEE2" w:rsidR="00FA1623" w:rsidRDefault="006A52A8" w:rsidP="006A52A8">
      <w:pPr>
        <w:pStyle w:val="ListParagraph"/>
        <w:numPr>
          <w:ilvl w:val="0"/>
          <w:numId w:val="15"/>
        </w:numPr>
        <w:rPr>
          <w:rFonts w:cs="Times New Roman"/>
        </w:rPr>
      </w:pPr>
      <w:r>
        <w:rPr>
          <w:rFonts w:cs="Times New Roman"/>
        </w:rPr>
        <w:t>Python module “</w:t>
      </w:r>
      <w:r w:rsidR="00345B3B" w:rsidRPr="008550BA">
        <w:rPr>
          <w:rFonts w:cs="Times New Roman"/>
        </w:rPr>
        <w:t>apsw</w:t>
      </w:r>
      <w:r>
        <w:rPr>
          <w:rFonts w:cs="Times New Roman"/>
        </w:rPr>
        <w:t>”</w:t>
      </w:r>
      <w:r w:rsidR="00345B3B" w:rsidRPr="008550BA">
        <w:rPr>
          <w:rFonts w:cs="Times New Roman"/>
        </w:rPr>
        <w:t xml:space="preserve"> (Another Python SQLite Wrapper)</w:t>
      </w:r>
    </w:p>
    <w:p w14:paraId="0D9D742D" w14:textId="4E499CB4" w:rsidR="00906C9A" w:rsidRDefault="00906C9A" w:rsidP="006A52A8">
      <w:pPr>
        <w:pStyle w:val="ListParagraph"/>
        <w:numPr>
          <w:ilvl w:val="0"/>
          <w:numId w:val="15"/>
        </w:numPr>
        <w:rPr>
          <w:ins w:id="924" w:author="Alexander Thomas Frase" w:date="2016-03-29T12:55:00Z"/>
          <w:rFonts w:cs="Times New Roman"/>
        </w:rPr>
      </w:pPr>
      <w:r>
        <w:rPr>
          <w:rFonts w:cs="Times New Roman"/>
        </w:rPr>
        <w:t>SQLite, version 3.6 or later</w:t>
      </w:r>
    </w:p>
    <w:p w14:paraId="66CEA12B" w14:textId="77777777" w:rsidR="008D523A" w:rsidRPr="008D523A" w:rsidRDefault="008D523A" w:rsidP="008D523A">
      <w:pPr>
        <w:rPr>
          <w:rFonts w:cs="Times New Roman"/>
        </w:rPr>
        <w:pPrChange w:id="925" w:author="Alexander Thomas Frase" w:date="2016-03-29T12:56:00Z">
          <w:pPr>
            <w:pStyle w:val="ListParagraph"/>
            <w:numPr>
              <w:numId w:val="15"/>
            </w:numPr>
            <w:ind w:hanging="360"/>
          </w:pPr>
        </w:pPrChange>
      </w:pPr>
    </w:p>
    <w:p w14:paraId="0CBCFF6D" w14:textId="1E40708E" w:rsidR="007500A3" w:rsidDel="008D523A" w:rsidRDefault="007500A3" w:rsidP="003B534B">
      <w:pPr>
        <w:rPr>
          <w:del w:id="926" w:author="Alexander Thomas Frase" w:date="2016-03-29T12:52:00Z"/>
        </w:rPr>
      </w:pPr>
    </w:p>
    <w:p w14:paraId="7C616A8F" w14:textId="7143718C" w:rsidR="00AA2B1A" w:rsidRDefault="00AA2B1A">
      <w:r>
        <w:t xml:space="preserve">Note that </w:t>
      </w:r>
      <w:r w:rsidR="00906C9A">
        <w:t xml:space="preserve">the dependency on SQLite may be satisfied via the “apsw” Python module, since it often comes with an embedded copy of the necessary SQLite functionality. However, if LD Spline will be used (see below) then the SQLite development files will also be required, and these are not packaged with “apsw”. In either case, if in doubt, </w:t>
      </w:r>
      <w:r>
        <w:t>consult your system administrator.</w:t>
      </w:r>
    </w:p>
    <w:p w14:paraId="5BE1ED56" w14:textId="08FDB491" w:rsidR="004B3D16" w:rsidRDefault="004B3D16" w:rsidP="003B534B">
      <w:pPr>
        <w:pStyle w:val="Heading2"/>
      </w:pPr>
      <w:bookmarkStart w:id="927" w:name="_Toc447021385"/>
      <w:r>
        <w:t>Platforms</w:t>
      </w:r>
      <w:bookmarkEnd w:id="927"/>
    </w:p>
    <w:p w14:paraId="0CEA063B" w14:textId="77777777" w:rsidR="004B3D16" w:rsidRDefault="004B3D16">
      <w:pPr>
        <w:rPr>
          <w:rFonts w:cs="Times New Roman"/>
          <w:b/>
          <w:bCs/>
        </w:rPr>
      </w:pPr>
    </w:p>
    <w:p w14:paraId="055AF15C" w14:textId="649141F6" w:rsidR="004B3D16" w:rsidRPr="004B3D16" w:rsidRDefault="004B3D16">
      <w:pPr>
        <w:rPr>
          <w:rFonts w:cs="Times New Roman"/>
          <w:bCs/>
        </w:rPr>
      </w:pPr>
      <w:r w:rsidRPr="004B3D16">
        <w:rPr>
          <w:rFonts w:cs="Times New Roman"/>
          <w:bCs/>
        </w:rPr>
        <w:t>Biofilter was</w:t>
      </w:r>
      <w:r w:rsidR="00312DBC">
        <w:rPr>
          <w:rFonts w:cs="Times New Roman"/>
          <w:bCs/>
        </w:rPr>
        <w:t xml:space="preserve"> developed in </w:t>
      </w:r>
      <w:r w:rsidR="005A35C0">
        <w:rPr>
          <w:rFonts w:cs="Times New Roman"/>
          <w:bCs/>
        </w:rPr>
        <w:t>P</w:t>
      </w:r>
      <w:r w:rsidR="00312DBC">
        <w:rPr>
          <w:rFonts w:cs="Times New Roman"/>
          <w:bCs/>
        </w:rPr>
        <w:t xml:space="preserve">ython, and </w:t>
      </w:r>
      <w:r w:rsidR="004974E6">
        <w:rPr>
          <w:rFonts w:cs="Times New Roman"/>
          <w:bCs/>
        </w:rPr>
        <w:t>should therefore run on</w:t>
      </w:r>
      <w:r w:rsidR="00312DBC">
        <w:rPr>
          <w:rFonts w:cs="Times New Roman"/>
          <w:bCs/>
        </w:rPr>
        <w:t xml:space="preserve"> </w:t>
      </w:r>
      <w:r w:rsidR="000C19E0">
        <w:rPr>
          <w:rFonts w:cs="Times New Roman"/>
          <w:bCs/>
        </w:rPr>
        <w:t>Linux, Mac OS X or Windows</w:t>
      </w:r>
      <w:r w:rsidR="00312DBC">
        <w:rPr>
          <w:rFonts w:cs="Times New Roman"/>
          <w:bCs/>
        </w:rPr>
        <w:t>.</w:t>
      </w:r>
    </w:p>
    <w:p w14:paraId="1D0AA3DA" w14:textId="073A8643" w:rsidR="004B3D16" w:rsidRDefault="00AA2B1A" w:rsidP="00943DD1">
      <w:pPr>
        <w:pStyle w:val="Heading2"/>
      </w:pPr>
      <w:bookmarkStart w:id="928" w:name="_Toc447021386"/>
      <w:r>
        <w:t>Install</w:t>
      </w:r>
      <w:r w:rsidR="00085F71">
        <w:t>ing Biofilter</w:t>
      </w:r>
      <w:bookmarkEnd w:id="928"/>
    </w:p>
    <w:p w14:paraId="7EBAE525" w14:textId="77777777" w:rsidR="00AA2B1A" w:rsidRDefault="00AA2B1A" w:rsidP="004B3D16"/>
    <w:p w14:paraId="071049AF" w14:textId="3006C15E" w:rsidR="00A5014B" w:rsidRDefault="00312DBC" w:rsidP="00BB3D16">
      <w:r>
        <w:t>Biofilter</w:t>
      </w:r>
      <w:r w:rsidR="00AA2B1A">
        <w:t xml:space="preserve"> can be downloaded</w:t>
      </w:r>
      <w:r>
        <w:t xml:space="preserve"> from </w:t>
      </w:r>
      <w:r w:rsidR="00725347">
        <w:fldChar w:fldCharType="begin"/>
      </w:r>
      <w:r w:rsidR="00725347">
        <w:instrText xml:space="preserve"> HYPERLINK "http://www.ritchielab.psu.edu" </w:instrText>
      </w:r>
      <w:r w:rsidR="00725347">
        <w:fldChar w:fldCharType="separate"/>
      </w:r>
      <w:r w:rsidR="004B3D16" w:rsidRPr="008025F7">
        <w:rPr>
          <w:rStyle w:val="Hyperlink"/>
          <w:i/>
        </w:rPr>
        <w:t>www.ritchielab.psu.edu</w:t>
      </w:r>
      <w:r w:rsidR="00725347">
        <w:rPr>
          <w:rStyle w:val="Hyperlink"/>
          <w:i/>
        </w:rPr>
        <w:fldChar w:fldCharType="end"/>
      </w:r>
      <w:r w:rsidR="00AA2B1A">
        <w:t>.</w:t>
      </w:r>
      <w:r w:rsidR="00AA2B1A" w:rsidRPr="00AA2B1A">
        <w:t xml:space="preserve"> </w:t>
      </w:r>
      <w:r w:rsidR="00AA2B1A">
        <w:t xml:space="preserve">To install </w:t>
      </w:r>
      <w:r w:rsidR="00BB3D16">
        <w:t>it</w:t>
      </w:r>
      <w:r w:rsidR="00AA2B1A">
        <w:t xml:space="preserve"> onto your system,</w:t>
      </w:r>
      <w:r w:rsidR="00BB3D16">
        <w:t xml:space="preserve"> simply use Python to run the included “setup.py” script with the “install” option:</w:t>
      </w:r>
    </w:p>
    <w:p w14:paraId="34F3353E" w14:textId="77777777" w:rsidR="00576366" w:rsidRDefault="00576366" w:rsidP="00BB3D16"/>
    <w:p w14:paraId="08AEFBD0" w14:textId="77777777" w:rsidR="00A5014B" w:rsidRDefault="00BB3D16" w:rsidP="00943DD1">
      <w:pPr>
        <w:pStyle w:val="ListParagraph"/>
      </w:pPr>
      <w:r>
        <w:t>python setup.py install</w:t>
      </w:r>
    </w:p>
    <w:p w14:paraId="6552CF9A" w14:textId="77777777" w:rsidR="00576366" w:rsidRDefault="00576366"/>
    <w:p w14:paraId="7D2CA1D9" w14:textId="7318A4D1" w:rsidR="00BB3D16" w:rsidRPr="00AA2B1A" w:rsidRDefault="00BB3D16" w:rsidP="00A5014B">
      <w:r>
        <w:t xml:space="preserve">This will place the Biofilter and LOKI files in your system’s usual place for Python-based software, which is </w:t>
      </w:r>
      <w:r w:rsidR="00475D6B">
        <w:t>typically</w:t>
      </w:r>
      <w:r>
        <w:t xml:space="preserve"> alongside Python itself. The installation can also be done in a different location by using the “</w:t>
      </w:r>
      <w:r>
        <w:noBreakHyphen/>
      </w:r>
      <w:r>
        <w:noBreakHyphen/>
        <w:t>prefix” or “</w:t>
      </w:r>
      <w:r>
        <w:noBreakHyphen/>
      </w:r>
      <w:r>
        <w:noBreakHyphen/>
        <w:t>exec</w:t>
      </w:r>
      <w:r>
        <w:noBreakHyphen/>
        <w:t>prefix” options.</w:t>
      </w:r>
      <w:r w:rsidR="004B77C6">
        <w:t xml:space="preserve"> If you wish to use LD profiles, add the “</w:t>
      </w:r>
      <w:r w:rsidR="004B77C6">
        <w:noBreakHyphen/>
      </w:r>
      <w:r w:rsidR="004B77C6">
        <w:noBreakHyphen/>
        <w:t xml:space="preserve">ldprofile” option in order to compile and install ldspline (see </w:t>
      </w:r>
      <w:r w:rsidR="004B77C6" w:rsidRPr="00E834E3">
        <w:rPr>
          <w:b/>
        </w:rPr>
        <w:t xml:space="preserve">Appendix </w:t>
      </w:r>
      <w:r w:rsidR="004B77C6">
        <w:rPr>
          <w:b/>
        </w:rPr>
        <w:t>2</w:t>
      </w:r>
      <w:r w:rsidR="004B77C6">
        <w:t>).</w:t>
      </w:r>
    </w:p>
    <w:p w14:paraId="2E6C18C1" w14:textId="7F04C606" w:rsidR="004B3D16" w:rsidRDefault="00AA2B1A" w:rsidP="00943DD1">
      <w:pPr>
        <w:pStyle w:val="Heading2"/>
      </w:pPr>
      <w:bookmarkStart w:id="929" w:name="_Toc447021387"/>
      <w:r>
        <w:t>Compiling Prior Knowledge</w:t>
      </w:r>
      <w:bookmarkEnd w:id="929"/>
    </w:p>
    <w:p w14:paraId="39153E53" w14:textId="77777777" w:rsidR="00AA2B1A" w:rsidRDefault="00AA2B1A" w:rsidP="004B3D16"/>
    <w:p w14:paraId="5AE40594" w14:textId="7E7BB748" w:rsidR="000C427C" w:rsidRDefault="0027788A" w:rsidP="000C427C">
      <w:r>
        <w:t>T</w:t>
      </w:r>
      <w:r w:rsidR="000C427C">
        <w:t>he LOKI prior knowledge database must be generated</w:t>
      </w:r>
      <w:r>
        <w:t xml:space="preserve"> before Biofilter can be used</w:t>
      </w:r>
      <w:r w:rsidR="000C427C">
        <w:t xml:space="preserve">. This is done with the “loki-build.py” script which was installed along with Biofilter. There are several options for this utility </w:t>
      </w:r>
      <w:r w:rsidR="00B73CF2">
        <w:t xml:space="preserve">which are </w:t>
      </w:r>
      <w:r w:rsidR="000C427C">
        <w:t xml:space="preserve">detailed below, but to get started, </w:t>
      </w:r>
      <w:r w:rsidR="004B77C6">
        <w:t>you just need “</w:t>
      </w:r>
      <w:r w:rsidR="004B77C6">
        <w:noBreakHyphen/>
      </w:r>
      <w:r w:rsidR="004B77C6">
        <w:noBreakHyphen/>
        <w:t xml:space="preserve">knowledge” and </w:t>
      </w:r>
      <w:r w:rsidR="000C427C">
        <w:t>“</w:t>
      </w:r>
      <w:r w:rsidR="000C427C">
        <w:noBreakHyphen/>
      </w:r>
      <w:r w:rsidR="000C427C">
        <w:noBreakHyphen/>
        <w:t>update”</w:t>
      </w:r>
      <w:r w:rsidR="004B77C6">
        <w:t>:</w:t>
      </w:r>
    </w:p>
    <w:p w14:paraId="78B6EAA9" w14:textId="77777777" w:rsidR="000C427C" w:rsidRDefault="000C427C" w:rsidP="000C427C"/>
    <w:p w14:paraId="1C5544D1" w14:textId="0433240B" w:rsidR="000C427C" w:rsidRDefault="000F102E" w:rsidP="00943DD1">
      <w:pPr>
        <w:pStyle w:val="ListParagraph"/>
      </w:pPr>
      <w:r>
        <w:t>loki</w:t>
      </w:r>
      <w:r w:rsidR="000C427C">
        <w:t>-</w:t>
      </w:r>
      <w:r>
        <w:t>build</w:t>
      </w:r>
      <w:r w:rsidR="000C427C">
        <w:t>.py</w:t>
      </w:r>
      <w:r w:rsidR="00357A70">
        <w:t xml:space="preserve"> --verbose</w:t>
      </w:r>
      <w:r w:rsidR="000C427C">
        <w:t xml:space="preserve"> </w:t>
      </w:r>
      <w:r w:rsidR="000C427C">
        <w:noBreakHyphen/>
      </w:r>
      <w:r w:rsidR="000C427C">
        <w:noBreakHyphen/>
        <w:t xml:space="preserve">knowledge </w:t>
      </w:r>
      <w:r w:rsidR="008025F7">
        <w:t>loki</w:t>
      </w:r>
      <w:r w:rsidR="000C427C">
        <w:t xml:space="preserve">.db </w:t>
      </w:r>
      <w:r w:rsidR="000C427C">
        <w:noBreakHyphen/>
      </w:r>
      <w:r w:rsidR="000C427C">
        <w:noBreakHyphen/>
        <w:t>update</w:t>
      </w:r>
    </w:p>
    <w:p w14:paraId="0E3DBD4D" w14:textId="77777777" w:rsidR="000C427C" w:rsidRDefault="000C427C" w:rsidP="00943DD1"/>
    <w:p w14:paraId="7193EF5D" w14:textId="5AA7B939" w:rsidR="000C427C" w:rsidRDefault="000C427C" w:rsidP="000C427C">
      <w:r>
        <w:t xml:space="preserve">This will download and process the bulk data files from all supported knowledge sources, storing the result in </w:t>
      </w:r>
      <w:r w:rsidR="008025F7">
        <w:t xml:space="preserve">the file </w:t>
      </w:r>
      <w:r>
        <w:t>“</w:t>
      </w:r>
      <w:r w:rsidR="008025F7">
        <w:t>loki</w:t>
      </w:r>
      <w:r>
        <w:t>.db”</w:t>
      </w:r>
      <w:r w:rsidR="008025F7">
        <w:t xml:space="preserve"> (which we recommend naming after the current date</w:t>
      </w:r>
      <w:r w:rsidR="004974E6">
        <w:t>, such as “loki-</w:t>
      </w:r>
      <w:r w:rsidR="00357A70">
        <w:t>20140521</w:t>
      </w:r>
      <w:r w:rsidR="004974E6">
        <w:t>.db”</w:t>
      </w:r>
      <w:r w:rsidR="008025F7">
        <w:t>)</w:t>
      </w:r>
      <w:r>
        <w:t xml:space="preserve">. The update process may take </w:t>
      </w:r>
      <w:r w:rsidR="00357A70">
        <w:t xml:space="preserve">as few as </w:t>
      </w:r>
      <w:r w:rsidR="00A41B1A">
        <w:t xml:space="preserve">4 </w:t>
      </w:r>
      <w:r>
        <w:t xml:space="preserve">hours </w:t>
      </w:r>
      <w:r w:rsidR="00357A70">
        <w:t xml:space="preserve">or as many as 24 </w:t>
      </w:r>
      <w:r>
        <w:t xml:space="preserve">depending on </w:t>
      </w:r>
      <w:r w:rsidR="00B83CEA">
        <w:t xml:space="preserve">the speed of </w:t>
      </w:r>
      <w:r>
        <w:t>your internet connection</w:t>
      </w:r>
      <w:r w:rsidR="00B83CEA">
        <w:t>, processor and filesystem</w:t>
      </w:r>
      <w:r>
        <w:t xml:space="preserve">, and requires up to 30 GB of free disk space: 10-20 </w:t>
      </w:r>
      <w:r>
        <w:lastRenderedPageBreak/>
        <w:t>GB of temporary storage (“C:\TEMP” on Windows, “/tmp” on Linux, etc) plus another 5-10 GB for the final knowledge database file.</w:t>
      </w:r>
    </w:p>
    <w:p w14:paraId="775FBBD8" w14:textId="5185A647" w:rsidR="000C427C" w:rsidRDefault="000C427C" w:rsidP="003543D6">
      <w:r>
        <w:t xml:space="preserve">By default, the LOKI build script will delete all sources’ bulk data downloads after they have been processed. If the knowledge database will be updated frequently, it is recommended to keep these </w:t>
      </w:r>
      <w:r w:rsidR="00227CD1">
        <w:t xml:space="preserve">bulk </w:t>
      </w:r>
      <w:r>
        <w:t>files available so that any unchang</w:t>
      </w:r>
      <w:r w:rsidR="00D21BAB">
        <w:t xml:space="preserve">ed files will not need to be </w:t>
      </w:r>
      <w:r>
        <w:t>downloaded</w:t>
      </w:r>
      <w:r w:rsidR="00D21BAB">
        <w:t xml:space="preserve"> again</w:t>
      </w:r>
      <w:r>
        <w:t>. This can be accomplished with the “</w:t>
      </w:r>
      <w:r>
        <w:noBreakHyphen/>
      </w:r>
      <w:r>
        <w:noBreakHyphen/>
        <w:t>archive” option.</w:t>
      </w:r>
    </w:p>
    <w:p w14:paraId="25236B9C" w14:textId="54DE96BA" w:rsidR="000C427C" w:rsidRDefault="0027788A" w:rsidP="00943DD1">
      <w:pPr>
        <w:pStyle w:val="Heading3"/>
      </w:pPr>
      <w:bookmarkStart w:id="930" w:name="_Toc447021388"/>
      <w:r>
        <w:t xml:space="preserve">LOKI </w:t>
      </w:r>
      <w:r w:rsidR="00F0773E">
        <w:t>Build Script</w:t>
      </w:r>
      <w:r>
        <w:t xml:space="preserve"> Options</w:t>
      </w:r>
      <w:bookmarkEnd w:id="930"/>
    </w:p>
    <w:p w14:paraId="3E619D38" w14:textId="77777777" w:rsidR="00D76454" w:rsidRPr="003543D6" w:rsidRDefault="00D76454"/>
    <w:p w14:paraId="3332FDC5" w14:textId="70029614" w:rsidR="0027788A" w:rsidRPr="00943DD1" w:rsidRDefault="0027788A" w:rsidP="000C427C">
      <w:pPr>
        <w:rPr>
          <w:b/>
          <w:i/>
        </w:rPr>
      </w:pPr>
      <w:r>
        <w:t>--</w:t>
      </w:r>
      <w:r w:rsidRPr="00943DD1">
        <w:rPr>
          <w:b/>
          <w:i/>
        </w:rPr>
        <w:t>help</w:t>
      </w:r>
    </w:p>
    <w:p w14:paraId="78BF336A" w14:textId="77777777" w:rsidR="007F2A03" w:rsidRDefault="007F2A03" w:rsidP="007F2A03">
      <w:r>
        <w:t>Displays the program usage and immediately exits.</w:t>
      </w:r>
    </w:p>
    <w:p w14:paraId="5A2462BE" w14:textId="77777777" w:rsidR="007F2A03" w:rsidRPr="00B01756" w:rsidRDefault="007F2A03" w:rsidP="007F2A03"/>
    <w:p w14:paraId="5F1627D2" w14:textId="1060E674" w:rsidR="0027788A" w:rsidRPr="00943DD1" w:rsidRDefault="0027788A" w:rsidP="000C427C">
      <w:pPr>
        <w:rPr>
          <w:b/>
          <w:i/>
        </w:rPr>
      </w:pPr>
      <w:r>
        <w:t>--</w:t>
      </w:r>
      <w:r w:rsidRPr="00943DD1">
        <w:rPr>
          <w:b/>
          <w:i/>
        </w:rPr>
        <w:t>version</w:t>
      </w:r>
    </w:p>
    <w:p w14:paraId="5E4F2D14" w14:textId="69AD3281" w:rsidR="007F2A03" w:rsidRDefault="007F2A03" w:rsidP="007F2A03">
      <w:r>
        <w:t>Displays the software versions and immediately exits. Note that LOKI is built upon SQLite, which will also report its own software versions.</w:t>
      </w:r>
    </w:p>
    <w:p w14:paraId="1E813960" w14:textId="77777777" w:rsidR="007F2A03" w:rsidRPr="00B01756" w:rsidRDefault="007F2A03" w:rsidP="007F2A03"/>
    <w:p w14:paraId="6F49E53E" w14:textId="2D008D6E" w:rsidR="007F2A03" w:rsidRDefault="0027788A" w:rsidP="007F2A03">
      <w:r>
        <w:t>--</w:t>
      </w:r>
      <w:r w:rsidRPr="00943DD1">
        <w:rPr>
          <w:b/>
          <w:i/>
        </w:rPr>
        <w:t>knowledge</w:t>
      </w:r>
      <w:r w:rsidR="007F2A03">
        <w:rPr>
          <w:b/>
          <w:i/>
        </w:rPr>
        <w:tab/>
      </w:r>
      <w:r w:rsidR="007F2A03">
        <w:rPr>
          <w:b/>
          <w:i/>
        </w:rPr>
        <w:tab/>
      </w:r>
      <w:r w:rsidR="007F2A03">
        <w:tab/>
        <w:t>Argument: &lt;file&gt;</w:t>
      </w:r>
      <w:r w:rsidR="007F2A03">
        <w:tab/>
      </w:r>
      <w:r w:rsidR="007F2A03">
        <w:tab/>
      </w:r>
      <w:r w:rsidR="007F2A03">
        <w:tab/>
        <w:t xml:space="preserve">Default: </w:t>
      </w:r>
      <w:r w:rsidR="007F2A03" w:rsidRPr="00A81A3D">
        <w:rPr>
          <w:i/>
        </w:rPr>
        <w:t>none</w:t>
      </w:r>
    </w:p>
    <w:p w14:paraId="00EC7BA8" w14:textId="598E3FF0" w:rsidR="007F2A03" w:rsidRDefault="007F2A03" w:rsidP="007F2A03">
      <w:r>
        <w:t>Specifies the prior knowledge database file to use.</w:t>
      </w:r>
    </w:p>
    <w:p w14:paraId="2A5F59C4" w14:textId="77777777" w:rsidR="007F2A03" w:rsidRDefault="007F2A03" w:rsidP="007F2A03"/>
    <w:p w14:paraId="7075A8A2" w14:textId="4DD3082B" w:rsidR="0027788A" w:rsidRDefault="0027788A" w:rsidP="000C427C">
      <w:r>
        <w:t>--</w:t>
      </w:r>
      <w:r w:rsidRPr="00943DD1">
        <w:rPr>
          <w:b/>
          <w:i/>
        </w:rPr>
        <w:t>archive</w:t>
      </w:r>
      <w:r w:rsidR="007F2A03">
        <w:tab/>
      </w:r>
      <w:r w:rsidR="007F2A03">
        <w:tab/>
      </w:r>
      <w:r w:rsidR="007F2A03">
        <w:tab/>
        <w:t>Argument: &lt;file&gt;</w:t>
      </w:r>
      <w:r w:rsidR="007F2A03">
        <w:tab/>
      </w:r>
      <w:r w:rsidR="007F2A03">
        <w:tab/>
      </w:r>
      <w:r w:rsidR="007F2A03">
        <w:tab/>
        <w:t xml:space="preserve">Default: </w:t>
      </w:r>
      <w:r w:rsidR="007F2A03">
        <w:rPr>
          <w:i/>
        </w:rPr>
        <w:t>none</w:t>
      </w:r>
    </w:p>
    <w:p w14:paraId="33ED3D5A" w14:textId="4D3EB020" w:rsidR="007F2A03" w:rsidRPr="003543D6" w:rsidRDefault="007F2A03" w:rsidP="000C427C">
      <w:r>
        <w:t xml:space="preserve">Shorthand for specifying the same file as both the </w:t>
      </w:r>
      <w:r w:rsidR="006E7F94">
        <w:t>“</w:t>
      </w:r>
      <w:r>
        <w:noBreakHyphen/>
      </w:r>
      <w:r>
        <w:noBreakHyphen/>
        <w:t>from</w:t>
      </w:r>
      <w:r>
        <w:noBreakHyphen/>
        <w:t>archive</w:t>
      </w:r>
      <w:r w:rsidR="006E7F94">
        <w:t>”</w:t>
      </w:r>
      <w:r>
        <w:t xml:space="preserve"> and </w:t>
      </w:r>
      <w:r w:rsidR="006E7F94">
        <w:t>“</w:t>
      </w:r>
      <w:r>
        <w:noBreakHyphen/>
      </w:r>
      <w:r>
        <w:noBreakHyphen/>
        <w:t>to</w:t>
      </w:r>
      <w:r>
        <w:noBreakHyphen/>
        <w:t>archive</w:t>
      </w:r>
      <w:r w:rsidR="006E7F94">
        <w:t>”</w:t>
      </w:r>
      <w:r>
        <w:t>.</w:t>
      </w:r>
    </w:p>
    <w:p w14:paraId="626540DE" w14:textId="1EE0E858" w:rsidR="0027788A" w:rsidRDefault="0027788A" w:rsidP="0027788A"/>
    <w:p w14:paraId="014D60AF" w14:textId="2150AB6B" w:rsidR="0027788A" w:rsidRPr="003543D6" w:rsidRDefault="0027788A" w:rsidP="000C427C">
      <w:r>
        <w:t>--</w:t>
      </w:r>
      <w:r w:rsidRPr="00943DD1">
        <w:rPr>
          <w:b/>
          <w:i/>
        </w:rPr>
        <w:t>from-archive</w:t>
      </w:r>
      <w:r w:rsidR="007F2A03">
        <w:tab/>
      </w:r>
      <w:r w:rsidR="007F2A03">
        <w:tab/>
        <w:t>Argument: &lt;file&gt;</w:t>
      </w:r>
      <w:r w:rsidR="007F2A03">
        <w:tab/>
      </w:r>
      <w:r w:rsidR="007F2A03">
        <w:tab/>
      </w:r>
      <w:r w:rsidR="007F2A03">
        <w:tab/>
        <w:t xml:space="preserve">Default: </w:t>
      </w:r>
      <w:r w:rsidR="007F2A03">
        <w:rPr>
          <w:i/>
        </w:rPr>
        <w:t>none</w:t>
      </w:r>
    </w:p>
    <w:p w14:paraId="61765D49" w14:textId="34C22A08" w:rsidR="0027788A" w:rsidRDefault="008438C1" w:rsidP="0027788A">
      <w:r>
        <w:t xml:space="preserve">An archive of downloaded bulk data from a previous run of the LOKI build script. The bulk data files available for download from each source will be compared against those found in the archive, and only files which have </w:t>
      </w:r>
      <w:r w:rsidR="00781419">
        <w:t>changed</w:t>
      </w:r>
      <w:r>
        <w:t xml:space="preserve"> will be downloaded.</w:t>
      </w:r>
      <w:r w:rsidR="00781419">
        <w:t xml:space="preserve"> If not specified, the script will start from scratch and download everything.</w:t>
      </w:r>
    </w:p>
    <w:p w14:paraId="2617E23D" w14:textId="77777777" w:rsidR="007F2A03" w:rsidRDefault="007F2A03" w:rsidP="0027788A"/>
    <w:p w14:paraId="02551C2E" w14:textId="3CB926F2" w:rsidR="0027788A" w:rsidRPr="00943DD1" w:rsidRDefault="0027788A" w:rsidP="000C427C">
      <w:pPr>
        <w:rPr>
          <w:b/>
          <w:i/>
        </w:rPr>
      </w:pPr>
      <w:r>
        <w:t>--</w:t>
      </w:r>
      <w:r w:rsidRPr="00943DD1">
        <w:rPr>
          <w:b/>
          <w:i/>
        </w:rPr>
        <w:t>to-archive</w:t>
      </w:r>
      <w:r w:rsidR="007F2A03">
        <w:tab/>
      </w:r>
      <w:r w:rsidR="007F2A03">
        <w:tab/>
      </w:r>
      <w:r w:rsidR="007F2A03">
        <w:tab/>
        <w:t>Argument: &lt;file&gt;</w:t>
      </w:r>
      <w:r w:rsidR="007F2A03">
        <w:tab/>
      </w:r>
      <w:r w:rsidR="007F2A03">
        <w:tab/>
      </w:r>
      <w:r w:rsidR="007F2A03">
        <w:tab/>
        <w:t xml:space="preserve">Default: </w:t>
      </w:r>
      <w:r w:rsidR="007F2A03">
        <w:rPr>
          <w:i/>
        </w:rPr>
        <w:t>none</w:t>
      </w:r>
    </w:p>
    <w:p w14:paraId="14E5B527" w14:textId="33EBAD06" w:rsidR="0027788A" w:rsidRDefault="008438C1" w:rsidP="0027788A">
      <w:r>
        <w:t>A file in which to archive the downloaded bulk data for a later run of the LOKI build script.</w:t>
      </w:r>
      <w:r w:rsidR="00781419">
        <w:t xml:space="preserve"> If not specified, the script will </w:t>
      </w:r>
      <w:r w:rsidR="001D0150">
        <w:t xml:space="preserve">reclaim disk space by </w:t>
      </w:r>
      <w:r w:rsidR="00781419">
        <w:t>delet</w:t>
      </w:r>
      <w:r w:rsidR="001D0150">
        <w:t>ing</w:t>
      </w:r>
      <w:r w:rsidR="00781419">
        <w:t xml:space="preserve"> all original data after processing it.</w:t>
      </w:r>
    </w:p>
    <w:p w14:paraId="7E0AD4C4" w14:textId="77777777" w:rsidR="007F2A03" w:rsidRDefault="007F2A03" w:rsidP="0027788A"/>
    <w:p w14:paraId="676B10BF" w14:textId="16BA8D39" w:rsidR="0027788A" w:rsidRPr="003543D6" w:rsidRDefault="0027788A" w:rsidP="000C427C">
      <w:r>
        <w:t>--</w:t>
      </w:r>
      <w:r w:rsidRPr="00943DD1">
        <w:rPr>
          <w:b/>
          <w:i/>
        </w:rPr>
        <w:t>temp-directory</w:t>
      </w:r>
      <w:r w:rsidR="00781419">
        <w:tab/>
      </w:r>
      <w:r w:rsidR="00781419">
        <w:tab/>
        <w:t>Argument: &lt;directory&gt;</w:t>
      </w:r>
      <w:r w:rsidR="00781419">
        <w:tab/>
      </w:r>
      <w:r w:rsidR="00781419">
        <w:tab/>
        <w:t xml:space="preserve">Default: </w:t>
      </w:r>
      <w:r w:rsidR="00781419">
        <w:rPr>
          <w:i/>
        </w:rPr>
        <w:t>platform-depend</w:t>
      </w:r>
      <w:r w:rsidR="00305A11">
        <w:rPr>
          <w:i/>
        </w:rPr>
        <w:t>e</w:t>
      </w:r>
      <w:r w:rsidR="00781419">
        <w:rPr>
          <w:i/>
        </w:rPr>
        <w:t>nt</w:t>
      </w:r>
    </w:p>
    <w:p w14:paraId="4B6367C4" w14:textId="4E3AE1F7" w:rsidR="0027788A" w:rsidRDefault="00F118C7" w:rsidP="0027788A">
      <w:r>
        <w:t xml:space="preserve">The directory in which to unpack the </w:t>
      </w:r>
      <w:r w:rsidR="006E7F94">
        <w:t>“</w:t>
      </w:r>
      <w:r>
        <w:noBreakHyphen/>
      </w:r>
      <w:r>
        <w:noBreakHyphen/>
        <w:t>from-archive</w:t>
      </w:r>
      <w:r w:rsidR="006E7F94">
        <w:t>”</w:t>
      </w:r>
      <w:r>
        <w:t xml:space="preserve"> (if any) and then download new bulk data. If not specified, the system’s default temporary directory is used.</w:t>
      </w:r>
    </w:p>
    <w:p w14:paraId="24FDC3AE" w14:textId="77777777" w:rsidR="00F118C7" w:rsidRDefault="00F118C7" w:rsidP="0027788A"/>
    <w:p w14:paraId="4F81B1B1" w14:textId="0FC98DBC" w:rsidR="0027788A" w:rsidRPr="003543D6" w:rsidRDefault="0027788A" w:rsidP="000C427C">
      <w:r>
        <w:t>--</w:t>
      </w:r>
      <w:r w:rsidRPr="00943DD1">
        <w:rPr>
          <w:b/>
          <w:i/>
        </w:rPr>
        <w:t>list-sources</w:t>
      </w:r>
      <w:r w:rsidR="00BE7E72">
        <w:tab/>
      </w:r>
      <w:r w:rsidR="00BE7E72">
        <w:tab/>
      </w:r>
      <w:r w:rsidR="00BE7E72">
        <w:tab/>
        <w:t>Arguments: [source] […]</w:t>
      </w:r>
      <w:r w:rsidR="00BE7E72">
        <w:tab/>
      </w:r>
      <w:r w:rsidR="00BE7E72">
        <w:tab/>
        <w:t xml:space="preserve">Default: </w:t>
      </w:r>
      <w:r w:rsidR="00BE7E72">
        <w:rPr>
          <w:i/>
        </w:rPr>
        <w:t>none</w:t>
      </w:r>
    </w:p>
    <w:p w14:paraId="3F90B8CC" w14:textId="380F0F75" w:rsidR="0027788A" w:rsidRDefault="00F118C7" w:rsidP="0027788A">
      <w:r>
        <w:t>List the specified source module loaders’ software versions and any options they accept. If no sources are specified, all available modules are listed.</w:t>
      </w:r>
    </w:p>
    <w:p w14:paraId="61EC0F2D" w14:textId="77777777" w:rsidR="00F118C7" w:rsidRDefault="00F118C7" w:rsidP="0027788A"/>
    <w:p w14:paraId="0B915638" w14:textId="7794172E" w:rsidR="0027788A" w:rsidRPr="003543D6" w:rsidRDefault="0027788A" w:rsidP="000C427C">
      <w:r>
        <w:t>--</w:t>
      </w:r>
      <w:r w:rsidRPr="00943DD1">
        <w:rPr>
          <w:b/>
          <w:i/>
        </w:rPr>
        <w:t>cache-only</w:t>
      </w:r>
      <w:r w:rsidR="00BE7E72">
        <w:tab/>
      </w:r>
      <w:r w:rsidR="00BE7E72">
        <w:tab/>
      </w:r>
      <w:r w:rsidR="00BE7E72">
        <w:tab/>
        <w:t xml:space="preserve">Argument: </w:t>
      </w:r>
      <w:r w:rsidR="00BE7E72">
        <w:rPr>
          <w:i/>
        </w:rPr>
        <w:t>none</w:t>
      </w:r>
    </w:p>
    <w:p w14:paraId="2E0E47D9" w14:textId="1DAE2914" w:rsidR="0027788A" w:rsidRDefault="001D0150" w:rsidP="0027788A">
      <w:r>
        <w:t xml:space="preserve">Causes the build script to </w:t>
      </w:r>
      <w:r w:rsidR="003C5558">
        <w:t xml:space="preserve">skip </w:t>
      </w:r>
      <w:r>
        <w:t>check</w:t>
      </w:r>
      <w:r w:rsidR="003C5558">
        <w:t>ing</w:t>
      </w:r>
      <w:r>
        <w:t xml:space="preserve"> any knowledge sources for available bulk data downloads, allowing it to function without an internet connection. Instead, only the files already available in the provided </w:t>
      </w:r>
      <w:r w:rsidR="006E7F94">
        <w:t>“</w:t>
      </w:r>
      <w:r>
        <w:noBreakHyphen/>
      </w:r>
      <w:r>
        <w:noBreakHyphen/>
        <w:t>from-archive</w:t>
      </w:r>
      <w:r w:rsidR="006E7F94">
        <w:t>”</w:t>
      </w:r>
      <w:r>
        <w:t xml:space="preserve"> file will be processed. </w:t>
      </w:r>
      <w:r w:rsidR="00D87E79">
        <w:t xml:space="preserve">If </w:t>
      </w:r>
      <w:r>
        <w:t>a</w:t>
      </w:r>
      <w:r w:rsidR="00D87E79">
        <w:t>ny</w:t>
      </w:r>
      <w:r>
        <w:t xml:space="preserve"> source loader module is unable to find an expected file</w:t>
      </w:r>
      <w:r w:rsidR="00D87E79">
        <w:t xml:space="preserve"> (such as if no archive was provided)</w:t>
      </w:r>
      <w:r>
        <w:t xml:space="preserve">, </w:t>
      </w:r>
      <w:r w:rsidR="00D87E79">
        <w:t>that source loader will fail and no data will be updated for that source.</w:t>
      </w:r>
    </w:p>
    <w:p w14:paraId="4C63BE06" w14:textId="77777777" w:rsidR="008D523A" w:rsidRDefault="008D523A" w:rsidP="002A6D1F">
      <w:pPr>
        <w:rPr>
          <w:ins w:id="931" w:author="Alexander Thomas Frase" w:date="2016-03-29T12:56:00Z"/>
        </w:rPr>
      </w:pPr>
    </w:p>
    <w:p w14:paraId="02D347BA" w14:textId="77777777" w:rsidR="008D523A" w:rsidRDefault="008D523A" w:rsidP="002A6D1F">
      <w:pPr>
        <w:rPr>
          <w:ins w:id="932" w:author="Alexander Thomas Frase" w:date="2016-03-29T12:56:00Z"/>
        </w:rPr>
      </w:pPr>
    </w:p>
    <w:p w14:paraId="23B666D7" w14:textId="77777777" w:rsidR="008D523A" w:rsidRDefault="008D523A" w:rsidP="002A6D1F"/>
    <w:p w14:paraId="6DCCFEA8" w14:textId="7C48629C" w:rsidR="004974E6" w:rsidDel="008D523A" w:rsidRDefault="004974E6" w:rsidP="002A6D1F">
      <w:pPr>
        <w:rPr>
          <w:del w:id="933" w:author="Alexander Thomas Frase" w:date="2016-03-29T12:52:00Z"/>
        </w:rPr>
      </w:pPr>
    </w:p>
    <w:p w14:paraId="3B84CA5F" w14:textId="0E0866A2" w:rsidR="003B534B" w:rsidDel="008D523A" w:rsidRDefault="003B534B" w:rsidP="0027788A">
      <w:pPr>
        <w:rPr>
          <w:del w:id="934" w:author="Alexander Thomas Frase" w:date="2016-03-29T12:52:00Z"/>
        </w:rPr>
      </w:pPr>
    </w:p>
    <w:p w14:paraId="20EB132B" w14:textId="17D1010A" w:rsidR="0027788A" w:rsidRPr="003543D6" w:rsidRDefault="0027788A" w:rsidP="000C427C">
      <w:r>
        <w:t>--</w:t>
      </w:r>
      <w:r w:rsidRPr="00943DD1">
        <w:rPr>
          <w:b/>
          <w:i/>
        </w:rPr>
        <w:t>update</w:t>
      </w:r>
      <w:r w:rsidR="00BE7E72">
        <w:tab/>
      </w:r>
      <w:r w:rsidR="00BE7E72">
        <w:tab/>
      </w:r>
      <w:r w:rsidR="00BE7E72">
        <w:tab/>
        <w:t>Arguments: [source] […]</w:t>
      </w:r>
      <w:r w:rsidR="00BE7E72">
        <w:tab/>
      </w:r>
      <w:r w:rsidR="00BE7E72">
        <w:tab/>
        <w:t xml:space="preserve">Default: </w:t>
      </w:r>
      <w:r w:rsidR="00BE7E72">
        <w:rPr>
          <w:i/>
        </w:rPr>
        <w:t>all</w:t>
      </w:r>
    </w:p>
    <w:p w14:paraId="74E70C39" w14:textId="23A34696" w:rsidR="0027788A" w:rsidRDefault="001D0150" w:rsidP="0027788A">
      <w:pPr>
        <w:rPr>
          <w:ins w:id="935" w:author="Alexander Thomas Frase" w:date="2016-03-29T12:56:00Z"/>
        </w:rPr>
      </w:pPr>
      <w:r>
        <w:t xml:space="preserve">Instructs the build script to </w:t>
      </w:r>
      <w:r w:rsidR="006E7F94">
        <w:t>process the bulk data from the specified sources and update their representation in the knowledge database. If no sources are specified, all supported sources will be updated.</w:t>
      </w:r>
    </w:p>
    <w:p w14:paraId="2949DF75" w14:textId="77777777" w:rsidR="008D523A" w:rsidRDefault="008D523A" w:rsidP="0027788A"/>
    <w:p w14:paraId="369C422B" w14:textId="3F8407E0" w:rsidR="006E7F94" w:rsidDel="008D523A" w:rsidRDefault="006E7F94" w:rsidP="0027788A">
      <w:pPr>
        <w:rPr>
          <w:del w:id="936" w:author="Alexander Thomas Frase" w:date="2016-03-29T12:53:00Z"/>
        </w:rPr>
      </w:pPr>
    </w:p>
    <w:p w14:paraId="5C639E02" w14:textId="34254A9C" w:rsidR="0027788A" w:rsidRPr="003543D6" w:rsidRDefault="0027788A" w:rsidP="000C427C">
      <w:r>
        <w:t>--</w:t>
      </w:r>
      <w:r w:rsidRPr="00943DD1">
        <w:rPr>
          <w:b/>
          <w:i/>
        </w:rPr>
        <w:t>update-except</w:t>
      </w:r>
      <w:r w:rsidR="00BE7E72">
        <w:tab/>
      </w:r>
      <w:r w:rsidR="00BE7E72">
        <w:tab/>
        <w:t>Arguments: [source] […]</w:t>
      </w:r>
      <w:r w:rsidR="00BE7E72">
        <w:tab/>
      </w:r>
      <w:r w:rsidR="00BE7E72">
        <w:tab/>
        <w:t xml:space="preserve">Default: </w:t>
      </w:r>
      <w:r w:rsidR="00BE7E72">
        <w:rPr>
          <w:i/>
        </w:rPr>
        <w:t>none</w:t>
      </w:r>
    </w:p>
    <w:p w14:paraId="5ECCCFFB" w14:textId="274B1BD8" w:rsidR="0027788A" w:rsidRDefault="006E7F94" w:rsidP="0027788A">
      <w:r>
        <w:t>Similar to “</w:t>
      </w:r>
      <w:r>
        <w:noBreakHyphen/>
      </w:r>
      <w:r>
        <w:noBreakHyphen/>
        <w:t>update” but with the opposite meaning for the specified sources: all supported sources will be updated</w:t>
      </w:r>
      <w:r w:rsidRPr="00227CD1">
        <w:rPr>
          <w:b/>
        </w:rPr>
        <w:t xml:space="preserve"> except</w:t>
      </w:r>
      <w:r>
        <w:t xml:space="preserve"> for the ones specified. If no sources are specified, none are excluded, and all supported sources are updated.</w:t>
      </w:r>
    </w:p>
    <w:p w14:paraId="5079C323" w14:textId="77777777" w:rsidR="006E7F94" w:rsidRDefault="006E7F94" w:rsidP="0027788A"/>
    <w:p w14:paraId="5EAEB734" w14:textId="62278E85" w:rsidR="0027788A" w:rsidRPr="003543D6" w:rsidRDefault="0027788A" w:rsidP="000C427C">
      <w:r>
        <w:t>--</w:t>
      </w:r>
      <w:r w:rsidRPr="00943DD1">
        <w:rPr>
          <w:b/>
          <w:i/>
        </w:rPr>
        <w:t>option</w:t>
      </w:r>
      <w:r w:rsidR="00BE7E72">
        <w:tab/>
      </w:r>
      <w:r w:rsidR="00BE7E72">
        <w:tab/>
      </w:r>
      <w:r w:rsidR="00BE7E72">
        <w:tab/>
        <w:t>Arguments: &lt;source&gt; &lt;options&gt;</w:t>
      </w:r>
      <w:r w:rsidR="00BE7E72">
        <w:tab/>
        <w:t xml:space="preserve">Default: </w:t>
      </w:r>
      <w:r w:rsidR="00BE7E72">
        <w:rPr>
          <w:i/>
        </w:rPr>
        <w:t>none</w:t>
      </w:r>
    </w:p>
    <w:p w14:paraId="573D9647" w14:textId="7D603C25" w:rsidR="00A86A64" w:rsidRDefault="00A86A64" w:rsidP="0027788A">
      <w:r>
        <w:t xml:space="preserve">Passes additional options to the specified source loader module. </w:t>
      </w:r>
      <w:r w:rsidR="00840D00">
        <w:t xml:space="preserve">The options string must be of the form “option1=value,option2=value” for any number of options and values. </w:t>
      </w:r>
      <w:r>
        <w:t>Supported options and values for each source can be shown with “</w:t>
      </w:r>
      <w:r>
        <w:noBreakHyphen/>
      </w:r>
      <w:r>
        <w:noBreakHyphen/>
        <w:t>list-sources”.</w:t>
      </w:r>
    </w:p>
    <w:p w14:paraId="54E5C513" w14:textId="77777777" w:rsidR="007B750D" w:rsidRDefault="007B750D" w:rsidP="007B750D">
      <w:pPr>
        <w:rPr>
          <w:ins w:id="937" w:author="Alexander Thomas Frase" w:date="2016-03-15T11:17:00Z"/>
        </w:rPr>
      </w:pPr>
    </w:p>
    <w:p w14:paraId="0DC64BD6" w14:textId="170DEAAB" w:rsidR="007B750D" w:rsidRPr="003543D6" w:rsidRDefault="007B750D" w:rsidP="007B750D">
      <w:pPr>
        <w:rPr>
          <w:ins w:id="938" w:author="Alexander Thomas Frase" w:date="2016-03-15T11:17:00Z"/>
        </w:rPr>
      </w:pPr>
      <w:ins w:id="939" w:author="Alexander Thomas Frase" w:date="2016-03-15T11:17:00Z">
        <w:r>
          <w:t>--</w:t>
        </w:r>
        <w:r>
          <w:rPr>
            <w:b/>
            <w:i/>
          </w:rPr>
          <w:t>force-update</w:t>
        </w:r>
        <w:r>
          <w:tab/>
        </w:r>
        <w:r>
          <w:tab/>
          <w:t xml:space="preserve">Argument: </w:t>
        </w:r>
        <w:r>
          <w:rPr>
            <w:i/>
          </w:rPr>
          <w:t>none</w:t>
        </w:r>
      </w:ins>
    </w:p>
    <w:p w14:paraId="0B5813BB" w14:textId="2DBDD958" w:rsidR="007B750D" w:rsidRDefault="007B750D" w:rsidP="007B750D">
      <w:pPr>
        <w:rPr>
          <w:ins w:id="940" w:author="Alexander Thomas Frase" w:date="2016-03-15T11:17:00Z"/>
        </w:rPr>
      </w:pPr>
      <w:ins w:id="941" w:author="Alexander Thomas Frase" w:date="2016-03-15T11:17:00Z">
        <w:r>
          <w:t xml:space="preserve">The build script will normally only update </w:t>
        </w:r>
      </w:ins>
      <w:ins w:id="942" w:author="Alexander Thomas Frase" w:date="2016-03-15T11:18:00Z">
        <w:r>
          <w:t xml:space="preserve">from a </w:t>
        </w:r>
      </w:ins>
      <w:ins w:id="943" w:author="Alexander Thomas Frase" w:date="2016-03-15T11:17:00Z">
        <w:r>
          <w:t xml:space="preserve">sources </w:t>
        </w:r>
      </w:ins>
      <w:ins w:id="944" w:author="Alexander Thomas Frase" w:date="2016-03-15T11:18:00Z">
        <w:r>
          <w:t>if</w:t>
        </w:r>
      </w:ins>
      <w:ins w:id="945" w:author="Alexander Thomas Frase" w:date="2016-03-15T11:17:00Z">
        <w:r>
          <w:t xml:space="preserve"> it detects that </w:t>
        </w:r>
      </w:ins>
      <w:ins w:id="946" w:author="Alexander Thomas Frase" w:date="2016-03-15T11:18:00Z">
        <w:r>
          <w:t>an update is necessary, either because new data files have been downloaded from the source or because the source’s loader module code has been updated. With this option, the build script will update all specified sources, even if it believes no update is necessary.</w:t>
        </w:r>
      </w:ins>
    </w:p>
    <w:p w14:paraId="5390CADC" w14:textId="77777777" w:rsidR="00A86A64" w:rsidRDefault="00A86A64" w:rsidP="000C427C"/>
    <w:p w14:paraId="60460F39" w14:textId="12B9BBC6" w:rsidR="0027788A" w:rsidRPr="003543D6" w:rsidRDefault="0027788A" w:rsidP="000C427C">
      <w:r>
        <w:t>--</w:t>
      </w:r>
      <w:r w:rsidRPr="00943DD1">
        <w:rPr>
          <w:b/>
          <w:i/>
        </w:rPr>
        <w:t>finalize</w:t>
      </w:r>
      <w:r w:rsidR="00BE7E72">
        <w:tab/>
      </w:r>
      <w:r w:rsidR="00BE7E72">
        <w:tab/>
      </w:r>
      <w:r w:rsidR="00BE7E72">
        <w:tab/>
        <w:t xml:space="preserve">Argument: </w:t>
      </w:r>
      <w:r w:rsidR="00BE7E72">
        <w:rPr>
          <w:i/>
        </w:rPr>
        <w:t>none</w:t>
      </w:r>
    </w:p>
    <w:p w14:paraId="0FDF2C25" w14:textId="26C84999" w:rsidR="0027788A" w:rsidRDefault="00840D00" w:rsidP="0027788A">
      <w:r>
        <w:t>Causes the build script to discard all intermediate data and optimize the knowledge database (after performing an “</w:t>
      </w:r>
      <w:r>
        <w:noBreakHyphen/>
      </w:r>
      <w:r>
        <w:noBreakHyphen/>
        <w:t>update”, if any). This reduces the knowledge database file size and greatly improves its performance, however it will no longer be possible to update the file with any new source data.</w:t>
      </w:r>
    </w:p>
    <w:p w14:paraId="3E988134" w14:textId="77777777" w:rsidR="007B750D" w:rsidRDefault="007B750D" w:rsidP="007B750D">
      <w:pPr>
        <w:rPr>
          <w:ins w:id="947" w:author="Alexander Thomas Frase" w:date="2016-03-15T11:18:00Z"/>
        </w:rPr>
      </w:pPr>
    </w:p>
    <w:p w14:paraId="7BA17CC8" w14:textId="71CCCEE1" w:rsidR="007B750D" w:rsidRPr="003543D6" w:rsidRDefault="007B750D" w:rsidP="007B750D">
      <w:pPr>
        <w:rPr>
          <w:ins w:id="948" w:author="Alexander Thomas Frase" w:date="2016-03-15T11:18:00Z"/>
        </w:rPr>
      </w:pPr>
      <w:ins w:id="949" w:author="Alexander Thomas Frase" w:date="2016-03-15T11:18:00Z">
        <w:r>
          <w:t>--</w:t>
        </w:r>
        <w:r>
          <w:rPr>
            <w:b/>
            <w:i/>
          </w:rPr>
          <w:t>no-optimize</w:t>
        </w:r>
        <w:r>
          <w:tab/>
        </w:r>
        <w:r>
          <w:tab/>
        </w:r>
        <w:r>
          <w:tab/>
          <w:t xml:space="preserve">Argument: </w:t>
        </w:r>
        <w:r>
          <w:rPr>
            <w:i/>
          </w:rPr>
          <w:t>none</w:t>
        </w:r>
      </w:ins>
    </w:p>
    <w:p w14:paraId="27C82AEB" w14:textId="702813EF" w:rsidR="007B750D" w:rsidRDefault="007B750D" w:rsidP="007B750D">
      <w:pPr>
        <w:rPr>
          <w:ins w:id="950" w:author="Alexander Thomas Frase" w:date="2016-03-15T11:18:00Z"/>
        </w:rPr>
      </w:pPr>
      <w:ins w:id="951" w:author="Alexander Thomas Frase" w:date="2016-03-15T11:19:00Z">
        <w:r>
          <w:t>Instructs</w:t>
        </w:r>
      </w:ins>
      <w:ins w:id="952" w:author="Alexander Thomas Frase" w:date="2016-03-15T11:18:00Z">
        <w:r>
          <w:t xml:space="preserve"> the build script to </w:t>
        </w:r>
      </w:ins>
      <w:ins w:id="953" w:author="Alexander Thomas Frase" w:date="2016-03-15T11:19:00Z">
        <w:r>
          <w:t>skip the database optimization and compacting step</w:t>
        </w:r>
        <w:r w:rsidR="00806800">
          <w:t xml:space="preserve"> that it normally performs after completing all source updates. This may be useful if you know you will be updating additional sources later, since the optimization can take some time and will have to be done again anyway after the next update.</w:t>
        </w:r>
      </w:ins>
    </w:p>
    <w:p w14:paraId="32BF70A5" w14:textId="77777777" w:rsidR="00840D00" w:rsidRDefault="00840D00" w:rsidP="0027788A"/>
    <w:p w14:paraId="22ED43D7" w14:textId="3D8DAC9E" w:rsidR="0027788A" w:rsidRPr="003543D6" w:rsidRDefault="0027788A" w:rsidP="000C427C">
      <w:r>
        <w:t>--</w:t>
      </w:r>
      <w:r w:rsidRPr="00943DD1">
        <w:rPr>
          <w:b/>
          <w:i/>
        </w:rPr>
        <w:t>verbose</w:t>
      </w:r>
      <w:r w:rsidR="00BE7E72">
        <w:tab/>
      </w:r>
      <w:r w:rsidR="00BE7E72">
        <w:tab/>
      </w:r>
      <w:r w:rsidR="00BE7E72">
        <w:tab/>
        <w:t xml:space="preserve">Argument: </w:t>
      </w:r>
      <w:r w:rsidR="00BE7E72">
        <w:rPr>
          <w:i/>
        </w:rPr>
        <w:t>none</w:t>
      </w:r>
    </w:p>
    <w:p w14:paraId="7FAD51FE" w14:textId="4C91A465" w:rsidR="0027788A" w:rsidRDefault="000471CB" w:rsidP="0027788A">
      <w:r>
        <w:t>Prints additional informational messages to the screen</w:t>
      </w:r>
      <w:ins w:id="954" w:author="Alexander Thomas Frase" w:date="2016-03-15T11:20:00Z">
        <w:r w:rsidR="00806800">
          <w:t>; this is the default setting.</w:t>
        </w:r>
      </w:ins>
      <w:del w:id="955" w:author="Alexander Thomas Frase" w:date="2016-03-15T11:20:00Z">
        <w:r w:rsidDel="00806800">
          <w:delText>.</w:delText>
        </w:r>
      </w:del>
    </w:p>
    <w:p w14:paraId="0D22D55F" w14:textId="77777777" w:rsidR="00806800" w:rsidRDefault="00806800" w:rsidP="00806800">
      <w:pPr>
        <w:rPr>
          <w:ins w:id="956" w:author="Alexander Thomas Frase" w:date="2016-03-15T11:20:00Z"/>
        </w:rPr>
      </w:pPr>
    </w:p>
    <w:p w14:paraId="0C604B5F" w14:textId="608D1F92" w:rsidR="00806800" w:rsidRPr="003543D6" w:rsidRDefault="00806800" w:rsidP="00806800">
      <w:pPr>
        <w:rPr>
          <w:ins w:id="957" w:author="Alexander Thomas Frase" w:date="2016-03-15T11:20:00Z"/>
        </w:rPr>
      </w:pPr>
      <w:ins w:id="958" w:author="Alexander Thomas Frase" w:date="2016-03-15T11:20:00Z">
        <w:r>
          <w:t>--</w:t>
        </w:r>
        <w:r>
          <w:rPr>
            <w:b/>
            <w:i/>
          </w:rPr>
          <w:t>quiet</w:t>
        </w:r>
        <w:r>
          <w:tab/>
        </w:r>
        <w:r>
          <w:tab/>
        </w:r>
        <w:r>
          <w:tab/>
        </w:r>
        <w:r>
          <w:tab/>
          <w:t xml:space="preserve">Argument: </w:t>
        </w:r>
        <w:r>
          <w:rPr>
            <w:i/>
          </w:rPr>
          <w:t>none</w:t>
        </w:r>
      </w:ins>
    </w:p>
    <w:p w14:paraId="65383548" w14:textId="7576308D" w:rsidR="00806800" w:rsidRDefault="00806800" w:rsidP="00806800">
      <w:pPr>
        <w:rPr>
          <w:ins w:id="959" w:author="Alexander Thomas Frase" w:date="2016-03-15T11:20:00Z"/>
        </w:rPr>
      </w:pPr>
      <w:ins w:id="960" w:author="Alexander Thomas Frase" w:date="2016-03-15T11:20:00Z">
        <w:r>
          <w:t>Suppresses additional informational messages; the opposite of verbose.</w:t>
        </w:r>
      </w:ins>
    </w:p>
    <w:p w14:paraId="3CC55155" w14:textId="77777777" w:rsidR="000471CB" w:rsidRDefault="000471CB" w:rsidP="0027788A"/>
    <w:p w14:paraId="3B11090A" w14:textId="5EE75E0B" w:rsidR="0027788A" w:rsidRPr="003543D6" w:rsidRDefault="0027788A" w:rsidP="000C427C">
      <w:r>
        <w:t>--</w:t>
      </w:r>
      <w:r w:rsidRPr="00943DD1">
        <w:rPr>
          <w:b/>
          <w:i/>
        </w:rPr>
        <w:t>test-data</w:t>
      </w:r>
      <w:r w:rsidR="00BE7E72">
        <w:tab/>
      </w:r>
      <w:r w:rsidR="00BE7E72">
        <w:tab/>
      </w:r>
      <w:r w:rsidR="00BE7E72">
        <w:tab/>
        <w:t xml:space="preserve">Argument: </w:t>
      </w:r>
      <w:r w:rsidR="00BE7E72">
        <w:rPr>
          <w:i/>
        </w:rPr>
        <w:t>none</w:t>
      </w:r>
    </w:p>
    <w:p w14:paraId="372F7336" w14:textId="0EDC59E7" w:rsidR="0027788A" w:rsidRPr="0067707E" w:rsidRDefault="000471CB" w:rsidP="0027788A">
      <w:r>
        <w:t xml:space="preserve">Switches the build script into test mode, in which it uses an alternate set of source loader modules. These sources do not contain actual biological knowledge; instead, they </w:t>
      </w:r>
      <w:r w:rsidR="00106F29">
        <w:t>specify</w:t>
      </w:r>
      <w:r>
        <w:t xml:space="preserve"> a minimal simulated set of </w:t>
      </w:r>
      <w:r>
        <w:lastRenderedPageBreak/>
        <w:t>knowledge which can be easily visualized and used to test and understand the functionality of LOKI and Biofilter. Knowledge database files created in test mode cannot be updated in the standard mode, and vice versa.</w:t>
      </w:r>
      <w:r w:rsidR="0067707E">
        <w:t xml:space="preserve"> Refer to the </w:t>
      </w:r>
      <w:r w:rsidR="0067707E">
        <w:rPr>
          <w:b/>
        </w:rPr>
        <w:t>Example Knowledge</w:t>
      </w:r>
      <w:r w:rsidR="0067707E">
        <w:t xml:space="preserve"> section for more information.</w:t>
      </w:r>
    </w:p>
    <w:p w14:paraId="0EAAEE0F" w14:textId="71B1DF13" w:rsidR="0030749A" w:rsidRDefault="00AA2B1A" w:rsidP="007138BD">
      <w:pPr>
        <w:pStyle w:val="Heading2"/>
      </w:pPr>
      <w:bookmarkStart w:id="961" w:name="_Toc447021389"/>
      <w:r>
        <w:t xml:space="preserve">Updating &amp; </w:t>
      </w:r>
      <w:r w:rsidR="0030749A">
        <w:t xml:space="preserve">Archiving </w:t>
      </w:r>
      <w:r>
        <w:t>Prior Knowledge</w:t>
      </w:r>
      <w:bookmarkEnd w:id="961"/>
    </w:p>
    <w:p w14:paraId="4E7B7477" w14:textId="77777777" w:rsidR="0030749A" w:rsidRDefault="0030749A" w:rsidP="0030749A"/>
    <w:p w14:paraId="6CD394D0" w14:textId="6E7E95F7" w:rsidR="002F01DE" w:rsidRDefault="0030749A" w:rsidP="0030749A">
      <w:r>
        <w:t xml:space="preserve">It is important to note that the </w:t>
      </w:r>
      <w:r w:rsidR="000F6212">
        <w:t xml:space="preserve">various </w:t>
      </w:r>
      <w:r>
        <w:t>data sources</w:t>
      </w:r>
      <w:r w:rsidR="00A70B69">
        <w:t xml:space="preserve"> integrated </w:t>
      </w:r>
      <w:r w:rsidR="000F6212">
        <w:t xml:space="preserve">into </w:t>
      </w:r>
      <w:r>
        <w:t>LOKI</w:t>
      </w:r>
      <w:r w:rsidR="000F6212">
        <w:t xml:space="preserve"> can publish updated data at any time, according to their own schedules. This new data will not be available to Biofilter until the LOKI prior knowledge database is </w:t>
      </w:r>
      <w:r w:rsidR="00914440">
        <w:t xml:space="preserve">updated or </w:t>
      </w:r>
      <w:r w:rsidR="000F6212">
        <w:t>regenerated</w:t>
      </w:r>
      <w:r>
        <w:t xml:space="preserve">.  We recommend </w:t>
      </w:r>
      <w:r w:rsidR="000F6212">
        <w:t xml:space="preserve">that </w:t>
      </w:r>
      <w:r>
        <w:t xml:space="preserve">users become familiar with </w:t>
      </w:r>
      <w:r w:rsidR="00A70B69">
        <w:t xml:space="preserve">how often </w:t>
      </w:r>
      <w:r>
        <w:t xml:space="preserve">the data sources </w:t>
      </w:r>
      <w:r w:rsidR="00A70B69">
        <w:t>are updated</w:t>
      </w:r>
      <w:r w:rsidR="000F6212">
        <w:t xml:space="preserve"> and plan to update LOKI accordingly, preferably</w:t>
      </w:r>
      <w:r>
        <w:t xml:space="preserve"> at least </w:t>
      </w:r>
      <w:r w:rsidR="00A70B69">
        <w:t xml:space="preserve">once every </w:t>
      </w:r>
      <w:r>
        <w:t>few months.</w:t>
      </w:r>
    </w:p>
    <w:p w14:paraId="189F5F1C" w14:textId="77777777" w:rsidR="002F01DE" w:rsidRDefault="002F01DE" w:rsidP="0030749A"/>
    <w:p w14:paraId="711FE3E7" w14:textId="4EED5F29" w:rsidR="004B3D16" w:rsidRDefault="00A70B69" w:rsidP="004B3D16">
      <w:r>
        <w:t>If a given set of analyses need to be repeatable</w:t>
      </w:r>
      <w:r w:rsidR="0030319D">
        <w:t xml:space="preserve"> or verifiable</w:t>
      </w:r>
      <w:r>
        <w:t xml:space="preserve">, such as </w:t>
      </w:r>
      <w:r w:rsidR="0030319D">
        <w:t xml:space="preserve">those </w:t>
      </w:r>
      <w:r>
        <w:t xml:space="preserve">published in a manuscript, we recommend storing an archived version of </w:t>
      </w:r>
      <w:r w:rsidR="0030319D">
        <w:t xml:space="preserve">the </w:t>
      </w:r>
      <w:r>
        <w:t xml:space="preserve">LOKI </w:t>
      </w:r>
      <w:r w:rsidR="0030319D">
        <w:t xml:space="preserve">knowledge database </w:t>
      </w:r>
      <w:r>
        <w:t xml:space="preserve">from the time of the analyses. </w:t>
      </w:r>
      <w:r w:rsidR="0030319D">
        <w:t xml:space="preserve">These archived versions of the database can then be used to repeat or augment an analysis based on exactly the same prior knowledge, </w:t>
      </w:r>
      <w:r>
        <w:t xml:space="preserve">regardless of </w:t>
      </w:r>
      <w:r w:rsidR="0030319D">
        <w:t xml:space="preserve">any </w:t>
      </w:r>
      <w:r>
        <w:t xml:space="preserve">updates that </w:t>
      </w:r>
      <w:r w:rsidR="0030319D">
        <w:t xml:space="preserve">may </w:t>
      </w:r>
      <w:r>
        <w:t>have occurred in various data sources after</w:t>
      </w:r>
      <w:r w:rsidR="0030319D">
        <w:t>wards</w:t>
      </w:r>
      <w:r>
        <w:t xml:space="preserve">. </w:t>
      </w:r>
      <w:r w:rsidR="00582DD4">
        <w:t>For this purpose i</w:t>
      </w:r>
      <w:r w:rsidR="0030319D">
        <w:t xml:space="preserve">t may be useful to include the date in the filename of </w:t>
      </w:r>
      <w:r>
        <w:t>each new</w:t>
      </w:r>
      <w:r w:rsidR="0030319D">
        <w:t>ly</w:t>
      </w:r>
      <w:r>
        <w:t xml:space="preserve"> compiled version of LOKI</w:t>
      </w:r>
      <w:r w:rsidR="0030319D">
        <w:t xml:space="preserve"> in order</w:t>
      </w:r>
      <w:r>
        <w:t xml:space="preserve"> to carefully distinguish between older versions.</w:t>
      </w:r>
    </w:p>
    <w:p w14:paraId="6F77133F" w14:textId="5EA4342B" w:rsidR="004B3D16" w:rsidRPr="003F6458" w:rsidRDefault="004B3D16" w:rsidP="00951A5D">
      <w:pPr>
        <w:pStyle w:val="Heading2"/>
      </w:pPr>
      <w:bookmarkStart w:id="962" w:name="_Toc447021390"/>
      <w:r w:rsidRPr="003F6458">
        <w:t xml:space="preserve">LD </w:t>
      </w:r>
      <w:r w:rsidR="000D051E">
        <w:t>Profiles</w:t>
      </w:r>
      <w:bookmarkEnd w:id="962"/>
    </w:p>
    <w:p w14:paraId="462A3B51" w14:textId="77777777" w:rsidR="004B3D16" w:rsidRPr="003F6458" w:rsidRDefault="004B3D16" w:rsidP="004B3D16"/>
    <w:p w14:paraId="0ED62570" w14:textId="0F48D646" w:rsidR="000D051E" w:rsidRDefault="000D051E" w:rsidP="00DE161C">
      <w:r>
        <w:t xml:space="preserve">Biofilter and LOKI allow for gene regions to be </w:t>
      </w:r>
      <w:r w:rsidR="00BF423E">
        <w:t xml:space="preserve">adjusted </w:t>
      </w:r>
      <w:r w:rsidR="006B1F4E">
        <w:t xml:space="preserve">by </w:t>
      </w:r>
      <w:r w:rsidR="00BF423E">
        <w:t xml:space="preserve">the </w:t>
      </w:r>
      <w:r>
        <w:t xml:space="preserve">linkage disequilibrium (LD) patterns in a given population. </w:t>
      </w:r>
      <w:r w:rsidR="006B1F4E">
        <w:t>When</w:t>
      </w:r>
      <w:r>
        <w:t xml:space="preserve"> comparing a known gene region to any other region or position (such as</w:t>
      </w:r>
      <w:r w:rsidR="006B1F4E">
        <w:t xml:space="preserve"> CNVs or SNPs), areas in high LD with a</w:t>
      </w:r>
      <w:r>
        <w:t xml:space="preserve"> gene can be considered part of the gene, even if </w:t>
      </w:r>
      <w:r w:rsidR="006B1F4E">
        <w:t>the region</w:t>
      </w:r>
      <w:r>
        <w:t xml:space="preserve"> lie</w:t>
      </w:r>
      <w:r w:rsidR="006B1F4E">
        <w:t>s</w:t>
      </w:r>
      <w:r>
        <w:t xml:space="preserve"> outside of the gene’s canonical boundaries.</w:t>
      </w:r>
    </w:p>
    <w:p w14:paraId="2F9C9652" w14:textId="77777777" w:rsidR="000D051E" w:rsidRDefault="000D051E" w:rsidP="00DE161C"/>
    <w:p w14:paraId="1F729737" w14:textId="7587EAD0" w:rsidR="00AB46EF" w:rsidRPr="00563B26" w:rsidDel="00523804" w:rsidRDefault="000D051E" w:rsidP="00DE161C">
      <w:pPr>
        <w:rPr>
          <w:del w:id="963" w:author="Alexander Thomas Frase" w:date="2016-03-15T11:26:00Z"/>
        </w:rPr>
      </w:pPr>
      <w:r>
        <w:t>LD profiles can be generated using LD Spline, a separate software tool bundled with Biofilter.</w:t>
      </w:r>
      <w:r w:rsidR="00AB46EF">
        <w:t xml:space="preserve"> For more information about LD Spline, </w:t>
      </w:r>
      <w:r w:rsidR="003F6458" w:rsidRPr="003F6458">
        <w:t xml:space="preserve">please visit the </w:t>
      </w:r>
      <w:r w:rsidR="00725347">
        <w:fldChar w:fldCharType="begin"/>
      </w:r>
      <w:r w:rsidR="00725347">
        <w:instrText xml:space="preserve"> HYPERLINK "http://www.ritchielab.psu.edu" </w:instrText>
      </w:r>
      <w:r w:rsidR="00725347">
        <w:fldChar w:fldCharType="separate"/>
      </w:r>
      <w:r w:rsidR="003F6458" w:rsidRPr="003F6458">
        <w:rPr>
          <w:rStyle w:val="Hyperlink"/>
          <w:i/>
        </w:rPr>
        <w:t>www.ritchielab.psu.edu</w:t>
      </w:r>
      <w:r w:rsidR="00725347">
        <w:rPr>
          <w:rStyle w:val="Hyperlink"/>
          <w:i/>
        </w:rPr>
        <w:fldChar w:fldCharType="end"/>
      </w:r>
      <w:r w:rsidR="003F6458" w:rsidRPr="00A76B9A">
        <w:t xml:space="preserve"> website</w:t>
      </w:r>
      <w:r w:rsidR="00DE161C">
        <w:t xml:space="preserve">; for details on </w:t>
      </w:r>
      <w:r>
        <w:t>generating and using LD profiles</w:t>
      </w:r>
      <w:r w:rsidR="00DE161C">
        <w:t xml:space="preserve">, see </w:t>
      </w:r>
      <w:r w:rsidR="00DE161C" w:rsidRPr="00943DD1">
        <w:rPr>
          <w:b/>
        </w:rPr>
        <w:t xml:space="preserve">Appendix </w:t>
      </w:r>
      <w:r w:rsidR="00AA4A82">
        <w:rPr>
          <w:b/>
        </w:rPr>
        <w:t>2</w:t>
      </w:r>
      <w:r w:rsidR="00DE161C">
        <w:t>.</w:t>
      </w:r>
    </w:p>
    <w:p w14:paraId="499A54BB" w14:textId="39215AD0" w:rsidR="008D523A" w:rsidRDefault="00FA5BA5">
      <w:pPr>
        <w:rPr>
          <w:ins w:id="964" w:author="Alexander Thomas Frase" w:date="2016-03-29T12:52:00Z"/>
        </w:rPr>
        <w:pPrChange w:id="965" w:author="Alexander Thomas Frase" w:date="2016-03-15T11:26:00Z">
          <w:pPr>
            <w:widowControl/>
            <w:suppressAutoHyphens w:val="0"/>
          </w:pPr>
        </w:pPrChange>
      </w:pPr>
      <w:bookmarkStart w:id="966" w:name="_Toc208459930"/>
      <w:bookmarkStart w:id="967" w:name="_Toc208460023"/>
      <w:bookmarkStart w:id="968" w:name="_Toc208460054"/>
      <w:del w:id="969" w:author="Alexander Thomas Frase" w:date="2016-03-15T11:26:00Z">
        <w:r w:rsidDel="00523804">
          <w:br w:type="page"/>
        </w:r>
      </w:del>
    </w:p>
    <w:p w14:paraId="5B547D80" w14:textId="3710DEB4" w:rsidR="008D523A" w:rsidRDefault="008D523A">
      <w:pPr>
        <w:widowControl/>
        <w:suppressAutoHyphens w:val="0"/>
        <w:rPr>
          <w:ins w:id="970" w:author="Alexander Thomas Frase" w:date="2016-03-29T12:52:00Z"/>
        </w:rPr>
      </w:pPr>
      <w:ins w:id="971" w:author="Alexander Thomas Frase" w:date="2016-03-29T12:52:00Z">
        <w:r>
          <w:lastRenderedPageBreak/>
          <w:br w:type="page"/>
        </w:r>
      </w:ins>
    </w:p>
    <w:p w14:paraId="1D3C6514" w14:textId="1833049A" w:rsidR="008D523A" w:rsidRPr="008D523A" w:rsidDel="008D523A" w:rsidRDefault="008D523A">
      <w:pPr>
        <w:rPr>
          <w:del w:id="972" w:author="Alexander Thomas Frase" w:date="2016-03-29T12:52:00Z"/>
          <w:rPrChange w:id="973" w:author="Alexander Thomas Frase" w:date="2016-03-29T12:52:00Z">
            <w:rPr>
              <w:del w:id="974" w:author="Alexander Thomas Frase" w:date="2016-03-29T12:52:00Z"/>
              <w:b/>
              <w:bCs/>
              <w:sz w:val="40"/>
              <w:szCs w:val="48"/>
            </w:rPr>
          </w:rPrChange>
        </w:rPr>
        <w:pPrChange w:id="975" w:author="Alexander Thomas Frase" w:date="2016-03-15T11:26:00Z">
          <w:pPr>
            <w:widowControl/>
            <w:suppressAutoHyphens w:val="0"/>
          </w:pPr>
        </w:pPrChange>
      </w:pPr>
    </w:p>
    <w:p w14:paraId="487BA00E" w14:textId="2B48317E" w:rsidR="00732363" w:rsidRDefault="00732363" w:rsidP="00943DD1">
      <w:pPr>
        <w:pStyle w:val="Heading1"/>
      </w:pPr>
      <w:bookmarkStart w:id="976" w:name="_Toc447021391"/>
      <w:r>
        <w:t>Using Biofilter</w:t>
      </w:r>
      <w:bookmarkEnd w:id="976"/>
    </w:p>
    <w:p w14:paraId="6BB071D9" w14:textId="77777777" w:rsidR="009F3065" w:rsidRDefault="009F3065" w:rsidP="00732363">
      <w:bookmarkStart w:id="977" w:name="_GoBack"/>
      <w:bookmarkEnd w:id="977"/>
    </w:p>
    <w:p w14:paraId="5A78D3CE" w14:textId="472D101C" w:rsidR="00732363" w:rsidRPr="006A6A57" w:rsidRDefault="00732363" w:rsidP="00732363">
      <w:r>
        <w:t xml:space="preserve">Biofilter can be run from a command-line terminal by executing “biofilter.py” (or “python biofilter.py”) and specifying the desired inputs, outputs and other optional settings. All options can either be </w:t>
      </w:r>
      <w:r w:rsidR="00DD66B2">
        <w:t>provided</w:t>
      </w:r>
      <w:r>
        <w:t xml:space="preserve"> directly on the comman</w:t>
      </w:r>
      <w:r w:rsidR="00DD66B2">
        <w:t xml:space="preserve">d line (such as “biofilter.py </w:t>
      </w:r>
      <w:r w:rsidR="00DD66B2">
        <w:noBreakHyphen/>
      </w:r>
      <w:r w:rsidR="00DD66B2">
        <w:noBreakHyphen/>
        <w:t>option</w:t>
      </w:r>
      <w:r w:rsidR="00DD66B2">
        <w:noBreakHyphen/>
      </w:r>
      <w:r>
        <w:t>name”) or placed in one or more configuration files whose filenames are then provided on the command line (such as “biofilter.py analysis.config”). The former approach may be more convenient for setting up the necessary options to achieve the desired analysis, but the latter approach is recommended for any final runs, since the configuration file then serves as a record of exactly what was done. Any number of configuration files may be used, with options from later files overriding those from earlier files. Options on the command line override those from any configuration file.</w:t>
      </w:r>
    </w:p>
    <w:p w14:paraId="686262F8" w14:textId="77777777" w:rsidR="00732363" w:rsidRDefault="00732363" w:rsidP="00732363"/>
    <w:p w14:paraId="217BBBD5" w14:textId="182C7397" w:rsidR="00732363" w:rsidDel="00523804" w:rsidRDefault="00732363" w:rsidP="00732363">
      <w:pPr>
        <w:rPr>
          <w:del w:id="978" w:author="Alexander Thomas Frase" w:date="2016-03-15T11:26:00Z"/>
        </w:rPr>
      </w:pPr>
      <w:r>
        <w:t>The available options are the same no matter where they appear, but are formatted differently. Options on the command line are lower-case, start with two dashes and may contain single dashes to separate words (such as “</w:t>
      </w:r>
      <w:r w:rsidR="00DD66B2">
        <w:noBreakHyphen/>
      </w:r>
      <w:r w:rsidR="00DD66B2">
        <w:noBreakHyphen/>
      </w:r>
      <w:r>
        <w:t>s</w:t>
      </w:r>
      <w:r w:rsidR="00DD66B2">
        <w:t>np</w:t>
      </w:r>
      <w:r w:rsidR="00DD66B2">
        <w:noBreakHyphen/>
      </w:r>
      <w:r>
        <w:t xml:space="preserve">file”), while in a configuration file the same option would be in upper-case, contain no dashes and instead use underscores to separate words (i.e. “SNP_FILE”). Many </w:t>
      </w:r>
      <w:r w:rsidR="003920C1">
        <w:t xml:space="preserve">command line </w:t>
      </w:r>
      <w:r>
        <w:t xml:space="preserve">options also have alternative shorthand versions of </w:t>
      </w:r>
      <w:r w:rsidR="00DD66B2">
        <w:t>one or a few letters, such as “</w:t>
      </w:r>
      <w:r w:rsidR="00DD66B2">
        <w:noBreakHyphen/>
      </w:r>
      <w:r>
        <w:t>s” f</w:t>
      </w:r>
      <w:r w:rsidR="00DD66B2">
        <w:t>or “</w:t>
      </w:r>
      <w:r w:rsidR="00DD66B2">
        <w:noBreakHyphen/>
      </w:r>
      <w:r w:rsidR="00DD66B2">
        <w:noBreakHyphen/>
        <w:t>snp</w:t>
      </w:r>
      <w:r w:rsidR="00DD66B2">
        <w:noBreakHyphen/>
        <w:t xml:space="preserve">file” </w:t>
      </w:r>
      <w:r w:rsidR="003920C1">
        <w:t>and</w:t>
      </w:r>
      <w:r w:rsidR="00DD66B2">
        <w:t xml:space="preserve"> “</w:t>
      </w:r>
      <w:r w:rsidR="00DD66B2">
        <w:noBreakHyphen/>
      </w:r>
      <w:r w:rsidR="00DD66B2">
        <w:noBreakHyphen/>
        <w:t>aag” for “</w:t>
      </w:r>
      <w:r w:rsidR="00DD66B2">
        <w:noBreakHyphen/>
      </w:r>
      <w:r w:rsidR="00DD66B2">
        <w:noBreakHyphen/>
      </w:r>
      <w:r>
        <w:t>allow</w:t>
      </w:r>
      <w:r w:rsidR="00DD66B2">
        <w:noBreakHyphen/>
      </w:r>
      <w:r>
        <w:t>ambiguous</w:t>
      </w:r>
      <w:r w:rsidR="00DD66B2">
        <w:noBreakHyphen/>
      </w:r>
      <w:r>
        <w:t>genes”.</w:t>
      </w:r>
    </w:p>
    <w:p w14:paraId="28302397" w14:textId="77777777" w:rsidR="00523804" w:rsidRDefault="00523804" w:rsidP="00732363">
      <w:pPr>
        <w:rPr>
          <w:ins w:id="979" w:author="Alexander Thomas Frase" w:date="2016-03-15T11:26:00Z"/>
        </w:rPr>
      </w:pPr>
    </w:p>
    <w:p w14:paraId="22E197E6" w14:textId="77777777" w:rsidR="00732363" w:rsidRDefault="00732363" w:rsidP="00732363"/>
    <w:p w14:paraId="438D0AE7" w14:textId="5195D30D" w:rsidR="00732363" w:rsidRDefault="003920C1" w:rsidP="00732363">
      <w:r>
        <w:t>A</w:t>
      </w:r>
      <w:r w:rsidR="00732363">
        <w:t xml:space="preserve">ll options are </w:t>
      </w:r>
      <w:r>
        <w:t>listed</w:t>
      </w:r>
      <w:r w:rsidR="00732363">
        <w:t xml:space="preserve"> here in both their command line and configuration file forms. If an option allows or requires any further arguments, they are </w:t>
      </w:r>
      <w:r>
        <w:t xml:space="preserve">also </w:t>
      </w:r>
      <w:r w:rsidR="00732363">
        <w:t xml:space="preserve">noted </w:t>
      </w:r>
      <w:r>
        <w:t>along with their default values, if any. A</w:t>
      </w:r>
      <w:r w:rsidR="00732363">
        <w:t>rguments which are required are enclosed in &lt;angle brackets&gt;, while arguments which are optional are enclosed in [square brackets].</w:t>
      </w:r>
    </w:p>
    <w:p w14:paraId="14E80A2D" w14:textId="77777777" w:rsidR="00732363" w:rsidRDefault="00732363" w:rsidP="00732363"/>
    <w:p w14:paraId="49B817F2" w14:textId="65CF2321" w:rsidR="00732363" w:rsidDel="00523804" w:rsidRDefault="00732363" w:rsidP="00943DD1">
      <w:pPr>
        <w:rPr>
          <w:del w:id="980" w:author="Alexander Thomas Frase" w:date="2016-03-15T11:26:00Z"/>
        </w:rPr>
      </w:pPr>
      <w:r>
        <w:t xml:space="preserve">Many options have only two possible settings and therefore accept a single argument which can either be “yes” or “no” (or “on” or “off”, or “1” or “0”). Specifying these options with no argument is always interpreted as a </w:t>
      </w:r>
      <w:r w:rsidR="00DD66B2">
        <w:t>“yes”, such that for example “</w:t>
      </w:r>
      <w:r w:rsidR="003920C1">
        <w:t>VERBOSE</w:t>
      </w:r>
      <w:r w:rsidR="00DD66B2">
        <w:t xml:space="preserve"> yes” and “</w:t>
      </w:r>
      <w:r w:rsidR="003920C1">
        <w:t>VERBOSE</w:t>
      </w:r>
      <w:r>
        <w:t>” have the same meaning. However, omitting such options entirely may default to either “yes” or “no” depending on the option.</w:t>
      </w:r>
    </w:p>
    <w:p w14:paraId="6B0C891E" w14:textId="77777777" w:rsidR="009F3065" w:rsidRDefault="009F3065" w:rsidP="00943DD1"/>
    <w:p w14:paraId="06D1DC1C" w14:textId="77777777" w:rsidR="008A0C7A" w:rsidRDefault="008A0C7A" w:rsidP="008A0C7A">
      <w:pPr>
        <w:pStyle w:val="Heading2"/>
      </w:pPr>
      <w:bookmarkStart w:id="981" w:name="_Toc447021392"/>
      <w:r>
        <w:t>Configuration Options</w:t>
      </w:r>
      <w:bookmarkEnd w:id="981"/>
    </w:p>
    <w:p w14:paraId="3BF5E188" w14:textId="5A512BA9" w:rsidR="008A0C7A" w:rsidRDefault="008A0C7A" w:rsidP="003B534B">
      <w:pPr>
        <w:pStyle w:val="Heading3"/>
      </w:pPr>
      <w:bookmarkStart w:id="982" w:name="_Toc447021393"/>
      <w:r>
        <w:t>--help  /  HELP</w:t>
      </w:r>
      <w:bookmarkEnd w:id="982"/>
    </w:p>
    <w:p w14:paraId="62DA038F" w14:textId="77777777" w:rsidR="008A0C7A" w:rsidRPr="00B01756" w:rsidRDefault="008A0C7A" w:rsidP="008A0C7A">
      <w:r>
        <w:t>Displays the program usage and immediately exits.</w:t>
      </w:r>
    </w:p>
    <w:p w14:paraId="60C76707" w14:textId="77777777" w:rsidR="008A0C7A" w:rsidRDefault="008A0C7A" w:rsidP="003B534B">
      <w:pPr>
        <w:pStyle w:val="Heading3"/>
      </w:pPr>
      <w:bookmarkStart w:id="983" w:name="_Toc447021394"/>
      <w:r>
        <w:t>--version  /  VERSION</w:t>
      </w:r>
      <w:bookmarkEnd w:id="983"/>
    </w:p>
    <w:p w14:paraId="5CC86ED4" w14:textId="77777777" w:rsidR="008A0C7A" w:rsidRPr="00B01756" w:rsidRDefault="008A0C7A" w:rsidP="008A0C7A">
      <w:r>
        <w:t>Displays the software versions and immediately exits. Note that Biofilter is built upon LOKI and SQLite, each of which will also report their own software versions.</w:t>
      </w:r>
    </w:p>
    <w:p w14:paraId="10509B74" w14:textId="77777777" w:rsidR="008A0C7A" w:rsidRDefault="008A0C7A" w:rsidP="003B534B">
      <w:pPr>
        <w:pStyle w:val="Heading3"/>
      </w:pPr>
      <w:bookmarkStart w:id="984" w:name="_Toc447021395"/>
      <w:r>
        <w:t>--report-configuration  /  REPORT_CONFIGURATION</w:t>
      </w:r>
      <w:bookmarkEnd w:id="984"/>
    </w:p>
    <w:p w14:paraId="7F685BD9" w14:textId="77777777" w:rsidR="008A0C7A" w:rsidRPr="00893593" w:rsidRDefault="008A0C7A" w:rsidP="008A0C7A">
      <w:pPr>
        <w:ind w:firstLine="709"/>
      </w:pPr>
      <w:r>
        <w:t>Argument: [yes/no]</w:t>
      </w:r>
      <w:r>
        <w:tab/>
      </w:r>
      <w:r>
        <w:tab/>
      </w:r>
      <w:r>
        <w:tab/>
      </w:r>
      <w:r>
        <w:tab/>
      </w:r>
      <w:r>
        <w:tab/>
      </w:r>
      <w:r>
        <w:tab/>
        <w:t>Default: no</w:t>
      </w:r>
    </w:p>
    <w:p w14:paraId="61988233" w14:textId="757A9337" w:rsidR="008A0C7A" w:rsidRDefault="008A0C7A" w:rsidP="008A0C7A">
      <w:r>
        <w:t xml:space="preserve">Generates a Biofilter configuration file which </w:t>
      </w:r>
      <w:r w:rsidR="00DD66B2">
        <w:t>specifies</w:t>
      </w:r>
      <w:r>
        <w:t xml:space="preserve"> the</w:t>
      </w:r>
      <w:r w:rsidR="00DD66B2">
        <w:t xml:space="preserve"> current</w:t>
      </w:r>
      <w:r>
        <w:t xml:space="preserve"> effective value of all program </w:t>
      </w:r>
      <w:r>
        <w:lastRenderedPageBreak/>
        <w:t xml:space="preserve">options, including any default options which were not overridden. This file can then be </w:t>
      </w:r>
      <w:r w:rsidR="00DD66B2">
        <w:t xml:space="preserve">passed back in </w:t>
      </w:r>
      <w:r>
        <w:t>to Biofilter again in order to repeat exactly the same analysis.</w:t>
      </w:r>
    </w:p>
    <w:p w14:paraId="32C7CDCC" w14:textId="77777777" w:rsidR="008A0C7A" w:rsidRDefault="008A0C7A" w:rsidP="003B534B">
      <w:pPr>
        <w:pStyle w:val="Heading3"/>
      </w:pPr>
      <w:bookmarkStart w:id="985" w:name="_Toc447021396"/>
      <w:r>
        <w:t>--report-replication-fingerprint  /  REPORT_REPLICATION_FINGERPRINT</w:t>
      </w:r>
      <w:bookmarkEnd w:id="985"/>
    </w:p>
    <w:p w14:paraId="362EDAD6" w14:textId="77777777" w:rsidR="008A0C7A" w:rsidRDefault="008A0C7A" w:rsidP="008A0C7A">
      <w:pPr>
        <w:ind w:firstLine="709"/>
      </w:pPr>
      <w:r>
        <w:t>Argument: [yes/no]</w:t>
      </w:r>
      <w:r>
        <w:tab/>
      </w:r>
      <w:r>
        <w:tab/>
      </w:r>
      <w:r>
        <w:tab/>
      </w:r>
      <w:r>
        <w:tab/>
      </w:r>
      <w:r>
        <w:tab/>
      </w:r>
      <w:r>
        <w:tab/>
        <w:t>Default: no</w:t>
      </w:r>
    </w:p>
    <w:p w14:paraId="3E8E0169" w14:textId="0913D1FE" w:rsidR="008A0C7A" w:rsidRDefault="008A0C7A" w:rsidP="008A0C7A">
      <w:r>
        <w:t xml:space="preserve">When used along with REPORT_CONFIGURATION, this adds additional validation options to the resulting configuration file. These extra options specify all relevant software versions as well as a fingerprint of the data contained in the knowledge database file. When re-running a configuration file with these extra replication options, Biofilter will </w:t>
      </w:r>
      <w:r w:rsidR="005C6331">
        <w:t xml:space="preserve">use them to ensure that neither Biofilter itself nor the LOKI knowledge database file have been updated since the original analysis; this in turn ensures that </w:t>
      </w:r>
      <w:r>
        <w:t xml:space="preserve">the </w:t>
      </w:r>
      <w:r w:rsidR="005C6331">
        <w:t>re-run</w:t>
      </w:r>
      <w:r>
        <w:t xml:space="preserve"> analysi</w:t>
      </w:r>
      <w:r w:rsidR="00213DFB">
        <w:t>s will produce the same (or compatible) results as the original.</w:t>
      </w:r>
    </w:p>
    <w:p w14:paraId="4D431118" w14:textId="75D3C5B2" w:rsidR="00F7398C" w:rsidRDefault="00F7398C" w:rsidP="00F7398C">
      <w:pPr>
        <w:pStyle w:val="Heading3"/>
        <w:rPr>
          <w:ins w:id="986" w:author="Alexander Thomas Frase" w:date="2016-03-10T12:44:00Z"/>
        </w:rPr>
      </w:pPr>
      <w:bookmarkStart w:id="987" w:name="_Toc447021397"/>
      <w:ins w:id="988" w:author="Alexander Thomas Frase" w:date="2016-03-10T12:44:00Z">
        <w:r>
          <w:t>--random-number-generator-seed  /  RANDOM_NUMBER_GENERATOR_SEED</w:t>
        </w:r>
        <w:bookmarkEnd w:id="987"/>
      </w:ins>
    </w:p>
    <w:p w14:paraId="3309FD12" w14:textId="183A5FE1" w:rsidR="00F7398C" w:rsidRPr="00F7398C" w:rsidRDefault="00F7398C">
      <w:pPr>
        <w:ind w:firstLine="709"/>
        <w:rPr>
          <w:ins w:id="989" w:author="Alexander Thomas Frase" w:date="2016-03-10T12:44:00Z"/>
        </w:rPr>
        <w:pPrChange w:id="990" w:author="Alexander Thomas Frase" w:date="2016-03-10T12:44:00Z">
          <w:pPr>
            <w:pStyle w:val="Heading3"/>
          </w:pPr>
        </w:pPrChange>
      </w:pPr>
      <w:ins w:id="991" w:author="Alexander Thomas Frase" w:date="2016-03-10T12:44:00Z">
        <w:r>
          <w:t>Argument: &lt;seed&gt;</w:t>
        </w:r>
        <w:r>
          <w:tab/>
        </w:r>
        <w:r>
          <w:tab/>
        </w:r>
        <w:r>
          <w:tab/>
        </w:r>
        <w:r>
          <w:tab/>
        </w:r>
        <w:r>
          <w:tab/>
        </w:r>
        <w:r>
          <w:tab/>
          <w:t xml:space="preserve">Default: </w:t>
        </w:r>
      </w:ins>
      <w:ins w:id="992" w:author="Alexander Thomas Frase" w:date="2016-03-10T12:45:00Z">
        <w:r w:rsidRPr="00F7398C">
          <w:rPr>
            <w:i/>
            <w:rPrChange w:id="993" w:author="Alexander Thomas Frase" w:date="2016-03-10T12:45:00Z">
              <w:rPr>
                <w:b w:val="0"/>
                <w:bCs w:val="0"/>
                <w:i w:val="0"/>
              </w:rPr>
            </w:rPrChange>
          </w:rPr>
          <w:t>none</w:t>
        </w:r>
      </w:ins>
    </w:p>
    <w:p w14:paraId="20F397B1" w14:textId="61E822D4" w:rsidR="00F7398C" w:rsidRPr="00B01756" w:rsidRDefault="00F7398C" w:rsidP="00F7398C">
      <w:pPr>
        <w:rPr>
          <w:ins w:id="994" w:author="Alexander Thomas Frase" w:date="2016-03-10T12:44:00Z"/>
        </w:rPr>
      </w:pPr>
      <w:ins w:id="995" w:author="Alexander Thomas Frase" w:date="2016-03-10T12:45:00Z">
        <w:r>
          <w:t xml:space="preserve">Sets the random number generator seed value. For modes which involve randomization (such as PARIS), </w:t>
        </w:r>
      </w:ins>
      <w:ins w:id="996" w:author="Alexander Thomas Frase" w:date="2016-03-10T12:46:00Z">
        <w:r w:rsidR="00D847E0">
          <w:t>the output will be different every time unless the seed value is kept consistent. If left blank (the default), the seed value itself is randomized on each execution of the program.</w:t>
        </w:r>
      </w:ins>
    </w:p>
    <w:p w14:paraId="68D8DF6D" w14:textId="77777777" w:rsidR="008A0C7A" w:rsidRDefault="008A0C7A" w:rsidP="008A0C7A">
      <w:pPr>
        <w:pStyle w:val="Heading2"/>
      </w:pPr>
      <w:bookmarkStart w:id="997" w:name="_Toc447021398"/>
      <w:r>
        <w:t>Prior Knowledge Options</w:t>
      </w:r>
      <w:bookmarkEnd w:id="997"/>
    </w:p>
    <w:p w14:paraId="630040F9" w14:textId="77777777" w:rsidR="008A0C7A" w:rsidRDefault="008A0C7A" w:rsidP="003B534B">
      <w:pPr>
        <w:pStyle w:val="Heading3"/>
      </w:pPr>
      <w:bookmarkStart w:id="998" w:name="_Toc447021399"/>
      <w:r>
        <w:t>--knowledge  /  KNOWLEDGE</w:t>
      </w:r>
      <w:bookmarkEnd w:id="998"/>
    </w:p>
    <w:p w14:paraId="1BC96B46" w14:textId="77777777" w:rsidR="008A0C7A" w:rsidRDefault="008A0C7A" w:rsidP="008A0C7A">
      <w:r>
        <w:tab/>
        <w:t>Argument: &lt;file&gt;</w:t>
      </w:r>
      <w:r>
        <w:tab/>
      </w:r>
      <w:r>
        <w:tab/>
      </w:r>
      <w:r>
        <w:tab/>
      </w:r>
      <w:r>
        <w:tab/>
      </w:r>
      <w:r>
        <w:tab/>
      </w:r>
      <w:r>
        <w:tab/>
        <w:t xml:space="preserve">Default: </w:t>
      </w:r>
      <w:r w:rsidRPr="00A81A3D">
        <w:rPr>
          <w:i/>
        </w:rPr>
        <w:t>none</w:t>
      </w:r>
    </w:p>
    <w:p w14:paraId="1925159A" w14:textId="77777777" w:rsidR="008A0C7A" w:rsidRDefault="008A0C7A" w:rsidP="008A0C7A">
      <w:r>
        <w:t>Specifies the LOKI prior knowledge database file to use. If a relative path is provided it will be tried first from the current working directory, and then from the location of the Biofilter executable itself.</w:t>
      </w:r>
    </w:p>
    <w:p w14:paraId="3EBA7F20" w14:textId="77777777" w:rsidR="008A0C7A" w:rsidRDefault="008A0C7A" w:rsidP="003B534B">
      <w:pPr>
        <w:pStyle w:val="Heading3"/>
      </w:pPr>
      <w:bookmarkStart w:id="999" w:name="_Toc447021400"/>
      <w:r>
        <w:t>--report-genome-build  /  REPORT_GENOME_BUILD</w:t>
      </w:r>
      <w:bookmarkEnd w:id="999"/>
    </w:p>
    <w:p w14:paraId="13ABC1B9" w14:textId="368755A3" w:rsidR="008A0C7A" w:rsidRPr="00740F50" w:rsidRDefault="008A0C7A" w:rsidP="008A0C7A">
      <w:r>
        <w:tab/>
        <w:t>Argument: [yes/no]</w:t>
      </w:r>
      <w:r>
        <w:tab/>
      </w:r>
      <w:r>
        <w:tab/>
      </w:r>
      <w:r>
        <w:tab/>
      </w:r>
      <w:r>
        <w:tab/>
      </w:r>
      <w:r>
        <w:tab/>
      </w:r>
      <w:r>
        <w:tab/>
        <w:t xml:space="preserve">Default: </w:t>
      </w:r>
      <w:del w:id="1000" w:author="Alexander Thomas Frase" w:date="2016-03-10T12:47:00Z">
        <w:r w:rsidDel="00F03046">
          <w:delText>no</w:delText>
        </w:r>
      </w:del>
      <w:ins w:id="1001" w:author="Alexander Thomas Frase" w:date="2016-03-10T12:47:00Z">
        <w:r w:rsidR="00F03046">
          <w:t>yes</w:t>
        </w:r>
      </w:ins>
    </w:p>
    <w:p w14:paraId="3F339A8B" w14:textId="121C6D74" w:rsidR="008A0C7A" w:rsidRDefault="008A0C7A" w:rsidP="008A0C7A">
      <w:r>
        <w:t>Displays the build version(s) of the human reference genome which was used as the basis for all genomic positions in the prior knowledge database (such as for SNP</w:t>
      </w:r>
      <w:r w:rsidR="007744FA">
        <w:t xml:space="preserve"> position</w:t>
      </w:r>
      <w:r>
        <w:t>s and gene regions). Any position or region data</w:t>
      </w:r>
      <w:r w:rsidR="00130E8C">
        <w:t xml:space="preserve"> provided as input</w:t>
      </w:r>
      <w:r>
        <w:t xml:space="preserve"> must be converted to the same build version in order to match correctly with the prior knowledge.</w:t>
      </w:r>
    </w:p>
    <w:p w14:paraId="39BC9326" w14:textId="77777777" w:rsidR="008A0C7A" w:rsidRDefault="008A0C7A" w:rsidP="003B534B">
      <w:pPr>
        <w:pStyle w:val="Heading3"/>
      </w:pPr>
      <w:bookmarkStart w:id="1002" w:name="_Toc447021401"/>
      <w:r>
        <w:t>--report-gene-name-stats  /  REPORT_GENE_NAME_STATS</w:t>
      </w:r>
      <w:bookmarkEnd w:id="1002"/>
    </w:p>
    <w:p w14:paraId="1265EBAE" w14:textId="77777777" w:rsidR="008A0C7A" w:rsidRDefault="008A0C7A" w:rsidP="008A0C7A">
      <w:r>
        <w:tab/>
        <w:t>Argument: [yes/no]</w:t>
      </w:r>
      <w:r>
        <w:tab/>
      </w:r>
      <w:r>
        <w:tab/>
      </w:r>
      <w:r>
        <w:tab/>
      </w:r>
      <w:r>
        <w:tab/>
      </w:r>
      <w:r>
        <w:tab/>
      </w:r>
      <w:r>
        <w:tab/>
        <w:t>Default: no</w:t>
      </w:r>
    </w:p>
    <w:p w14:paraId="6B0F21A3" w14:textId="77777777" w:rsidR="008A0C7A" w:rsidRDefault="008A0C7A" w:rsidP="008A0C7A">
      <w:r>
        <w:t>Generates a report of the gene identifier types available in the knowledge database.</w:t>
      </w:r>
    </w:p>
    <w:p w14:paraId="3E8A6998" w14:textId="77777777" w:rsidR="008A0C7A" w:rsidRDefault="008A0C7A" w:rsidP="003B534B">
      <w:pPr>
        <w:pStyle w:val="Heading3"/>
      </w:pPr>
      <w:bookmarkStart w:id="1003" w:name="_Toc447021402"/>
      <w:r>
        <w:t>--report-group-name-stats  /  REPORT_GROUP_NAME_STATS</w:t>
      </w:r>
      <w:bookmarkEnd w:id="1003"/>
    </w:p>
    <w:p w14:paraId="5F01BDF7" w14:textId="77777777" w:rsidR="008A0C7A" w:rsidRDefault="008A0C7A" w:rsidP="008A0C7A">
      <w:r>
        <w:tab/>
        <w:t>Argument: [yes/no]</w:t>
      </w:r>
      <w:r>
        <w:tab/>
      </w:r>
      <w:r>
        <w:tab/>
      </w:r>
      <w:r>
        <w:tab/>
      </w:r>
      <w:r>
        <w:tab/>
      </w:r>
      <w:r>
        <w:tab/>
      </w:r>
      <w:r>
        <w:tab/>
        <w:t>Default: no</w:t>
      </w:r>
    </w:p>
    <w:p w14:paraId="6E9663EE" w14:textId="15C49C16" w:rsidR="009F3065" w:rsidRDefault="008A0C7A" w:rsidP="00E834E3">
      <w:r>
        <w:t>Generates a report of the group identifier types available in the knowledge database.</w:t>
      </w:r>
    </w:p>
    <w:p w14:paraId="47EE7576" w14:textId="77777777" w:rsidR="008A0C7A" w:rsidRDefault="008A0C7A" w:rsidP="003B534B">
      <w:pPr>
        <w:pStyle w:val="Heading3"/>
      </w:pPr>
      <w:bookmarkStart w:id="1004" w:name="_Toc447021403"/>
      <w:r>
        <w:t>--allow-unvalidated-snp-positions  /  ALLOW_UNVALIDATED_SNP_POSITIONS</w:t>
      </w:r>
      <w:bookmarkEnd w:id="1004"/>
    </w:p>
    <w:p w14:paraId="221CFBFF" w14:textId="77777777" w:rsidR="008A0C7A" w:rsidRDefault="008A0C7A" w:rsidP="008A0C7A">
      <w:r>
        <w:tab/>
        <w:t>Argument: [yes/no]</w:t>
      </w:r>
      <w:r>
        <w:tab/>
      </w:r>
      <w:r>
        <w:tab/>
      </w:r>
      <w:r>
        <w:tab/>
      </w:r>
      <w:r>
        <w:tab/>
      </w:r>
      <w:r>
        <w:tab/>
      </w:r>
      <w:r>
        <w:tab/>
        <w:t>Default: yes</w:t>
      </w:r>
    </w:p>
    <w:p w14:paraId="3912A47A" w14:textId="28CE705A" w:rsidR="003B534B" w:rsidRDefault="000C6A70" w:rsidP="008A0C7A">
      <w:r>
        <w:t>Allows Biofilter to m</w:t>
      </w:r>
      <w:r w:rsidR="008A0C7A">
        <w:t>ake use of all SNP-position mappings available in the knowledge database, even ones which the original data source identified as un-validated. When disabled, only validated positions are considered.</w:t>
      </w:r>
    </w:p>
    <w:p w14:paraId="26B074DA" w14:textId="42CCCA4F" w:rsidR="00F03046" w:rsidRDefault="00F03046" w:rsidP="00F03046">
      <w:pPr>
        <w:pStyle w:val="Heading3"/>
        <w:rPr>
          <w:ins w:id="1005" w:author="Alexander Thomas Frase" w:date="2016-03-10T12:47:00Z"/>
        </w:rPr>
      </w:pPr>
      <w:bookmarkStart w:id="1006" w:name="_Toc447021404"/>
      <w:ins w:id="1007" w:author="Alexander Thomas Frase" w:date="2016-03-10T12:47:00Z">
        <w:r>
          <w:t>--allow-ambiguous-snps  /  ALLOW_AMBIGUOUS_SNPS</w:t>
        </w:r>
        <w:bookmarkEnd w:id="1006"/>
      </w:ins>
    </w:p>
    <w:p w14:paraId="5A7F975A" w14:textId="75403FA8" w:rsidR="00F03046" w:rsidRDefault="00F03046" w:rsidP="00F03046">
      <w:pPr>
        <w:rPr>
          <w:ins w:id="1008" w:author="Alexander Thomas Frase" w:date="2016-03-10T12:47:00Z"/>
        </w:rPr>
      </w:pPr>
      <w:ins w:id="1009" w:author="Alexander Thomas Frase" w:date="2016-03-10T12:47:00Z">
        <w:r>
          <w:tab/>
          <w:t>Argument: [yes/no]</w:t>
        </w:r>
        <w:r>
          <w:tab/>
        </w:r>
        <w:r>
          <w:tab/>
        </w:r>
        <w:r>
          <w:tab/>
        </w:r>
        <w:r>
          <w:tab/>
        </w:r>
        <w:r>
          <w:tab/>
        </w:r>
        <w:r>
          <w:tab/>
          <w:t xml:space="preserve">Default: </w:t>
        </w:r>
      </w:ins>
      <w:ins w:id="1010" w:author="Alexander Thomas Frase" w:date="2016-03-10T12:48:00Z">
        <w:r>
          <w:t>no</w:t>
        </w:r>
      </w:ins>
    </w:p>
    <w:p w14:paraId="6BDE2E76" w14:textId="7CCE1D9E" w:rsidR="00F03046" w:rsidRDefault="00F03046" w:rsidP="00F03046">
      <w:pPr>
        <w:rPr>
          <w:ins w:id="1011" w:author="Alexander Thomas Frase" w:date="2016-03-10T12:47:00Z"/>
        </w:rPr>
      </w:pPr>
      <w:ins w:id="1012" w:author="Alexander Thomas Frase" w:date="2016-03-10T12:47:00Z">
        <w:r>
          <w:t xml:space="preserve">Allows Biofilter to make use of all SNP-position mappings available in the knowledge database, even </w:t>
        </w:r>
      </w:ins>
      <w:ins w:id="1013" w:author="Alexander Thomas Frase" w:date="2016-03-10T12:48:00Z">
        <w:r>
          <w:lastRenderedPageBreak/>
          <w:t>when the same SNP is believed to have multiple positions. When disabled, only SNPs with single, unambiguous positions are considered.</w:t>
        </w:r>
      </w:ins>
    </w:p>
    <w:p w14:paraId="01811B00" w14:textId="77777777" w:rsidR="008A0C7A" w:rsidRDefault="008A0C7A" w:rsidP="003B534B">
      <w:pPr>
        <w:pStyle w:val="Heading3"/>
      </w:pPr>
      <w:bookmarkStart w:id="1014" w:name="_Toc447021405"/>
      <w:r>
        <w:t>--allow-ambiguous-knowledge  /  ALLOW_AMBIGUOUS_KNOWLEDGE</w:t>
      </w:r>
      <w:bookmarkEnd w:id="1014"/>
    </w:p>
    <w:p w14:paraId="50F57F07" w14:textId="77777777" w:rsidR="008A0C7A" w:rsidRDefault="008A0C7A" w:rsidP="008A0C7A">
      <w:r>
        <w:tab/>
        <w:t>Argument: [yes/no]</w:t>
      </w:r>
      <w:r>
        <w:tab/>
      </w:r>
      <w:r>
        <w:tab/>
      </w:r>
      <w:r>
        <w:tab/>
      </w:r>
      <w:r>
        <w:tab/>
      </w:r>
      <w:r>
        <w:tab/>
      </w:r>
      <w:r>
        <w:tab/>
        <w:t>Default: no</w:t>
      </w:r>
    </w:p>
    <w:p w14:paraId="751719F0" w14:textId="2CDE5DF0" w:rsidR="008A0C7A" w:rsidRDefault="000C6A70" w:rsidP="008A0C7A">
      <w:r>
        <w:t>Allows Biofilter to m</w:t>
      </w:r>
      <w:r w:rsidR="008A0C7A">
        <w:t xml:space="preserve">ake use of all </w:t>
      </w:r>
      <w:r>
        <w:t>potential</w:t>
      </w:r>
      <w:r w:rsidR="008A0C7A">
        <w:t xml:space="preserve"> gene-group mappings in the knowledge database, even if the gene was referred to with an ambiguous identifier. This will likely include some false-positive associations, but the alternative is likely to miss some true associations.</w:t>
      </w:r>
    </w:p>
    <w:p w14:paraId="124B1529" w14:textId="77777777" w:rsidR="008A0C7A" w:rsidRDefault="008A0C7A" w:rsidP="003B534B">
      <w:pPr>
        <w:pStyle w:val="Heading3"/>
      </w:pPr>
      <w:bookmarkStart w:id="1015" w:name="_Toc447021406"/>
      <w:r>
        <w:t>--reduce-ambiguous-knowledge  /  REDUCE_AMBIGUOUS_KNOWLEDGE</w:t>
      </w:r>
      <w:bookmarkEnd w:id="1015"/>
    </w:p>
    <w:p w14:paraId="65777ADE" w14:textId="77777777" w:rsidR="008A0C7A" w:rsidRDefault="008A0C7A" w:rsidP="008A0C7A">
      <w:r>
        <w:tab/>
        <w:t>Argument: [no/implication/quality/any]</w:t>
      </w:r>
      <w:r>
        <w:tab/>
      </w:r>
      <w:r>
        <w:tab/>
      </w:r>
      <w:r>
        <w:tab/>
        <w:t>Default: no</w:t>
      </w:r>
    </w:p>
    <w:p w14:paraId="33B18099" w14:textId="0DD3B4D6" w:rsidR="008A0C7A" w:rsidRDefault="000C6A70" w:rsidP="008A0C7A">
      <w:r>
        <w:t xml:space="preserve">Enables </w:t>
      </w:r>
      <w:r w:rsidR="008A0C7A">
        <w:t xml:space="preserve">a heuristic algorithm to attempt to resolve ambiguous gene-group mappings in the knowledge database. </w:t>
      </w:r>
      <w:del w:id="1016" w:author="Alexander Thomas Frase" w:date="2016-03-29T12:58:00Z">
        <w:r w:rsidR="008A0C7A" w:rsidDel="008D523A">
          <w:delText>Providing this</w:delText>
        </w:r>
      </w:del>
      <w:ins w:id="1017" w:author="Alexander Thomas Frase" w:date="2016-03-29T12:58:00Z">
        <w:r w:rsidR="008D523A">
          <w:t>This</w:t>
        </w:r>
      </w:ins>
      <w:r w:rsidR="008A0C7A">
        <w:t xml:space="preserve"> option</w:t>
      </w:r>
      <w:ins w:id="1018" w:author="Alexander Thomas Frase" w:date="2016-03-29T12:58:00Z">
        <w:r w:rsidR="008D523A">
          <w:t>’s</w:t>
        </w:r>
      </w:ins>
      <w:del w:id="1019" w:author="Alexander Thomas Frase" w:date="2016-03-29T12:59:00Z">
        <w:r w:rsidR="008A0C7A" w:rsidDel="008D523A">
          <w:delText xml:space="preserve"> with no</w:delText>
        </w:r>
      </w:del>
      <w:r w:rsidR="008A0C7A">
        <w:t xml:space="preserve"> argument is </w:t>
      </w:r>
      <w:ins w:id="1020" w:author="Alexander Thomas Frase" w:date="2016-03-29T12:59:00Z">
        <w:r w:rsidR="008D523A">
          <w:t xml:space="preserve">optional and defaults to </w:t>
        </w:r>
      </w:ins>
      <w:del w:id="1021" w:author="Alexander Thomas Frase" w:date="2016-03-29T12:59:00Z">
        <w:r w:rsidR="008A0C7A" w:rsidDel="008D523A">
          <w:delText xml:space="preserve">the same as using </w:delText>
        </w:r>
      </w:del>
      <w:r w:rsidR="008A0C7A">
        <w:t>‘any’, which applies all heuristic</w:t>
      </w:r>
      <w:del w:id="1022" w:author="Alexander Thomas Frase" w:date="2016-03-29T12:59:00Z">
        <w:r w:rsidR="008A0C7A" w:rsidDel="008D523A">
          <w:delText xml:space="preserve"> algorithms </w:delText>
        </w:r>
      </w:del>
      <w:ins w:id="1023" w:author="Alexander Thomas Frase" w:date="2016-03-29T12:59:00Z">
        <w:r w:rsidR="008D523A">
          <w:t xml:space="preserve">s </w:t>
        </w:r>
      </w:ins>
      <w:del w:id="1024" w:author="Alexander Thomas Frase" w:date="2016-03-29T12:59:00Z">
        <w:r w:rsidR="008A0C7A" w:rsidDel="008D523A">
          <w:delText>at once</w:delText>
        </w:r>
      </w:del>
      <w:ins w:id="1025" w:author="Alexander Thomas Frase" w:date="2016-03-29T12:59:00Z">
        <w:r w:rsidR="008D523A">
          <w:t>together</w:t>
        </w:r>
      </w:ins>
      <w:r w:rsidR="008A0C7A">
        <w:t>.</w:t>
      </w:r>
    </w:p>
    <w:p w14:paraId="7F62EB10" w14:textId="381C10C6" w:rsidR="00D051D5" w:rsidRDefault="00D051D5" w:rsidP="003B534B">
      <w:pPr>
        <w:pStyle w:val="Heading3"/>
      </w:pPr>
      <w:bookmarkStart w:id="1026" w:name="_Toc447021407"/>
      <w:r>
        <w:t>--report-ld-profiles  /  REPORT_LD_PROFILES</w:t>
      </w:r>
      <w:bookmarkEnd w:id="1026"/>
    </w:p>
    <w:p w14:paraId="10E0CD1C" w14:textId="77777777" w:rsidR="00D051D5" w:rsidRDefault="00D051D5" w:rsidP="00D051D5">
      <w:r>
        <w:tab/>
        <w:t>Argument: [yes/no]</w:t>
      </w:r>
      <w:r>
        <w:tab/>
      </w:r>
      <w:r>
        <w:tab/>
      </w:r>
      <w:r>
        <w:tab/>
      </w:r>
      <w:r>
        <w:tab/>
      </w:r>
      <w:r>
        <w:tab/>
      </w:r>
      <w:r>
        <w:tab/>
        <w:t>Default: no</w:t>
      </w:r>
    </w:p>
    <w:p w14:paraId="13C4C915" w14:textId="6ED5BFA0" w:rsidR="00D051D5" w:rsidRDefault="00D051D5" w:rsidP="003B534B">
      <w:r>
        <w:t>Generates a report of the LD profiles available in the knowledge database.</w:t>
      </w:r>
      <w:r w:rsidR="00C74CD1">
        <w:t xml:space="preserve"> See </w:t>
      </w:r>
      <w:r w:rsidR="00C74CD1" w:rsidRPr="008D523A">
        <w:rPr>
          <w:b/>
          <w:rPrChange w:id="1027" w:author="Alexander Thomas Frase" w:date="2016-03-29T12:59:00Z">
            <w:rPr/>
          </w:rPrChange>
        </w:rPr>
        <w:t xml:space="preserve">Appendix </w:t>
      </w:r>
      <w:ins w:id="1028" w:author="Alexander Thomas Frase" w:date="2016-03-29T13:18:00Z">
        <w:r w:rsidR="00857F0C">
          <w:rPr>
            <w:b/>
          </w:rPr>
          <w:t>2</w:t>
        </w:r>
      </w:ins>
      <w:del w:id="1029" w:author="Alexander Thomas Frase" w:date="2016-03-29T13:18:00Z">
        <w:r w:rsidR="00060560" w:rsidRPr="008D523A" w:rsidDel="00857F0C">
          <w:rPr>
            <w:b/>
            <w:rPrChange w:id="1030" w:author="Alexander Thomas Frase" w:date="2016-03-29T12:59:00Z">
              <w:rPr/>
            </w:rPrChange>
          </w:rPr>
          <w:delText>1</w:delText>
        </w:r>
      </w:del>
      <w:r w:rsidR="00C74CD1">
        <w:t xml:space="preserve"> for details</w:t>
      </w:r>
      <w:del w:id="1031" w:author="Alexander Thomas Frase" w:date="2016-03-29T12:59:00Z">
        <w:r w:rsidR="00C74CD1" w:rsidDel="008D523A">
          <w:delText xml:space="preserve"> on generating LD profiles using LD Spline</w:delText>
        </w:r>
      </w:del>
      <w:r w:rsidR="00C74CD1">
        <w:t>.</w:t>
      </w:r>
    </w:p>
    <w:p w14:paraId="3B9F4147" w14:textId="77777777" w:rsidR="008A0C7A" w:rsidRDefault="008A0C7A" w:rsidP="003B534B">
      <w:pPr>
        <w:pStyle w:val="Heading3"/>
      </w:pPr>
      <w:bookmarkStart w:id="1032" w:name="_Toc447021408"/>
      <w:r>
        <w:t>--ld-profile  /  LD_PROFILE</w:t>
      </w:r>
      <w:bookmarkEnd w:id="1032"/>
    </w:p>
    <w:p w14:paraId="67981682" w14:textId="77777777" w:rsidR="008A0C7A" w:rsidRDefault="008A0C7A" w:rsidP="008A0C7A">
      <w:r>
        <w:tab/>
        <w:t>Argument: [ldprofile]</w:t>
      </w:r>
      <w:r>
        <w:tab/>
      </w:r>
      <w:r>
        <w:tab/>
      </w:r>
      <w:r>
        <w:tab/>
      </w:r>
      <w:r>
        <w:tab/>
      </w:r>
      <w:r>
        <w:tab/>
      </w:r>
      <w:r>
        <w:tab/>
        <w:t xml:space="preserve">Default: </w:t>
      </w:r>
      <w:r w:rsidRPr="00A81A3D">
        <w:rPr>
          <w:i/>
        </w:rPr>
        <w:t>none</w:t>
      </w:r>
    </w:p>
    <w:p w14:paraId="50A471A3" w14:textId="3B47B298" w:rsidR="008A0C7A" w:rsidRDefault="000C6A70" w:rsidP="008A0C7A">
      <w:r>
        <w:t xml:space="preserve">Specifies </w:t>
      </w:r>
      <w:r w:rsidR="008A0C7A">
        <w:t>an alternate set of gene region boundaries which were pre-calculated</w:t>
      </w:r>
      <w:r w:rsidR="00AF6ADA">
        <w:t xml:space="preserve"> by LD Spline</w:t>
      </w:r>
      <w:r w:rsidR="008A0C7A">
        <w:t xml:space="preserve"> to account for a population-specific linkage disequilibrium profile. When omitted or supplied with no argument, the default profile </w:t>
      </w:r>
      <w:r>
        <w:t>(</w:t>
      </w:r>
      <w:r w:rsidR="008A0C7A">
        <w:t>containing the original</w:t>
      </w:r>
      <w:r>
        <w:t xml:space="preserve"> unmodified</w:t>
      </w:r>
      <w:r w:rsidR="008A0C7A">
        <w:t xml:space="preserve"> gene boundaries</w:t>
      </w:r>
      <w:r>
        <w:t>)</w:t>
      </w:r>
      <w:r w:rsidR="008A0C7A">
        <w:t xml:space="preserve"> is used.</w:t>
      </w:r>
    </w:p>
    <w:p w14:paraId="4FA85015" w14:textId="77777777" w:rsidR="008A0C7A" w:rsidRDefault="008A0C7A" w:rsidP="003B534B">
      <w:pPr>
        <w:pStyle w:val="Heading3"/>
      </w:pPr>
      <w:bookmarkStart w:id="1033" w:name="_Toc447021409"/>
      <w:r>
        <w:t>--verify-biofilter-version  /  VERIFY_BIOFILTER_VERSION</w:t>
      </w:r>
      <w:bookmarkEnd w:id="1033"/>
    </w:p>
    <w:p w14:paraId="0715159E" w14:textId="77777777" w:rsidR="008A0C7A" w:rsidRDefault="008A0C7A" w:rsidP="008A0C7A">
      <w:r>
        <w:tab/>
        <w:t>Argument: &lt;version&gt;</w:t>
      </w:r>
      <w:r>
        <w:tab/>
      </w:r>
      <w:r>
        <w:tab/>
      </w:r>
      <w:r>
        <w:tab/>
      </w:r>
      <w:r>
        <w:tab/>
      </w:r>
      <w:r>
        <w:tab/>
      </w:r>
      <w:r>
        <w:tab/>
        <w:t xml:space="preserve">Default: </w:t>
      </w:r>
      <w:r w:rsidRPr="00A81A3D">
        <w:rPr>
          <w:i/>
        </w:rPr>
        <w:t>none</w:t>
      </w:r>
    </w:p>
    <w:p w14:paraId="4EEAF5A9" w14:textId="77777777" w:rsidR="008A0C7A" w:rsidRDefault="008A0C7A" w:rsidP="008A0C7A">
      <w:r>
        <w:t>Ensure that the current version of Biofilter is the same as the one specified. This option is added automatically to configuration files generated with REPORT_REPLICATION_FINGERPRINT.</w:t>
      </w:r>
    </w:p>
    <w:p w14:paraId="26DF3521" w14:textId="77777777" w:rsidR="008A0C7A" w:rsidRDefault="008A0C7A" w:rsidP="003B534B">
      <w:pPr>
        <w:pStyle w:val="Heading3"/>
      </w:pPr>
      <w:bookmarkStart w:id="1034" w:name="_Toc447021410"/>
      <w:r>
        <w:t>--verify-loki-version  /  VERIFY_LOKI_VERSION</w:t>
      </w:r>
      <w:bookmarkEnd w:id="1034"/>
    </w:p>
    <w:p w14:paraId="5C05F992" w14:textId="77777777" w:rsidR="008A0C7A" w:rsidRDefault="008A0C7A" w:rsidP="008A0C7A">
      <w:r>
        <w:tab/>
        <w:t>Argument: &lt;version&gt;</w:t>
      </w:r>
      <w:r>
        <w:tab/>
      </w:r>
      <w:r>
        <w:tab/>
      </w:r>
      <w:r>
        <w:tab/>
      </w:r>
      <w:r>
        <w:tab/>
      </w:r>
      <w:r>
        <w:tab/>
      </w:r>
      <w:r>
        <w:tab/>
        <w:t xml:space="preserve">Default: </w:t>
      </w:r>
      <w:r w:rsidRPr="00A81A3D">
        <w:rPr>
          <w:i/>
        </w:rPr>
        <w:t>none</w:t>
      </w:r>
    </w:p>
    <w:p w14:paraId="6C4433EC" w14:textId="77777777" w:rsidR="008A0C7A" w:rsidRDefault="008A0C7A" w:rsidP="008A0C7A">
      <w:r>
        <w:t>Ensure that the current version of LOKI is the same as the one specified. This option is added automatically to configuration files generated with REPORT_REPLICATION_FINGERPRINT.</w:t>
      </w:r>
    </w:p>
    <w:p w14:paraId="0F88D56E" w14:textId="77777777" w:rsidR="008A0C7A" w:rsidRDefault="008A0C7A" w:rsidP="003B534B">
      <w:pPr>
        <w:pStyle w:val="Heading3"/>
      </w:pPr>
      <w:bookmarkStart w:id="1035" w:name="_Toc447021411"/>
      <w:r>
        <w:t>--verify-source-loader  /  VERIFY_SOURCE_LOADER</w:t>
      </w:r>
      <w:bookmarkEnd w:id="1035"/>
    </w:p>
    <w:p w14:paraId="0F7097A2" w14:textId="77777777" w:rsidR="008A0C7A" w:rsidRDefault="008A0C7A" w:rsidP="008A0C7A">
      <w:r>
        <w:tab/>
        <w:t>Arguments: &lt;source&gt; &lt;version&gt;</w:t>
      </w:r>
      <w:r>
        <w:tab/>
      </w:r>
      <w:r>
        <w:tab/>
      </w:r>
      <w:r>
        <w:tab/>
      </w:r>
      <w:r>
        <w:tab/>
        <w:t xml:space="preserve">Default: </w:t>
      </w:r>
      <w:r w:rsidRPr="00A81A3D">
        <w:rPr>
          <w:i/>
        </w:rPr>
        <w:t>none</w:t>
      </w:r>
    </w:p>
    <w:p w14:paraId="690A98D1" w14:textId="50B27DF0" w:rsidR="009F3065" w:rsidRDefault="008A0C7A" w:rsidP="00E834E3">
      <w:r>
        <w:t xml:space="preserve">Ensure that the knowledge database file was generated with the specified version of a source data loader module. </w:t>
      </w:r>
      <w:r w:rsidR="006C1430">
        <w:t xml:space="preserve">Can be used multiple times to specify versions for different sources. </w:t>
      </w:r>
      <w:r>
        <w:t>This option is added automatically to configuration files generated with REPORT_REPLICATION_FINGERPRINT.</w:t>
      </w:r>
    </w:p>
    <w:p w14:paraId="5DD05A50" w14:textId="77777777" w:rsidR="008A0C7A" w:rsidRDefault="008A0C7A" w:rsidP="003B534B">
      <w:pPr>
        <w:pStyle w:val="Heading3"/>
      </w:pPr>
      <w:bookmarkStart w:id="1036" w:name="_Toc447021412"/>
      <w:r>
        <w:t>--verify-source-option  /  VERIFY_SOURCE_OPTION</w:t>
      </w:r>
      <w:bookmarkEnd w:id="1036"/>
    </w:p>
    <w:p w14:paraId="1D25A155" w14:textId="77777777" w:rsidR="008A0C7A" w:rsidRDefault="008A0C7A" w:rsidP="008A0C7A">
      <w:r>
        <w:tab/>
        <w:t>Arguments: &lt;source&gt; &lt;option&gt; &lt;value&gt;</w:t>
      </w:r>
      <w:r>
        <w:tab/>
      </w:r>
      <w:r>
        <w:tab/>
      </w:r>
      <w:r>
        <w:tab/>
        <w:t xml:space="preserve">Default: </w:t>
      </w:r>
      <w:r w:rsidRPr="00A81A3D">
        <w:rPr>
          <w:i/>
        </w:rPr>
        <w:t>none</w:t>
      </w:r>
    </w:p>
    <w:p w14:paraId="47AAED6E" w14:textId="3F587B83" w:rsidR="008A0C7A" w:rsidRDefault="008A0C7A" w:rsidP="008A0C7A">
      <w:pPr>
        <w:rPr>
          <w:ins w:id="1037" w:author="Alexander Thomas Frase" w:date="2016-03-29T12:53:00Z"/>
        </w:rPr>
      </w:pPr>
      <w:r>
        <w:t xml:space="preserve">Ensure that the knowledge database file was generated with the specified option value supplied to a source data loader module. </w:t>
      </w:r>
      <w:r w:rsidR="006C1430">
        <w:t xml:space="preserve">Can be used multiple times to specify different options, or options for different sources. </w:t>
      </w:r>
      <w:r>
        <w:t>This option is added automatically to configuration files generated with REPORT_REPLICATION_FINGERPRINT.</w:t>
      </w:r>
    </w:p>
    <w:p w14:paraId="5359EC45" w14:textId="59D20D6E" w:rsidR="00806800" w:rsidDel="00523804" w:rsidRDefault="00806800" w:rsidP="008A0C7A">
      <w:pPr>
        <w:rPr>
          <w:del w:id="1038" w:author="Alexander Thomas Frase" w:date="2016-03-15T11:27:00Z"/>
        </w:rPr>
      </w:pPr>
    </w:p>
    <w:p w14:paraId="03636D9B" w14:textId="77777777" w:rsidR="008A0C7A" w:rsidRDefault="008A0C7A" w:rsidP="003B534B">
      <w:pPr>
        <w:pStyle w:val="Heading3"/>
      </w:pPr>
      <w:bookmarkStart w:id="1039" w:name="_Toc447021413"/>
      <w:r>
        <w:lastRenderedPageBreak/>
        <w:t>--verify-source-file  /  VERIFY_SOURCE_FILE</w:t>
      </w:r>
      <w:bookmarkEnd w:id="1039"/>
    </w:p>
    <w:p w14:paraId="18708237" w14:textId="77777777" w:rsidR="008A0C7A" w:rsidRPr="00740F50" w:rsidRDefault="008A0C7A" w:rsidP="008A0C7A">
      <w:r>
        <w:tab/>
        <w:t>Arguments: &lt;source&gt; &lt;file&gt; &lt;date&gt; &lt;size&gt; &lt;md5&gt;</w:t>
      </w:r>
      <w:r>
        <w:tab/>
      </w:r>
      <w:r>
        <w:tab/>
        <w:t xml:space="preserve">Default: </w:t>
      </w:r>
      <w:r w:rsidRPr="00A81A3D">
        <w:rPr>
          <w:i/>
        </w:rPr>
        <w:t>none</w:t>
      </w:r>
    </w:p>
    <w:p w14:paraId="2F404695" w14:textId="408713F3" w:rsidR="008A0C7A" w:rsidRDefault="008A0C7A" w:rsidP="008A0C7A">
      <w:r>
        <w:t xml:space="preserve">Ensure that the knowledge database file was generated with the specified source data file. </w:t>
      </w:r>
      <w:r w:rsidR="006C1430">
        <w:t xml:space="preserve">Can be used multiple times to specify different files, or files for different sources. </w:t>
      </w:r>
      <w:r>
        <w:t>This option is added automatically to configuration files generated with REPORT_REPLICATION_FINGERPRINT.</w:t>
      </w:r>
    </w:p>
    <w:p w14:paraId="709E8B4A" w14:textId="59E61BAA" w:rsidR="00F03046" w:rsidRDefault="00F03046" w:rsidP="00F03046">
      <w:pPr>
        <w:pStyle w:val="Heading3"/>
        <w:rPr>
          <w:ins w:id="1040" w:author="Alexander Thomas Frase" w:date="2016-03-10T12:50:00Z"/>
        </w:rPr>
      </w:pPr>
      <w:bookmarkStart w:id="1041" w:name="_Toc447021414"/>
      <w:ins w:id="1042" w:author="Alexander Thomas Frase" w:date="2016-03-10T12:50:00Z">
        <w:r>
          <w:t xml:space="preserve">--user-defined-knowledge  /  </w:t>
        </w:r>
      </w:ins>
      <w:ins w:id="1043" w:author="Alexander Thomas Frase" w:date="2016-03-10T12:51:00Z">
        <w:r>
          <w:t>USER_DEFINED_KNOWLEDGE</w:t>
        </w:r>
      </w:ins>
      <w:bookmarkEnd w:id="1041"/>
    </w:p>
    <w:p w14:paraId="0D5280E2" w14:textId="77777777" w:rsidR="00F03046" w:rsidRDefault="00F03046" w:rsidP="00F03046">
      <w:pPr>
        <w:rPr>
          <w:ins w:id="1044" w:author="Alexander Thomas Frase" w:date="2016-03-10T12:50:00Z"/>
        </w:rPr>
      </w:pPr>
      <w:ins w:id="1045" w:author="Alexander Thomas Frase" w:date="2016-03-10T12:50:00Z">
        <w:r>
          <w:tab/>
          <w:t>Argument: &lt;file&gt;</w:t>
        </w:r>
        <w:r>
          <w:tab/>
        </w:r>
        <w:r>
          <w:tab/>
        </w:r>
        <w:r>
          <w:tab/>
        </w:r>
        <w:r>
          <w:tab/>
        </w:r>
        <w:r>
          <w:tab/>
        </w:r>
        <w:r>
          <w:tab/>
          <w:t xml:space="preserve">Default: </w:t>
        </w:r>
        <w:r w:rsidRPr="00A81A3D">
          <w:rPr>
            <w:i/>
          </w:rPr>
          <w:t>none</w:t>
        </w:r>
      </w:ins>
    </w:p>
    <w:p w14:paraId="31272044" w14:textId="305BC4D9" w:rsidR="00F03046" w:rsidRDefault="00F03046" w:rsidP="00F03046">
      <w:pPr>
        <w:rPr>
          <w:ins w:id="1046" w:author="Alexander Thomas Frase" w:date="2016-03-10T12:50:00Z"/>
        </w:rPr>
      </w:pPr>
      <w:ins w:id="1047" w:author="Alexander Thomas Frase" w:date="2016-03-10T12:51:00Z">
        <w:r>
          <w:t>Adds a user-defined knowledge source (one per file) containing any number of user-defined pathways or other gene groupings.</w:t>
        </w:r>
      </w:ins>
    </w:p>
    <w:p w14:paraId="68F118D9" w14:textId="24F1D624" w:rsidR="00F03046" w:rsidRDefault="00F03046" w:rsidP="00F03046">
      <w:pPr>
        <w:pStyle w:val="Heading3"/>
        <w:rPr>
          <w:ins w:id="1048" w:author="Alexander Thomas Frase" w:date="2016-03-10T12:50:00Z"/>
        </w:rPr>
      </w:pPr>
      <w:bookmarkStart w:id="1049" w:name="_Toc447021415"/>
      <w:ins w:id="1050" w:author="Alexander Thomas Frase" w:date="2016-03-10T12:50:00Z">
        <w:r>
          <w:t>--</w:t>
        </w:r>
      </w:ins>
      <w:ins w:id="1051" w:author="Alexander Thomas Frase" w:date="2016-03-10T12:52:00Z">
        <w:r>
          <w:t>user-defined-filter</w:t>
        </w:r>
      </w:ins>
      <w:ins w:id="1052" w:author="Alexander Thomas Frase" w:date="2016-03-10T12:50:00Z">
        <w:r>
          <w:t xml:space="preserve">  /  </w:t>
        </w:r>
      </w:ins>
      <w:ins w:id="1053" w:author="Alexander Thomas Frase" w:date="2016-03-10T12:52:00Z">
        <w:r>
          <w:t>USER_DEFINED_FILTER</w:t>
        </w:r>
      </w:ins>
      <w:bookmarkEnd w:id="1049"/>
    </w:p>
    <w:p w14:paraId="045324B0" w14:textId="78D0E527" w:rsidR="00F03046" w:rsidRDefault="00F03046" w:rsidP="00F03046">
      <w:pPr>
        <w:rPr>
          <w:ins w:id="1054" w:author="Alexander Thomas Frase" w:date="2016-03-10T12:50:00Z"/>
        </w:rPr>
      </w:pPr>
      <w:ins w:id="1055" w:author="Alexander Thomas Frase" w:date="2016-03-10T12:50:00Z">
        <w:r>
          <w:tab/>
          <w:t>Argument: [</w:t>
        </w:r>
      </w:ins>
      <w:ins w:id="1056" w:author="Alexander Thomas Frase" w:date="2016-03-10T12:52:00Z">
        <w:r>
          <w:t>no/group/gene</w:t>
        </w:r>
      </w:ins>
      <w:ins w:id="1057" w:author="Alexander Thomas Frase" w:date="2016-03-10T12:50:00Z">
        <w:r>
          <w:t>]</w:t>
        </w:r>
        <w:r>
          <w:tab/>
        </w:r>
        <w:r>
          <w:tab/>
        </w:r>
        <w:r>
          <w:tab/>
        </w:r>
        <w:r>
          <w:tab/>
        </w:r>
        <w:r>
          <w:tab/>
          <w:t>Default: no</w:t>
        </w:r>
      </w:ins>
    </w:p>
    <w:p w14:paraId="04B31DFA" w14:textId="224BCC7D" w:rsidR="00F03046" w:rsidRDefault="00F03046" w:rsidP="00F03046">
      <w:pPr>
        <w:rPr>
          <w:ins w:id="1058" w:author="Alexander Thomas Frase" w:date="2016-03-10T12:50:00Z"/>
        </w:rPr>
      </w:pPr>
      <w:ins w:id="1059" w:author="Alexander Thomas Frase" w:date="2016-03-10T12:52:00Z">
        <w:r>
          <w:t xml:space="preserve">Applies the user-defined knowledge as </w:t>
        </w:r>
      </w:ins>
      <w:ins w:id="1060" w:author="Alexander Thomas Frase" w:date="2016-03-10T12:55:00Z">
        <w:r>
          <w:t>if it were</w:t>
        </w:r>
      </w:ins>
      <w:ins w:id="1061" w:author="Alexander Thomas Frase" w:date="2016-03-10T12:56:00Z">
        <w:r w:rsidR="00831228">
          <w:t xml:space="preserve"> a group filter (analogous to the GROUP or GROUP_FILE options) or gene filter (analogous to the GENE or GENE_FILE options). As a group filter, all groups which contain at least one gene which is also in a user-defined group will be loaded; as a gene filter, all genes which are in any user-defined group will be loaded.</w:t>
        </w:r>
      </w:ins>
    </w:p>
    <w:p w14:paraId="4FE08A5C" w14:textId="77777777" w:rsidR="008A0C7A" w:rsidRDefault="008A0C7A" w:rsidP="008A0C7A">
      <w:pPr>
        <w:pStyle w:val="Heading2"/>
      </w:pPr>
      <w:bookmarkStart w:id="1062" w:name="_Toc447021416"/>
      <w:r>
        <w:t>Primary Input Data Options</w:t>
      </w:r>
      <w:bookmarkEnd w:id="1062"/>
    </w:p>
    <w:p w14:paraId="7428C928" w14:textId="77777777" w:rsidR="008A0C7A" w:rsidRDefault="008A0C7A" w:rsidP="003B534B">
      <w:pPr>
        <w:pStyle w:val="Heading3"/>
      </w:pPr>
      <w:bookmarkStart w:id="1063" w:name="_Toc447021417"/>
      <w:r>
        <w:t>--snp  /  SNP</w:t>
      </w:r>
      <w:bookmarkEnd w:id="1063"/>
    </w:p>
    <w:p w14:paraId="5BB9E649" w14:textId="77777777" w:rsidR="008A0C7A" w:rsidRDefault="008A0C7A" w:rsidP="008A0C7A">
      <w:r>
        <w:tab/>
        <w:t>Arguments: &lt;snp&gt; [snp] […]</w:t>
      </w:r>
      <w:r>
        <w:tab/>
      </w:r>
      <w:r>
        <w:tab/>
      </w:r>
      <w:r>
        <w:tab/>
      </w:r>
      <w:r>
        <w:tab/>
      </w:r>
      <w:r>
        <w:tab/>
        <w:t xml:space="preserve">Default: </w:t>
      </w:r>
      <w:r w:rsidRPr="00A81A3D">
        <w:rPr>
          <w:i/>
        </w:rPr>
        <w:t>none</w:t>
      </w:r>
    </w:p>
    <w:p w14:paraId="05C467F3" w14:textId="17864876" w:rsidR="008A0C7A" w:rsidDel="00806800" w:rsidRDefault="008A0C7A" w:rsidP="008A0C7A">
      <w:pPr>
        <w:rPr>
          <w:del w:id="1064" w:author="Alexander Thomas Frase" w:date="2016-03-15T11:22:00Z"/>
        </w:rPr>
      </w:pPr>
      <w:r>
        <w:t xml:space="preserve">Adds </w:t>
      </w:r>
      <w:r w:rsidR="00324103">
        <w:t>(</w:t>
      </w:r>
      <w:r>
        <w:t>or intersects</w:t>
      </w:r>
      <w:r w:rsidR="00324103">
        <w:t>)</w:t>
      </w:r>
      <w:r>
        <w:t xml:space="preserve"> the specified set of SNPs to </w:t>
      </w:r>
      <w:r w:rsidR="00324103">
        <w:t>(</w:t>
      </w:r>
      <w:r>
        <w:t>or with</w:t>
      </w:r>
      <w:r w:rsidR="00324103">
        <w:t>)</w:t>
      </w:r>
      <w:r>
        <w:t xml:space="preserve"> the primary input dataset. SNPs must be provided as integer RS numbers with an optional “rs” prefix.</w:t>
      </w:r>
    </w:p>
    <w:p w14:paraId="02AA7C50" w14:textId="77777777" w:rsidR="00FA5BA5" w:rsidRDefault="00FA5BA5" w:rsidP="008A0C7A"/>
    <w:p w14:paraId="5AD47831" w14:textId="77777777" w:rsidR="008A0C7A" w:rsidRDefault="008A0C7A" w:rsidP="003B534B">
      <w:pPr>
        <w:pStyle w:val="Heading3"/>
      </w:pPr>
      <w:bookmarkStart w:id="1065" w:name="_Toc447021418"/>
      <w:r>
        <w:t>--snp-file  /  SNP_FILE</w:t>
      </w:r>
      <w:bookmarkEnd w:id="1065"/>
    </w:p>
    <w:p w14:paraId="2413E25E" w14:textId="77777777" w:rsidR="008A0C7A" w:rsidRDefault="008A0C7A" w:rsidP="008A0C7A">
      <w:r>
        <w:tab/>
        <w:t>Arguments: &lt;file&gt; [file] […]</w:t>
      </w:r>
      <w:r>
        <w:tab/>
      </w:r>
      <w:r>
        <w:tab/>
      </w:r>
      <w:r>
        <w:tab/>
      </w:r>
      <w:r>
        <w:tab/>
      </w:r>
      <w:r>
        <w:tab/>
        <w:t xml:space="preserve">Default: </w:t>
      </w:r>
      <w:r w:rsidRPr="00C90761">
        <w:rPr>
          <w:i/>
        </w:rPr>
        <w:t>none</w:t>
      </w:r>
    </w:p>
    <w:p w14:paraId="29DFFF93" w14:textId="5FA7CC84" w:rsidR="008A0C7A" w:rsidRDefault="008A0C7A" w:rsidP="008A0C7A">
      <w:r>
        <w:t xml:space="preserve">Adds </w:t>
      </w:r>
      <w:r w:rsidR="00324103">
        <w:t>(</w:t>
      </w:r>
      <w:r>
        <w:t>or intersects</w:t>
      </w:r>
      <w:r w:rsidR="00324103">
        <w:t>)</w:t>
      </w:r>
      <w:r>
        <w:t xml:space="preserve"> the set of SNPs read from the specified files to </w:t>
      </w:r>
      <w:r w:rsidR="00324103">
        <w:t>(</w:t>
      </w:r>
      <w:r>
        <w:t>or with</w:t>
      </w:r>
      <w:r w:rsidR="00324103">
        <w:t>)</w:t>
      </w:r>
      <w:r>
        <w:t xml:space="preserve"> the primary input dataset. Files must contain a single column formatted as in the SNP option.</w:t>
      </w:r>
    </w:p>
    <w:p w14:paraId="115C7290" w14:textId="77777777" w:rsidR="008A0C7A" w:rsidRDefault="008A0C7A" w:rsidP="003B534B">
      <w:pPr>
        <w:pStyle w:val="Heading3"/>
      </w:pPr>
      <w:bookmarkStart w:id="1066" w:name="_Toc447021419"/>
      <w:r>
        <w:t>--position  /  POSITION</w:t>
      </w:r>
      <w:bookmarkEnd w:id="1066"/>
    </w:p>
    <w:p w14:paraId="22A3AEB8" w14:textId="77777777" w:rsidR="008A0C7A" w:rsidRDefault="008A0C7A" w:rsidP="008A0C7A">
      <w:r>
        <w:tab/>
        <w:t>Arguments: &lt;position&gt; [position] […]</w:t>
      </w:r>
      <w:r>
        <w:tab/>
      </w:r>
      <w:r>
        <w:tab/>
      </w:r>
      <w:r>
        <w:tab/>
        <w:t xml:space="preserve">Default: </w:t>
      </w:r>
      <w:r w:rsidRPr="00F11F94">
        <w:rPr>
          <w:i/>
        </w:rPr>
        <w:t>none</w:t>
      </w:r>
    </w:p>
    <w:p w14:paraId="7C72895B" w14:textId="10CBF38E" w:rsidR="008A0C7A" w:rsidRDefault="008A0C7A" w:rsidP="008A0C7A">
      <w:r>
        <w:t xml:space="preserve">Adds </w:t>
      </w:r>
      <w:r w:rsidR="00324103">
        <w:t>(</w:t>
      </w:r>
      <w:r>
        <w:t>or intersects</w:t>
      </w:r>
      <w:r w:rsidR="00324103">
        <w:t>)</w:t>
      </w:r>
      <w:r>
        <w:t xml:space="preserve"> the specified set of positions to </w:t>
      </w:r>
      <w:r w:rsidR="00324103">
        <w:t>(</w:t>
      </w:r>
      <w:r>
        <w:t>or with</w:t>
      </w:r>
      <w:r w:rsidR="00324103">
        <w:t>)</w:t>
      </w:r>
      <w:r>
        <w:t xml:space="preserve"> the primary input dataset. Positions must be provided as 2 to 4 fields separated by colons: “chr:pos”, “chr:label:pos” or “chr:label:ignored:pos”. Chromosomes may have an optional “chr” prefix.</w:t>
      </w:r>
    </w:p>
    <w:p w14:paraId="510C50F5" w14:textId="77777777" w:rsidR="008A0C7A" w:rsidRDefault="008A0C7A" w:rsidP="003B534B">
      <w:pPr>
        <w:pStyle w:val="Heading3"/>
      </w:pPr>
      <w:bookmarkStart w:id="1067" w:name="_Toc447021420"/>
      <w:r>
        <w:t>--position-file  /  POSITION_FILE</w:t>
      </w:r>
      <w:bookmarkEnd w:id="1067"/>
    </w:p>
    <w:p w14:paraId="608AAC3B" w14:textId="77777777" w:rsidR="008A0C7A" w:rsidRDefault="008A0C7A" w:rsidP="008A0C7A">
      <w:r>
        <w:tab/>
        <w:t>Arguments: &lt;file&gt; [file] […]</w:t>
      </w:r>
      <w:r>
        <w:tab/>
      </w:r>
      <w:r>
        <w:tab/>
      </w:r>
      <w:r>
        <w:tab/>
      </w:r>
      <w:r>
        <w:tab/>
      </w:r>
      <w:r>
        <w:tab/>
        <w:t xml:space="preserve">Default: </w:t>
      </w:r>
      <w:r w:rsidRPr="00C90761">
        <w:rPr>
          <w:i/>
        </w:rPr>
        <w:t>none</w:t>
      </w:r>
    </w:p>
    <w:p w14:paraId="42FE3C7C" w14:textId="584C66A6" w:rsidR="008A0C7A" w:rsidRDefault="008A0C7A" w:rsidP="008A0C7A">
      <w:r>
        <w:t xml:space="preserve">Adds </w:t>
      </w:r>
      <w:r w:rsidR="00324103">
        <w:t>(</w:t>
      </w:r>
      <w:r>
        <w:t>or intersects</w:t>
      </w:r>
      <w:r w:rsidR="00324103">
        <w:t>)</w:t>
      </w:r>
      <w:r>
        <w:t xml:space="preserve"> the set of positions read from the specified files to </w:t>
      </w:r>
      <w:r w:rsidR="00324103">
        <w:t>(</w:t>
      </w:r>
      <w:r>
        <w:t>or with</w:t>
      </w:r>
      <w:r w:rsidR="00324103">
        <w:t>)</w:t>
      </w:r>
      <w:r>
        <w:t xml:space="preserve"> the primary input dataset. Files must contain 2 to 4 columns formatted as in the POSITION option, but separated by tabs instead of colons.</w:t>
      </w:r>
    </w:p>
    <w:p w14:paraId="2E632DDA" w14:textId="77777777" w:rsidR="008A0C7A" w:rsidRDefault="008A0C7A" w:rsidP="003B534B">
      <w:pPr>
        <w:pStyle w:val="Heading3"/>
      </w:pPr>
      <w:bookmarkStart w:id="1068" w:name="_Toc447021421"/>
      <w:r>
        <w:t>--region  /  REGION</w:t>
      </w:r>
      <w:bookmarkEnd w:id="1068"/>
    </w:p>
    <w:p w14:paraId="2DE2BEA4" w14:textId="77777777" w:rsidR="008A0C7A" w:rsidRDefault="008A0C7A" w:rsidP="008A0C7A">
      <w:r>
        <w:tab/>
        <w:t>Arguments: &lt;region&gt; [region] […]</w:t>
      </w:r>
      <w:r>
        <w:tab/>
      </w:r>
      <w:r>
        <w:tab/>
      </w:r>
      <w:r>
        <w:tab/>
      </w:r>
      <w:r>
        <w:tab/>
        <w:t xml:space="preserve">Default: </w:t>
      </w:r>
      <w:r w:rsidRPr="00F11F94">
        <w:rPr>
          <w:i/>
        </w:rPr>
        <w:t>none</w:t>
      </w:r>
    </w:p>
    <w:p w14:paraId="6EB86720" w14:textId="3AA79618" w:rsidR="008A0C7A" w:rsidRDefault="008A0C7A" w:rsidP="008A0C7A">
      <w:r>
        <w:t xml:space="preserve">Adds </w:t>
      </w:r>
      <w:r w:rsidR="00324103">
        <w:t>(</w:t>
      </w:r>
      <w:r>
        <w:t>or intersects</w:t>
      </w:r>
      <w:r w:rsidR="00324103">
        <w:t>)</w:t>
      </w:r>
      <w:r>
        <w:t xml:space="preserve"> the specified set of regions to </w:t>
      </w:r>
      <w:r w:rsidR="00324103">
        <w:t>(</w:t>
      </w:r>
      <w:r>
        <w:t>or with</w:t>
      </w:r>
      <w:r w:rsidR="00324103">
        <w:t>)</w:t>
      </w:r>
      <w:r>
        <w:t xml:space="preserve"> the primary input dataset. Regions must be provided as 3 or 4 fields separated by colons: “chr:start:stop” or “chr:label:start:stop”. Chromosomes may have an optional “chr” prefix.</w:t>
      </w:r>
    </w:p>
    <w:p w14:paraId="335936C1" w14:textId="77777777" w:rsidR="008A0C7A" w:rsidRDefault="008A0C7A" w:rsidP="003B534B">
      <w:pPr>
        <w:pStyle w:val="Heading3"/>
      </w:pPr>
      <w:bookmarkStart w:id="1069" w:name="_Toc447021422"/>
      <w:r>
        <w:lastRenderedPageBreak/>
        <w:t>--region-file  /  REGION_FILE</w:t>
      </w:r>
      <w:bookmarkEnd w:id="1069"/>
    </w:p>
    <w:p w14:paraId="009654F9" w14:textId="77777777" w:rsidR="008A0C7A" w:rsidRDefault="008A0C7A" w:rsidP="008A0C7A">
      <w:r>
        <w:tab/>
        <w:t>Arguments: &lt;file&gt; [file] […]</w:t>
      </w:r>
      <w:r>
        <w:tab/>
      </w:r>
      <w:r>
        <w:tab/>
      </w:r>
      <w:r>
        <w:tab/>
      </w:r>
      <w:r>
        <w:tab/>
      </w:r>
      <w:r>
        <w:tab/>
        <w:t xml:space="preserve">Default: </w:t>
      </w:r>
      <w:r w:rsidRPr="00C90761">
        <w:rPr>
          <w:i/>
        </w:rPr>
        <w:t>none</w:t>
      </w:r>
    </w:p>
    <w:p w14:paraId="2246732E" w14:textId="12B3299A" w:rsidR="008A0C7A" w:rsidRDefault="008A0C7A" w:rsidP="008A0C7A">
      <w:r>
        <w:t xml:space="preserve">Adds </w:t>
      </w:r>
      <w:r w:rsidR="00324103">
        <w:t>(</w:t>
      </w:r>
      <w:r>
        <w:t>or intersects</w:t>
      </w:r>
      <w:r w:rsidR="00324103">
        <w:t>)</w:t>
      </w:r>
      <w:r>
        <w:t xml:space="preserve"> the set of regions read from the specified files to </w:t>
      </w:r>
      <w:r w:rsidR="00324103">
        <w:t>(</w:t>
      </w:r>
      <w:r>
        <w:t>or with</w:t>
      </w:r>
      <w:r w:rsidR="00324103">
        <w:t>)</w:t>
      </w:r>
      <w:r>
        <w:t xml:space="preserve"> the primary input dataset. Files must contain 3 or 4 columns formatted as in the REGION option, but separated by tabs instead of colons.</w:t>
      </w:r>
    </w:p>
    <w:p w14:paraId="03BD7153" w14:textId="77777777" w:rsidR="008A0C7A" w:rsidRDefault="008A0C7A" w:rsidP="003B534B">
      <w:pPr>
        <w:pStyle w:val="Heading3"/>
      </w:pPr>
      <w:bookmarkStart w:id="1070" w:name="_Toc447021423"/>
      <w:r>
        <w:t>--gene  /  GENE</w:t>
      </w:r>
      <w:bookmarkEnd w:id="1070"/>
    </w:p>
    <w:p w14:paraId="15B13251" w14:textId="77777777" w:rsidR="008A0C7A" w:rsidRDefault="008A0C7A" w:rsidP="008A0C7A">
      <w:r>
        <w:tab/>
        <w:t>Arguments: &lt;gene&gt; [gene] […]</w:t>
      </w:r>
      <w:r>
        <w:tab/>
      </w:r>
      <w:r>
        <w:tab/>
      </w:r>
      <w:r>
        <w:tab/>
      </w:r>
      <w:r>
        <w:tab/>
        <w:t xml:space="preserve">Default: </w:t>
      </w:r>
      <w:r w:rsidRPr="00F11F94">
        <w:rPr>
          <w:i/>
        </w:rPr>
        <w:t>none</w:t>
      </w:r>
    </w:p>
    <w:p w14:paraId="49E40F40" w14:textId="21671F0F" w:rsidR="008A0C7A" w:rsidRDefault="008A0C7A" w:rsidP="008A0C7A">
      <w:r>
        <w:t xml:space="preserve">Adds </w:t>
      </w:r>
      <w:r w:rsidR="00324103">
        <w:t>(</w:t>
      </w:r>
      <w:r>
        <w:t>or intersects</w:t>
      </w:r>
      <w:r w:rsidR="00324103">
        <w:t>)</w:t>
      </w:r>
      <w:r>
        <w:t xml:space="preserve"> the specified set of genes to </w:t>
      </w:r>
      <w:r w:rsidR="00324103">
        <w:t>(</w:t>
      </w:r>
      <w:r>
        <w:t>or with</w:t>
      </w:r>
      <w:r w:rsidR="00324103">
        <w:t>)</w:t>
      </w:r>
      <w:r>
        <w:t xml:space="preserve"> the primary input dataset. The specified genes will be interpreted according to the GENE_IDENTIFIER_TYPE option.</w:t>
      </w:r>
    </w:p>
    <w:p w14:paraId="4D29E6D3" w14:textId="77777777" w:rsidR="008A0C7A" w:rsidRDefault="008A0C7A" w:rsidP="003B534B">
      <w:pPr>
        <w:pStyle w:val="Heading3"/>
      </w:pPr>
      <w:bookmarkStart w:id="1071" w:name="_Toc447021424"/>
      <w:r>
        <w:t>--gene-file  /  GENE_FILE</w:t>
      </w:r>
      <w:bookmarkEnd w:id="1071"/>
    </w:p>
    <w:p w14:paraId="5B890345" w14:textId="77777777" w:rsidR="008A0C7A" w:rsidRDefault="008A0C7A" w:rsidP="008A0C7A">
      <w:r>
        <w:tab/>
        <w:t>Arguments: &lt;file&gt; [file] […]</w:t>
      </w:r>
      <w:r>
        <w:tab/>
      </w:r>
      <w:r>
        <w:tab/>
      </w:r>
      <w:r>
        <w:tab/>
      </w:r>
      <w:r>
        <w:tab/>
      </w:r>
      <w:r>
        <w:tab/>
        <w:t xml:space="preserve">Default: </w:t>
      </w:r>
      <w:r w:rsidRPr="00C90761">
        <w:rPr>
          <w:i/>
        </w:rPr>
        <w:t>none</w:t>
      </w:r>
    </w:p>
    <w:p w14:paraId="324F4702" w14:textId="159FA9F8" w:rsidR="008A0C7A" w:rsidRDefault="008A0C7A" w:rsidP="008A0C7A">
      <w:r>
        <w:t xml:space="preserve">Adds </w:t>
      </w:r>
      <w:r w:rsidR="00324103">
        <w:t>(</w:t>
      </w:r>
      <w:r>
        <w:t>or intersects</w:t>
      </w:r>
      <w:r w:rsidR="00324103">
        <w:t>)</w:t>
      </w:r>
      <w:r>
        <w:t xml:space="preserve"> the set of genes read from the specified files to </w:t>
      </w:r>
      <w:r w:rsidR="00324103">
        <w:t>(</w:t>
      </w:r>
      <w:r>
        <w:t>or with</w:t>
      </w:r>
      <w:r w:rsidR="00324103">
        <w:t>)</w:t>
      </w:r>
      <w:r>
        <w:t xml:space="preserve"> the primary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2663E282" w14:textId="77777777" w:rsidR="008A0C7A" w:rsidRDefault="008A0C7A" w:rsidP="003B534B">
      <w:pPr>
        <w:pStyle w:val="Heading3"/>
      </w:pPr>
      <w:bookmarkStart w:id="1072" w:name="_Toc447021425"/>
      <w:r>
        <w:t>--gene-identifier-type  /  GENE_IDENTIFIER_TYPE</w:t>
      </w:r>
      <w:bookmarkEnd w:id="1072"/>
    </w:p>
    <w:p w14:paraId="60F55357" w14:textId="77777777" w:rsidR="008A0C7A" w:rsidRPr="00061710" w:rsidRDefault="008A0C7A" w:rsidP="008A0C7A">
      <w:r>
        <w:tab/>
        <w:t>Argument: [type]</w:t>
      </w:r>
      <w:r>
        <w:tab/>
      </w:r>
      <w:r>
        <w:tab/>
      </w:r>
      <w:r>
        <w:tab/>
      </w:r>
      <w:r>
        <w:tab/>
      </w:r>
      <w:r>
        <w:tab/>
      </w:r>
      <w:r>
        <w:tab/>
        <w:t>Default: -</w:t>
      </w:r>
    </w:p>
    <w:p w14:paraId="3E8B20B3" w14:textId="77777777" w:rsidR="008A0C7A" w:rsidDel="00806800" w:rsidRDefault="008A0C7A" w:rsidP="008A0C7A">
      <w:pPr>
        <w:rPr>
          <w:del w:id="1073" w:author="Alexander Thomas Frase" w:date="2016-03-15T11:22:00Z"/>
        </w:rPr>
      </w:pPr>
      <w:r>
        <w:t>Specifies the identifier type with which to interpret all input gene identifiers. If no type or an empty type is provided, all possible types are tried for each identifier. If the special type “-“ is provided (the default), identifiers are interpreted as primary gene labels.</w:t>
      </w:r>
    </w:p>
    <w:p w14:paraId="616FC96D" w14:textId="77777777" w:rsidR="00FA5BA5" w:rsidRDefault="00FA5BA5" w:rsidP="008A0C7A">
      <w:pPr>
        <w:rPr>
          <w:ins w:id="1074" w:author="Alexander Thomas Frase" w:date="2016-03-15T11:27:00Z"/>
        </w:rPr>
      </w:pPr>
    </w:p>
    <w:p w14:paraId="6A5A09ED" w14:textId="6E2C6E5E" w:rsidR="00523804" w:rsidDel="008D523A" w:rsidRDefault="00523804" w:rsidP="008A0C7A">
      <w:pPr>
        <w:rPr>
          <w:del w:id="1075" w:author="Alexander Thomas Frase" w:date="2016-03-29T12:54:00Z"/>
        </w:rPr>
      </w:pPr>
    </w:p>
    <w:p w14:paraId="7A7242AC" w14:textId="77777777" w:rsidR="008A0C7A" w:rsidRDefault="008A0C7A" w:rsidP="003B534B">
      <w:pPr>
        <w:pStyle w:val="Heading3"/>
      </w:pPr>
      <w:bookmarkStart w:id="1076" w:name="_Toc447021426"/>
      <w:r>
        <w:t>--allow-ambiguous-genes  /  ALLOW_AMBIGUOUS_GENES</w:t>
      </w:r>
      <w:bookmarkEnd w:id="1076"/>
    </w:p>
    <w:p w14:paraId="0C74C3E9" w14:textId="77777777" w:rsidR="008A0C7A" w:rsidRDefault="008A0C7A" w:rsidP="008A0C7A">
      <w:r>
        <w:tab/>
        <w:t>Argument: [yes/no]</w:t>
      </w:r>
      <w:r>
        <w:tab/>
      </w:r>
      <w:r>
        <w:tab/>
      </w:r>
      <w:r>
        <w:tab/>
      </w:r>
      <w:r>
        <w:tab/>
      </w:r>
      <w:r>
        <w:tab/>
      </w:r>
      <w:r>
        <w:tab/>
        <w:t>Default: no</w:t>
      </w:r>
    </w:p>
    <w:p w14:paraId="768C8C32" w14:textId="6A963CB9" w:rsidR="008A0C7A" w:rsidRPr="00740F50" w:rsidRDefault="008A0C7A" w:rsidP="008A0C7A">
      <w:r>
        <w:t>When enabled, any input gene identifier which matches multiple genes will be interpreted as if all of those genes had been specified. When disabled (the default),</w:t>
      </w:r>
      <w:r w:rsidR="00FA5BA5">
        <w:t xml:space="preserve"> ambiguous gene</w:t>
      </w:r>
      <w:r>
        <w:t xml:space="preserve"> identifiers are ignored.</w:t>
      </w:r>
    </w:p>
    <w:p w14:paraId="08EB501B" w14:textId="77777777" w:rsidR="008A0C7A" w:rsidRDefault="008A0C7A" w:rsidP="003B534B">
      <w:pPr>
        <w:pStyle w:val="Heading3"/>
      </w:pPr>
      <w:bookmarkStart w:id="1077" w:name="_Toc447021427"/>
      <w:r>
        <w:t>--gene-search  /  GENE_SEARCH</w:t>
      </w:r>
      <w:bookmarkEnd w:id="1077"/>
    </w:p>
    <w:p w14:paraId="466CCBB0" w14:textId="77777777" w:rsidR="008A0C7A" w:rsidRDefault="008A0C7A" w:rsidP="008A0C7A">
      <w:r>
        <w:tab/>
        <w:t>Argument: text</w:t>
      </w:r>
      <w:r>
        <w:tab/>
      </w:r>
      <w:r>
        <w:tab/>
      </w:r>
      <w:r>
        <w:tab/>
      </w:r>
      <w:r>
        <w:tab/>
      </w:r>
      <w:r>
        <w:tab/>
      </w:r>
      <w:r>
        <w:tab/>
        <w:t xml:space="preserve">Default: </w:t>
      </w:r>
      <w:r>
        <w:rPr>
          <w:i/>
        </w:rPr>
        <w:t>none</w:t>
      </w:r>
    </w:p>
    <w:p w14:paraId="56CEFB66" w14:textId="2B1C2578" w:rsidR="008A0C7A" w:rsidRPr="00890F6D" w:rsidRDefault="008A0C7A" w:rsidP="008A0C7A">
      <w:r>
        <w:t xml:space="preserve">Adds </w:t>
      </w:r>
      <w:r w:rsidR="00324103">
        <w:t>(</w:t>
      </w:r>
      <w:r>
        <w:t>or intersects</w:t>
      </w:r>
      <w:r w:rsidR="00324103">
        <w:t>)</w:t>
      </w:r>
      <w:r>
        <w:t xml:space="preserve"> the matching set of genes to </w:t>
      </w:r>
      <w:r w:rsidR="00324103">
        <w:t>(</w:t>
      </w:r>
      <w:r>
        <w:t>or with</w:t>
      </w:r>
      <w:r w:rsidR="00324103">
        <w:t>)</w:t>
      </w:r>
      <w:r>
        <w:t xml:space="preserve"> the primary input dataset. Matching genes are identified by searching for the provided text in all labels, descriptions and identifiers associated with each known gene.</w:t>
      </w:r>
    </w:p>
    <w:p w14:paraId="5D8F5770" w14:textId="77777777" w:rsidR="008A0C7A" w:rsidRDefault="008A0C7A" w:rsidP="003B534B">
      <w:pPr>
        <w:pStyle w:val="Heading3"/>
      </w:pPr>
      <w:bookmarkStart w:id="1078" w:name="_Toc447021428"/>
      <w:r>
        <w:t>--group  /  GROUP</w:t>
      </w:r>
      <w:bookmarkEnd w:id="1078"/>
    </w:p>
    <w:p w14:paraId="5F1A464B" w14:textId="77777777" w:rsidR="008A0C7A" w:rsidRDefault="008A0C7A" w:rsidP="008A0C7A">
      <w:r>
        <w:tab/>
        <w:t>Arguments: &lt;group&gt; [group] […]</w:t>
      </w:r>
      <w:r>
        <w:tab/>
      </w:r>
      <w:r>
        <w:tab/>
      </w:r>
      <w:r>
        <w:tab/>
      </w:r>
      <w:r>
        <w:tab/>
        <w:t xml:space="preserve">Default: </w:t>
      </w:r>
      <w:r w:rsidRPr="00F11F94">
        <w:rPr>
          <w:i/>
        </w:rPr>
        <w:t>none</w:t>
      </w:r>
    </w:p>
    <w:p w14:paraId="0E078696" w14:textId="4C00A650" w:rsidR="008A0C7A" w:rsidRDefault="008A0C7A" w:rsidP="008A0C7A">
      <w:r>
        <w:t xml:space="preserve">Adds </w:t>
      </w:r>
      <w:r w:rsidR="00324103">
        <w:t>(</w:t>
      </w:r>
      <w:r>
        <w:t>or intersects</w:t>
      </w:r>
      <w:r w:rsidR="00324103">
        <w:t>)</w:t>
      </w:r>
      <w:r>
        <w:t xml:space="preserve"> the specified set of groups to </w:t>
      </w:r>
      <w:r w:rsidR="00324103">
        <w:t>(</w:t>
      </w:r>
      <w:r>
        <w:t>or with</w:t>
      </w:r>
      <w:r w:rsidR="00324103">
        <w:t>)</w:t>
      </w:r>
      <w:r>
        <w:t xml:space="preserve"> the primary input dataset. The specified groups will be interpreted according to the GROUP_IDENTIFIER_TYPE option.</w:t>
      </w:r>
    </w:p>
    <w:p w14:paraId="51C2EC14" w14:textId="77777777" w:rsidR="008A0C7A" w:rsidRDefault="008A0C7A" w:rsidP="003B534B">
      <w:pPr>
        <w:pStyle w:val="Heading3"/>
      </w:pPr>
      <w:bookmarkStart w:id="1079" w:name="_Toc447021429"/>
      <w:r>
        <w:t>--group-file  /  GROUP_FILE</w:t>
      </w:r>
      <w:bookmarkEnd w:id="1079"/>
    </w:p>
    <w:p w14:paraId="3DE78EF6" w14:textId="77777777" w:rsidR="008A0C7A" w:rsidRDefault="008A0C7A" w:rsidP="008A0C7A">
      <w:r>
        <w:tab/>
        <w:t>Arguments: &lt;file&gt; [file] […]</w:t>
      </w:r>
      <w:r>
        <w:tab/>
      </w:r>
      <w:r>
        <w:tab/>
      </w:r>
      <w:r>
        <w:tab/>
      </w:r>
      <w:r>
        <w:tab/>
      </w:r>
      <w:r>
        <w:tab/>
        <w:t xml:space="preserve">Default: </w:t>
      </w:r>
      <w:r w:rsidRPr="00C90761">
        <w:rPr>
          <w:i/>
        </w:rPr>
        <w:t>none</w:t>
      </w:r>
    </w:p>
    <w:p w14:paraId="77644915" w14:textId="4D5C2CE3" w:rsidR="008A0C7A" w:rsidRDefault="008A0C7A" w:rsidP="008A0C7A">
      <w:pPr>
        <w:rPr>
          <w:ins w:id="1080" w:author="Alexander Thomas Frase" w:date="2016-03-29T12:54:00Z"/>
        </w:rPr>
      </w:pPr>
      <w:r>
        <w:t xml:space="preserve">Adds </w:t>
      </w:r>
      <w:r w:rsidR="00324103">
        <w:t>(</w:t>
      </w:r>
      <w:r>
        <w:t>or intersects</w:t>
      </w:r>
      <w:r w:rsidR="00324103">
        <w:t>)</w:t>
      </w:r>
      <w:r>
        <w:t xml:space="preserve"> the set of groups read from the specified files to </w:t>
      </w:r>
      <w:r w:rsidR="00324103">
        <w:t>(</w:t>
      </w:r>
      <w:r>
        <w:t>or with</w:t>
      </w:r>
      <w:r w:rsidR="00324103">
        <w:t>)</w:t>
      </w:r>
      <w:r>
        <w:t xml:space="preserve"> the primary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3BCA034F" w14:textId="1B3BC88E" w:rsidR="00806800" w:rsidDel="00523804" w:rsidRDefault="00806800" w:rsidP="008A0C7A">
      <w:pPr>
        <w:rPr>
          <w:del w:id="1081" w:author="Alexander Thomas Frase" w:date="2016-03-15T11:27:00Z"/>
        </w:rPr>
      </w:pPr>
    </w:p>
    <w:p w14:paraId="5D54A30A" w14:textId="77777777" w:rsidR="008A0C7A" w:rsidRDefault="008A0C7A" w:rsidP="003B534B">
      <w:pPr>
        <w:pStyle w:val="Heading3"/>
      </w:pPr>
      <w:bookmarkStart w:id="1082" w:name="_Toc447021430"/>
      <w:r>
        <w:t>--group-identifier-type  /  GROUP_IDENTIFIER_TYPE</w:t>
      </w:r>
      <w:bookmarkEnd w:id="1082"/>
    </w:p>
    <w:p w14:paraId="12FF8C94" w14:textId="77777777" w:rsidR="008A0C7A" w:rsidRPr="00F11F94" w:rsidRDefault="008A0C7A" w:rsidP="008A0C7A">
      <w:r>
        <w:tab/>
        <w:t>Argument: [type]</w:t>
      </w:r>
      <w:r>
        <w:tab/>
      </w:r>
      <w:r>
        <w:tab/>
      </w:r>
      <w:r>
        <w:tab/>
      </w:r>
      <w:r>
        <w:tab/>
      </w:r>
      <w:r>
        <w:tab/>
      </w:r>
      <w:r>
        <w:tab/>
        <w:t>Default: -</w:t>
      </w:r>
    </w:p>
    <w:p w14:paraId="70C0CA5A" w14:textId="77777777" w:rsidR="008A0C7A" w:rsidRDefault="008A0C7A" w:rsidP="008A0C7A">
      <w:pPr>
        <w:rPr>
          <w:ins w:id="1083" w:author="Alexander Thomas Frase" w:date="2016-03-29T13:00:00Z"/>
        </w:rPr>
      </w:pPr>
      <w:r>
        <w:t>Specifies the identifier type with which to interpret all input group identifiers. If no type or an empty type is provided, all possible types are tried for each identifier. If the special type “-“ is provided (the default), identifiers are interpreted as primary group labels.</w:t>
      </w:r>
    </w:p>
    <w:p w14:paraId="01F23B79" w14:textId="77777777" w:rsidR="008D523A" w:rsidRDefault="008D523A" w:rsidP="008A0C7A"/>
    <w:p w14:paraId="2F1FCE91" w14:textId="77777777" w:rsidR="008A0C7A" w:rsidRDefault="008A0C7A" w:rsidP="003B534B">
      <w:pPr>
        <w:pStyle w:val="Heading3"/>
      </w:pPr>
      <w:bookmarkStart w:id="1084" w:name="_Toc447021431"/>
      <w:r>
        <w:t>--allow-ambiguous-groups  /  ALLOW_AMBIGUOUS_GROUPS</w:t>
      </w:r>
      <w:bookmarkEnd w:id="1084"/>
    </w:p>
    <w:p w14:paraId="72444B7E" w14:textId="77777777" w:rsidR="008A0C7A" w:rsidRDefault="008A0C7A" w:rsidP="008A0C7A">
      <w:r>
        <w:tab/>
        <w:t>Argument: [yes/no]</w:t>
      </w:r>
      <w:r>
        <w:tab/>
      </w:r>
      <w:r>
        <w:tab/>
      </w:r>
      <w:r>
        <w:tab/>
      </w:r>
      <w:r>
        <w:tab/>
      </w:r>
      <w:r>
        <w:tab/>
      </w:r>
      <w:r>
        <w:tab/>
        <w:t>Default: no</w:t>
      </w:r>
    </w:p>
    <w:p w14:paraId="4111112B" w14:textId="20A46B90" w:rsidR="008A0C7A" w:rsidRDefault="008A0C7A" w:rsidP="008A0C7A">
      <w:r>
        <w:t xml:space="preserve">When enabled, any input group identifier which matches multiple groups will be interpreted as if all of those groups had been specified. When disabled (the default), </w:t>
      </w:r>
      <w:r w:rsidR="00FA5BA5">
        <w:t xml:space="preserve">ambiguous group identifiers </w:t>
      </w:r>
      <w:r>
        <w:t>are ignored.</w:t>
      </w:r>
    </w:p>
    <w:p w14:paraId="46CC63C8" w14:textId="77777777" w:rsidR="008A0C7A" w:rsidRDefault="008A0C7A" w:rsidP="003B534B">
      <w:pPr>
        <w:pStyle w:val="Heading3"/>
      </w:pPr>
      <w:bookmarkStart w:id="1085" w:name="_Toc447021432"/>
      <w:r>
        <w:t>--group-search  /  GROUP_SEARCH</w:t>
      </w:r>
      <w:bookmarkEnd w:id="1085"/>
    </w:p>
    <w:p w14:paraId="2A1CBC3C" w14:textId="77777777" w:rsidR="008A0C7A" w:rsidRDefault="008A0C7A" w:rsidP="008A0C7A">
      <w:r>
        <w:tab/>
        <w:t>Argument: text</w:t>
      </w:r>
      <w:r>
        <w:tab/>
      </w:r>
      <w:r>
        <w:tab/>
      </w:r>
      <w:r>
        <w:tab/>
      </w:r>
      <w:r>
        <w:tab/>
      </w:r>
      <w:r>
        <w:tab/>
      </w:r>
      <w:r>
        <w:tab/>
        <w:t xml:space="preserve">Default: </w:t>
      </w:r>
      <w:r>
        <w:rPr>
          <w:i/>
        </w:rPr>
        <w:t>none</w:t>
      </w:r>
    </w:p>
    <w:p w14:paraId="2B6E15B3" w14:textId="16D57733" w:rsidR="008A0C7A" w:rsidRDefault="008A0C7A" w:rsidP="008A0C7A">
      <w:r>
        <w:t xml:space="preserve">Adds </w:t>
      </w:r>
      <w:r w:rsidR="00324103">
        <w:t>(</w:t>
      </w:r>
      <w:r>
        <w:t>or intersects</w:t>
      </w:r>
      <w:r w:rsidR="00324103">
        <w:t>)</w:t>
      </w:r>
      <w:r>
        <w:t xml:space="preserve"> the matching set of groups to </w:t>
      </w:r>
      <w:r w:rsidR="00324103">
        <w:t>(</w:t>
      </w:r>
      <w:r>
        <w:t>or with</w:t>
      </w:r>
      <w:r w:rsidR="00324103">
        <w:t>)</w:t>
      </w:r>
      <w:r>
        <w:t xml:space="preserve"> the primary input dataset. Matching groups are identified by searching for the provided text in all labels, descriptions and identifiers associated with each known group.</w:t>
      </w:r>
    </w:p>
    <w:p w14:paraId="39434DF1" w14:textId="77777777" w:rsidR="008A0C7A" w:rsidRDefault="008A0C7A" w:rsidP="003B534B">
      <w:pPr>
        <w:pStyle w:val="Heading3"/>
      </w:pPr>
      <w:bookmarkStart w:id="1086" w:name="_Toc447021433"/>
      <w:r>
        <w:t>--source  /  SOURCE</w:t>
      </w:r>
      <w:bookmarkEnd w:id="1086"/>
    </w:p>
    <w:p w14:paraId="6611EF30" w14:textId="77777777" w:rsidR="008A0C7A" w:rsidRDefault="008A0C7A" w:rsidP="008A0C7A">
      <w:r>
        <w:tab/>
        <w:t>Arguments: &lt;source&gt; [source] […]</w:t>
      </w:r>
      <w:r>
        <w:tab/>
      </w:r>
      <w:r>
        <w:tab/>
      </w:r>
      <w:r>
        <w:tab/>
      </w:r>
      <w:r>
        <w:tab/>
        <w:t xml:space="preserve">Default: </w:t>
      </w:r>
      <w:r w:rsidRPr="00F11F94">
        <w:rPr>
          <w:i/>
        </w:rPr>
        <w:t>none</w:t>
      </w:r>
    </w:p>
    <w:p w14:paraId="59120011" w14:textId="4F4072E1" w:rsidR="008A0C7A" w:rsidRDefault="008A0C7A" w:rsidP="008A0C7A">
      <w:r>
        <w:t xml:space="preserve">Adds </w:t>
      </w:r>
      <w:r w:rsidR="00324103">
        <w:t>(</w:t>
      </w:r>
      <w:r>
        <w:t>or intersects</w:t>
      </w:r>
      <w:r w:rsidR="00324103">
        <w:t>)</w:t>
      </w:r>
      <w:r>
        <w:t xml:space="preserve"> the specified set of sources to </w:t>
      </w:r>
      <w:r w:rsidR="00324103">
        <w:t>(</w:t>
      </w:r>
      <w:r>
        <w:t>or with</w:t>
      </w:r>
      <w:r w:rsidR="00324103">
        <w:t>)</w:t>
      </w:r>
      <w:r>
        <w:t xml:space="preserve"> the primary input dataset.</w:t>
      </w:r>
    </w:p>
    <w:p w14:paraId="22998124" w14:textId="77777777" w:rsidR="008A0C7A" w:rsidRDefault="008A0C7A" w:rsidP="003B534B">
      <w:pPr>
        <w:pStyle w:val="Heading3"/>
      </w:pPr>
      <w:bookmarkStart w:id="1087" w:name="_Toc447021434"/>
      <w:r>
        <w:t>--source-file  /  SOURCE_FILE</w:t>
      </w:r>
      <w:bookmarkEnd w:id="1087"/>
    </w:p>
    <w:p w14:paraId="75FC0A4E" w14:textId="77777777" w:rsidR="008A0C7A" w:rsidRDefault="008A0C7A" w:rsidP="008A0C7A">
      <w:r>
        <w:tab/>
        <w:t>Arguments: &lt;file&gt; [file] […]</w:t>
      </w:r>
      <w:r>
        <w:tab/>
      </w:r>
      <w:r>
        <w:tab/>
      </w:r>
      <w:r>
        <w:tab/>
      </w:r>
      <w:r>
        <w:tab/>
      </w:r>
      <w:r>
        <w:tab/>
        <w:t xml:space="preserve">Default: </w:t>
      </w:r>
      <w:r w:rsidRPr="00C90761">
        <w:rPr>
          <w:i/>
        </w:rPr>
        <w:t>none</w:t>
      </w:r>
    </w:p>
    <w:p w14:paraId="6124566F" w14:textId="237E4F30" w:rsidR="008A0C7A" w:rsidRDefault="008A0C7A" w:rsidP="008A0C7A">
      <w:r>
        <w:t xml:space="preserve">Adds </w:t>
      </w:r>
      <w:r w:rsidR="00324103">
        <w:t>(</w:t>
      </w:r>
      <w:r>
        <w:t>or intersects</w:t>
      </w:r>
      <w:r w:rsidR="00324103">
        <w:t>)</w:t>
      </w:r>
      <w:r>
        <w:t xml:space="preserve"> the set of sources read from the specified files to </w:t>
      </w:r>
      <w:r w:rsidR="00324103">
        <w:t>(</w:t>
      </w:r>
      <w:r>
        <w:t>or with</w:t>
      </w:r>
      <w:r w:rsidR="00324103">
        <w:t>)</w:t>
      </w:r>
      <w:r>
        <w:t xml:space="preserve"> the primary input dataset.</w:t>
      </w:r>
    </w:p>
    <w:p w14:paraId="4A14C328" w14:textId="77777777" w:rsidR="008A0C7A" w:rsidRDefault="008A0C7A" w:rsidP="008A0C7A">
      <w:pPr>
        <w:pStyle w:val="Heading2"/>
      </w:pPr>
      <w:bookmarkStart w:id="1088" w:name="_Toc447021435"/>
      <w:r>
        <w:t>Alternate Input Data Options</w:t>
      </w:r>
      <w:bookmarkEnd w:id="1088"/>
    </w:p>
    <w:p w14:paraId="198F9F6A" w14:textId="77777777" w:rsidR="008A0C7A" w:rsidRDefault="008A0C7A" w:rsidP="003B534B">
      <w:pPr>
        <w:pStyle w:val="Heading3"/>
      </w:pPr>
      <w:bookmarkStart w:id="1089" w:name="_Toc447021436"/>
      <w:r>
        <w:t>--alt-snp  /  ALT_SNP</w:t>
      </w:r>
      <w:bookmarkEnd w:id="1089"/>
    </w:p>
    <w:p w14:paraId="35E35CBB" w14:textId="77777777" w:rsidR="008A0C7A" w:rsidRDefault="008A0C7A" w:rsidP="008A0C7A">
      <w:r>
        <w:tab/>
        <w:t>Arguments: &lt;snp&gt; [snp] […]</w:t>
      </w:r>
      <w:r>
        <w:tab/>
      </w:r>
      <w:r>
        <w:tab/>
      </w:r>
      <w:r>
        <w:tab/>
      </w:r>
      <w:r>
        <w:tab/>
      </w:r>
      <w:r>
        <w:tab/>
        <w:t xml:space="preserve">Default: </w:t>
      </w:r>
      <w:r w:rsidRPr="00F11F94">
        <w:rPr>
          <w:i/>
        </w:rPr>
        <w:t>none</w:t>
      </w:r>
    </w:p>
    <w:p w14:paraId="6E6946C0" w14:textId="30D55236" w:rsidR="008A0C7A" w:rsidRDefault="008A0C7A" w:rsidP="008A0C7A">
      <w:r>
        <w:t xml:space="preserve">Adds </w:t>
      </w:r>
      <w:r w:rsidR="00170AAA">
        <w:t>(</w:t>
      </w:r>
      <w:r>
        <w:t>or intersects</w:t>
      </w:r>
      <w:r w:rsidR="00170AAA">
        <w:t>)</w:t>
      </w:r>
      <w:r>
        <w:t xml:space="preserve"> the specified set of SNPs to </w:t>
      </w:r>
      <w:r w:rsidR="00170AAA">
        <w:t>(</w:t>
      </w:r>
      <w:r>
        <w:t>or with</w:t>
      </w:r>
      <w:r w:rsidR="00170AAA">
        <w:t>)</w:t>
      </w:r>
      <w:r>
        <w:t xml:space="preserve"> the alternate input dataset. SNPs must be provided as integer RS numbers with an optional “rs” prefix.</w:t>
      </w:r>
    </w:p>
    <w:p w14:paraId="57CC2544" w14:textId="77777777" w:rsidR="008A0C7A" w:rsidRDefault="008A0C7A" w:rsidP="003B534B">
      <w:pPr>
        <w:pStyle w:val="Heading3"/>
      </w:pPr>
      <w:bookmarkStart w:id="1090" w:name="_Toc447021437"/>
      <w:r>
        <w:t>--alt-snp-file  /  ALT_SNP_FILE</w:t>
      </w:r>
      <w:bookmarkEnd w:id="1090"/>
    </w:p>
    <w:p w14:paraId="4DBE82BC" w14:textId="77777777" w:rsidR="008A0C7A" w:rsidRDefault="008A0C7A" w:rsidP="008A0C7A">
      <w:r>
        <w:tab/>
        <w:t>Arguments: &lt;file&gt; [file] […]</w:t>
      </w:r>
      <w:r>
        <w:tab/>
      </w:r>
      <w:r>
        <w:tab/>
      </w:r>
      <w:r>
        <w:tab/>
      </w:r>
      <w:r>
        <w:tab/>
      </w:r>
      <w:r>
        <w:tab/>
        <w:t xml:space="preserve">Default: </w:t>
      </w:r>
      <w:r w:rsidRPr="00C90761">
        <w:rPr>
          <w:i/>
        </w:rPr>
        <w:t>none</w:t>
      </w:r>
    </w:p>
    <w:p w14:paraId="20AA48C1" w14:textId="668BCFA1" w:rsidR="008A0C7A" w:rsidRDefault="008A0C7A" w:rsidP="008A0C7A">
      <w:r>
        <w:t xml:space="preserve">Adds </w:t>
      </w:r>
      <w:r w:rsidR="00170AAA">
        <w:t>(</w:t>
      </w:r>
      <w:r>
        <w:t>or intersects</w:t>
      </w:r>
      <w:r w:rsidR="00170AAA">
        <w:t>)</w:t>
      </w:r>
      <w:r>
        <w:t xml:space="preserve"> the set of SNPs read from the specified files to </w:t>
      </w:r>
      <w:r w:rsidR="00170AAA">
        <w:t>(</w:t>
      </w:r>
      <w:r>
        <w:t>or with</w:t>
      </w:r>
      <w:r w:rsidR="00170AAA">
        <w:t>)</w:t>
      </w:r>
      <w:r>
        <w:t xml:space="preserve"> the alternate input dataset. Files must contain a single column formatted as in the SNP option.</w:t>
      </w:r>
    </w:p>
    <w:p w14:paraId="3FB5E184" w14:textId="77777777" w:rsidR="008A0C7A" w:rsidRDefault="008A0C7A" w:rsidP="003B534B">
      <w:pPr>
        <w:pStyle w:val="Heading3"/>
      </w:pPr>
      <w:bookmarkStart w:id="1091" w:name="_Toc447021438"/>
      <w:r>
        <w:t>--alt-position  /  ALT_POSITION</w:t>
      </w:r>
      <w:bookmarkEnd w:id="1091"/>
    </w:p>
    <w:p w14:paraId="3F9950C8" w14:textId="77777777" w:rsidR="008A0C7A" w:rsidRDefault="008A0C7A" w:rsidP="008A0C7A">
      <w:r>
        <w:tab/>
        <w:t>Arguments: &lt;position&gt; [position] […]</w:t>
      </w:r>
      <w:r>
        <w:tab/>
      </w:r>
      <w:r>
        <w:tab/>
      </w:r>
      <w:r>
        <w:tab/>
        <w:t xml:space="preserve">Default: </w:t>
      </w:r>
      <w:r w:rsidRPr="00F11F94">
        <w:rPr>
          <w:i/>
        </w:rPr>
        <w:t>none</w:t>
      </w:r>
    </w:p>
    <w:p w14:paraId="77BCDB99" w14:textId="009CBFE7" w:rsidR="008A0C7A" w:rsidRDefault="008A0C7A" w:rsidP="008A0C7A">
      <w:r>
        <w:t xml:space="preserve">Adds </w:t>
      </w:r>
      <w:r w:rsidR="00170AAA">
        <w:t>(</w:t>
      </w:r>
      <w:r>
        <w:t>or intersects</w:t>
      </w:r>
      <w:r w:rsidR="00170AAA">
        <w:t>)</w:t>
      </w:r>
      <w:r>
        <w:t xml:space="preserve"> the specified set of positions to </w:t>
      </w:r>
      <w:r w:rsidR="00170AAA">
        <w:t>(</w:t>
      </w:r>
      <w:r>
        <w:t>or with</w:t>
      </w:r>
      <w:r w:rsidR="00170AAA">
        <w:t>)</w:t>
      </w:r>
      <w:r>
        <w:t xml:space="preserve"> the alternate input dataset. Positions must be provided as 2 to 4 fields separated by colons: “chr:pos”, “chr:label:pos” or “chr:label:ignored:pos”. Chromosomes may have an optional “chr” prefix.</w:t>
      </w:r>
    </w:p>
    <w:p w14:paraId="23417FB5" w14:textId="77777777" w:rsidR="008A0C7A" w:rsidRDefault="008A0C7A" w:rsidP="003B534B">
      <w:pPr>
        <w:pStyle w:val="Heading3"/>
      </w:pPr>
      <w:bookmarkStart w:id="1092" w:name="_Toc447021439"/>
      <w:r>
        <w:t>--alt-position-file  /  ALT_POSITION_FILE</w:t>
      </w:r>
      <w:bookmarkEnd w:id="1092"/>
    </w:p>
    <w:p w14:paraId="22CD17CD" w14:textId="77777777" w:rsidR="008A0C7A" w:rsidRDefault="008A0C7A" w:rsidP="008A0C7A">
      <w:r>
        <w:tab/>
        <w:t>Arguments: &lt;file&gt; [file] […]</w:t>
      </w:r>
      <w:r>
        <w:tab/>
      </w:r>
      <w:r>
        <w:tab/>
      </w:r>
      <w:r>
        <w:tab/>
      </w:r>
      <w:r>
        <w:tab/>
      </w:r>
      <w:r>
        <w:tab/>
        <w:t xml:space="preserve">Default: </w:t>
      </w:r>
      <w:r w:rsidRPr="00C90761">
        <w:rPr>
          <w:i/>
        </w:rPr>
        <w:t>none</w:t>
      </w:r>
    </w:p>
    <w:p w14:paraId="6EAE8AFE" w14:textId="7150C8B2" w:rsidR="009F3065" w:rsidRDefault="008A0C7A" w:rsidP="00E834E3">
      <w:r>
        <w:t xml:space="preserve">Adds </w:t>
      </w:r>
      <w:r w:rsidR="00170AAA">
        <w:t>(</w:t>
      </w:r>
      <w:r>
        <w:t>or intersects</w:t>
      </w:r>
      <w:r w:rsidR="00170AAA">
        <w:t>)</w:t>
      </w:r>
      <w:r>
        <w:t xml:space="preserve"> the set of positions read from the specified files to </w:t>
      </w:r>
      <w:r w:rsidR="00170AAA">
        <w:t>(</w:t>
      </w:r>
      <w:r>
        <w:t>or with</w:t>
      </w:r>
      <w:r w:rsidR="00170AAA">
        <w:t>)</w:t>
      </w:r>
      <w:r>
        <w:t xml:space="preserve"> the alternate input </w:t>
      </w:r>
      <w:r>
        <w:lastRenderedPageBreak/>
        <w:t>dataset. Files must contain 2 to 4 columns formatted as in the POSITION option, but separated by tabs instead of colons.</w:t>
      </w:r>
    </w:p>
    <w:p w14:paraId="52C9BF37" w14:textId="77777777" w:rsidR="008A0C7A" w:rsidRDefault="008A0C7A" w:rsidP="003B534B">
      <w:pPr>
        <w:pStyle w:val="Heading3"/>
      </w:pPr>
      <w:bookmarkStart w:id="1093" w:name="_Toc447021440"/>
      <w:r>
        <w:t>--alt-region  /  ALT_REGION</w:t>
      </w:r>
      <w:bookmarkEnd w:id="1093"/>
    </w:p>
    <w:p w14:paraId="20B97D98" w14:textId="77777777" w:rsidR="008A0C7A" w:rsidRDefault="008A0C7A" w:rsidP="008A0C7A">
      <w:r>
        <w:tab/>
        <w:t>Arguments: &lt;region&gt; [region] […]</w:t>
      </w:r>
      <w:r>
        <w:tab/>
      </w:r>
      <w:r>
        <w:tab/>
      </w:r>
      <w:r>
        <w:tab/>
      </w:r>
      <w:r>
        <w:tab/>
        <w:t xml:space="preserve">Default: </w:t>
      </w:r>
      <w:r w:rsidRPr="00F11F94">
        <w:rPr>
          <w:i/>
        </w:rPr>
        <w:t>none</w:t>
      </w:r>
    </w:p>
    <w:p w14:paraId="0713F72E" w14:textId="402C210E" w:rsidR="008A0C7A" w:rsidRDefault="008A0C7A" w:rsidP="008A0C7A">
      <w:r>
        <w:t xml:space="preserve">Adds </w:t>
      </w:r>
      <w:r w:rsidR="00170AAA">
        <w:t>(</w:t>
      </w:r>
      <w:r>
        <w:t>or intersects</w:t>
      </w:r>
      <w:r w:rsidR="00170AAA">
        <w:t>)</w:t>
      </w:r>
      <w:r>
        <w:t xml:space="preserve"> the specified set of regions to </w:t>
      </w:r>
      <w:r w:rsidR="00170AAA">
        <w:t>(</w:t>
      </w:r>
      <w:r>
        <w:t>or with</w:t>
      </w:r>
      <w:r w:rsidR="00170AAA">
        <w:t>)</w:t>
      </w:r>
      <w:r>
        <w:t xml:space="preserve"> the alternate input dataset. Regions must be provided as 3 or 4 fields separated by colons: “chr:start:stop” or “chr:label:start:stop”. Chromosomes may have an optional “chr” prefix.</w:t>
      </w:r>
    </w:p>
    <w:p w14:paraId="23FE53B7" w14:textId="77777777" w:rsidR="008A0C7A" w:rsidRDefault="008A0C7A" w:rsidP="003B534B">
      <w:pPr>
        <w:pStyle w:val="Heading3"/>
      </w:pPr>
      <w:bookmarkStart w:id="1094" w:name="_Toc447021441"/>
      <w:r>
        <w:t>--alt-region-file  /  ALT_REGION_FILE</w:t>
      </w:r>
      <w:bookmarkEnd w:id="1094"/>
    </w:p>
    <w:p w14:paraId="6EDE4934" w14:textId="77777777" w:rsidR="008A0C7A" w:rsidRDefault="008A0C7A" w:rsidP="008A0C7A">
      <w:r>
        <w:tab/>
        <w:t>Arguments: &lt;file&gt; [file] […]</w:t>
      </w:r>
      <w:r>
        <w:tab/>
      </w:r>
      <w:r>
        <w:tab/>
      </w:r>
      <w:r>
        <w:tab/>
      </w:r>
      <w:r>
        <w:tab/>
      </w:r>
      <w:r>
        <w:tab/>
        <w:t xml:space="preserve">Default: </w:t>
      </w:r>
      <w:r w:rsidRPr="00C90761">
        <w:rPr>
          <w:i/>
        </w:rPr>
        <w:t>none</w:t>
      </w:r>
    </w:p>
    <w:p w14:paraId="60AB32CB" w14:textId="3F800427" w:rsidR="008A0C7A" w:rsidRDefault="008A0C7A" w:rsidP="008A0C7A">
      <w:r>
        <w:t xml:space="preserve">Adds </w:t>
      </w:r>
      <w:r w:rsidR="00170AAA">
        <w:t>(</w:t>
      </w:r>
      <w:r>
        <w:t>or intersects</w:t>
      </w:r>
      <w:r w:rsidR="00170AAA">
        <w:t>)</w:t>
      </w:r>
      <w:r>
        <w:t xml:space="preserve"> the set of regions read from the specified files to </w:t>
      </w:r>
      <w:r w:rsidR="00170AAA">
        <w:t>(</w:t>
      </w:r>
      <w:r>
        <w:t>or with</w:t>
      </w:r>
      <w:r w:rsidR="00170AAA">
        <w:t>)</w:t>
      </w:r>
      <w:r>
        <w:t xml:space="preserve"> the alternate input dataset. Files must contain 3 or 4 columns formatted as in the REGION option, but separated by tabs instead of colons.</w:t>
      </w:r>
    </w:p>
    <w:p w14:paraId="22C88CF6" w14:textId="77777777" w:rsidR="008A0C7A" w:rsidRDefault="008A0C7A" w:rsidP="003B534B">
      <w:pPr>
        <w:pStyle w:val="Heading3"/>
      </w:pPr>
      <w:bookmarkStart w:id="1095" w:name="_Toc447021442"/>
      <w:r>
        <w:t>--alt-gene  /  ALT_GENE</w:t>
      </w:r>
      <w:bookmarkEnd w:id="1095"/>
    </w:p>
    <w:p w14:paraId="02D46C79" w14:textId="77777777" w:rsidR="008A0C7A" w:rsidRDefault="008A0C7A" w:rsidP="008A0C7A">
      <w:r>
        <w:tab/>
        <w:t>Arguments: &lt;gene&gt; [gene] […]</w:t>
      </w:r>
      <w:r>
        <w:tab/>
      </w:r>
      <w:r>
        <w:tab/>
      </w:r>
      <w:r>
        <w:tab/>
      </w:r>
      <w:r>
        <w:tab/>
        <w:t xml:space="preserve">Default: </w:t>
      </w:r>
      <w:r w:rsidRPr="00F11F94">
        <w:rPr>
          <w:i/>
        </w:rPr>
        <w:t>none</w:t>
      </w:r>
    </w:p>
    <w:p w14:paraId="2A520CCA" w14:textId="3E9B5C38" w:rsidR="008A0C7A" w:rsidRDefault="008A0C7A" w:rsidP="008A0C7A">
      <w:r>
        <w:t xml:space="preserve">Adds </w:t>
      </w:r>
      <w:r w:rsidR="00170AAA">
        <w:t>(</w:t>
      </w:r>
      <w:r>
        <w:t>or intersects</w:t>
      </w:r>
      <w:r w:rsidR="00170AAA">
        <w:t>)</w:t>
      </w:r>
      <w:r>
        <w:t xml:space="preserve"> the specified set of genes to </w:t>
      </w:r>
      <w:r w:rsidR="00170AAA">
        <w:t>(</w:t>
      </w:r>
      <w:r>
        <w:t>or with</w:t>
      </w:r>
      <w:r w:rsidR="00170AAA">
        <w:t>)</w:t>
      </w:r>
      <w:r>
        <w:t xml:space="preserve"> the alternate input dataset. The specified genes will be interpreted according to the GENE_IDENTIFIER_TYPE option.</w:t>
      </w:r>
    </w:p>
    <w:p w14:paraId="28C16905" w14:textId="77777777" w:rsidR="008A0C7A" w:rsidRDefault="008A0C7A" w:rsidP="003B534B">
      <w:pPr>
        <w:pStyle w:val="Heading3"/>
      </w:pPr>
      <w:bookmarkStart w:id="1096" w:name="_Toc447021443"/>
      <w:r>
        <w:t>--alt-gene-file  /  ALT_GENE_FILE</w:t>
      </w:r>
      <w:bookmarkEnd w:id="1096"/>
    </w:p>
    <w:p w14:paraId="1EE6A1CF" w14:textId="77777777" w:rsidR="008A0C7A" w:rsidRDefault="008A0C7A" w:rsidP="008A0C7A">
      <w:r>
        <w:tab/>
        <w:t>Arguments: &lt;file&gt; [file] […]</w:t>
      </w:r>
      <w:r>
        <w:tab/>
      </w:r>
      <w:r>
        <w:tab/>
      </w:r>
      <w:r>
        <w:tab/>
      </w:r>
      <w:r>
        <w:tab/>
      </w:r>
      <w:r>
        <w:tab/>
        <w:t xml:space="preserve">Default: </w:t>
      </w:r>
      <w:r w:rsidRPr="00C90761">
        <w:rPr>
          <w:i/>
        </w:rPr>
        <w:t>none</w:t>
      </w:r>
    </w:p>
    <w:p w14:paraId="10DA567F" w14:textId="53929ACB" w:rsidR="008A0C7A" w:rsidRDefault="008A0C7A" w:rsidP="008A0C7A">
      <w:r>
        <w:t xml:space="preserve">Adds </w:t>
      </w:r>
      <w:r w:rsidR="00170AAA">
        <w:t>(</w:t>
      </w:r>
      <w:r>
        <w:t>or intersects</w:t>
      </w:r>
      <w:r w:rsidR="00170AAA">
        <w:t>)</w:t>
      </w:r>
      <w:r>
        <w:t xml:space="preserve"> the set of genes read from the specified files to </w:t>
      </w:r>
      <w:r w:rsidR="00170AAA">
        <w:t>(</w:t>
      </w:r>
      <w:r>
        <w:t>or with</w:t>
      </w:r>
      <w:r w:rsidR="00170AAA">
        <w:t>)</w:t>
      </w:r>
      <w:r>
        <w:t xml:space="preserve"> the alternate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233506E0" w14:textId="77777777" w:rsidR="008A0C7A" w:rsidRDefault="008A0C7A" w:rsidP="003B534B">
      <w:pPr>
        <w:pStyle w:val="Heading3"/>
      </w:pPr>
      <w:bookmarkStart w:id="1097" w:name="_Toc447021444"/>
      <w:r>
        <w:t>--alt-gene-search  /  ALT_GENE_SEARCH</w:t>
      </w:r>
      <w:bookmarkEnd w:id="1097"/>
    </w:p>
    <w:p w14:paraId="445596D1" w14:textId="77777777" w:rsidR="008A0C7A" w:rsidRDefault="008A0C7A" w:rsidP="008A0C7A">
      <w:r>
        <w:tab/>
        <w:t>Argument: text</w:t>
      </w:r>
      <w:r>
        <w:tab/>
      </w:r>
      <w:r>
        <w:tab/>
      </w:r>
      <w:r>
        <w:tab/>
      </w:r>
      <w:r>
        <w:tab/>
      </w:r>
      <w:r>
        <w:tab/>
      </w:r>
      <w:r>
        <w:tab/>
        <w:t xml:space="preserve">Default: </w:t>
      </w:r>
      <w:r>
        <w:rPr>
          <w:i/>
        </w:rPr>
        <w:t>none</w:t>
      </w:r>
    </w:p>
    <w:p w14:paraId="2287A8CB" w14:textId="39F457F4" w:rsidR="008A0C7A" w:rsidRPr="00F11F94" w:rsidRDefault="008A0C7A" w:rsidP="008A0C7A">
      <w:r>
        <w:t xml:space="preserve">Adds </w:t>
      </w:r>
      <w:r w:rsidR="00170AAA">
        <w:t>(</w:t>
      </w:r>
      <w:r>
        <w:t>or intersects</w:t>
      </w:r>
      <w:r w:rsidR="00170AAA">
        <w:t>)</w:t>
      </w:r>
      <w:r>
        <w:t xml:space="preserve"> the matching set of genes to </w:t>
      </w:r>
      <w:r w:rsidR="00170AAA">
        <w:t>(</w:t>
      </w:r>
      <w:r>
        <w:t>or with</w:t>
      </w:r>
      <w:r w:rsidR="00170AAA">
        <w:t>)</w:t>
      </w:r>
      <w:r>
        <w:t xml:space="preserve"> the alternate input dataset. Matching genes are </w:t>
      </w:r>
      <w:del w:id="1098" w:author="Alexander Thomas Frase" w:date="2016-03-29T13:04:00Z">
        <w:r w:rsidDel="00436593">
          <w:delText xml:space="preserve">identified </w:delText>
        </w:r>
      </w:del>
      <w:ins w:id="1099" w:author="Alexander Thomas Frase" w:date="2016-03-29T13:04:00Z">
        <w:r w:rsidR="00436593">
          <w:t>found</w:t>
        </w:r>
        <w:r w:rsidR="00436593">
          <w:t xml:space="preserve"> </w:t>
        </w:r>
      </w:ins>
      <w:r>
        <w:t xml:space="preserve">by searching for the provided text in all labels, descriptions and identifiers </w:t>
      </w:r>
      <w:del w:id="1100" w:author="Alexander Thomas Frase" w:date="2016-03-29T13:02:00Z">
        <w:r w:rsidDel="00436593">
          <w:delText xml:space="preserve">associated with </w:delText>
        </w:r>
      </w:del>
      <w:ins w:id="1101" w:author="Alexander Thomas Frase" w:date="2016-03-29T13:02:00Z">
        <w:r w:rsidR="00436593">
          <w:t xml:space="preserve">of </w:t>
        </w:r>
      </w:ins>
      <w:r>
        <w:t>each known gene.</w:t>
      </w:r>
    </w:p>
    <w:p w14:paraId="4963378E" w14:textId="77777777" w:rsidR="008A0C7A" w:rsidRDefault="008A0C7A" w:rsidP="003B534B">
      <w:pPr>
        <w:pStyle w:val="Heading3"/>
      </w:pPr>
      <w:bookmarkStart w:id="1102" w:name="_Toc447021445"/>
      <w:r>
        <w:t>--alt-group  /  ALT_GROUP</w:t>
      </w:r>
      <w:bookmarkEnd w:id="1102"/>
    </w:p>
    <w:p w14:paraId="7E572B2F" w14:textId="77777777" w:rsidR="008A0C7A" w:rsidRDefault="008A0C7A" w:rsidP="008A0C7A">
      <w:r>
        <w:tab/>
        <w:t>Arguments: &lt;group&gt; [group] […]</w:t>
      </w:r>
      <w:r>
        <w:tab/>
      </w:r>
      <w:r>
        <w:tab/>
      </w:r>
      <w:r>
        <w:tab/>
      </w:r>
      <w:r>
        <w:tab/>
        <w:t xml:space="preserve">Default: </w:t>
      </w:r>
      <w:r w:rsidRPr="00F11F94">
        <w:rPr>
          <w:i/>
        </w:rPr>
        <w:t>none</w:t>
      </w:r>
    </w:p>
    <w:p w14:paraId="712099CA" w14:textId="14C3150B" w:rsidR="008A0C7A" w:rsidRDefault="008A0C7A" w:rsidP="008A0C7A">
      <w:r>
        <w:t xml:space="preserve">Adds </w:t>
      </w:r>
      <w:r w:rsidR="00170AAA">
        <w:t>(</w:t>
      </w:r>
      <w:r>
        <w:t>or intersects</w:t>
      </w:r>
      <w:r w:rsidR="00170AAA">
        <w:t>)</w:t>
      </w:r>
      <w:r>
        <w:t xml:space="preserve"> the specified set of groups to </w:t>
      </w:r>
      <w:r w:rsidR="00170AAA">
        <w:t>(</w:t>
      </w:r>
      <w:r>
        <w:t>or with</w:t>
      </w:r>
      <w:r w:rsidR="00170AAA">
        <w:t>)</w:t>
      </w:r>
      <w:r>
        <w:t xml:space="preserve"> the alternate input dataset. The specified groups will be interpreted according to the GROUP_IDENTIFIER_TYPE option.</w:t>
      </w:r>
    </w:p>
    <w:p w14:paraId="0AB8D3FF" w14:textId="77777777" w:rsidR="008A0C7A" w:rsidRDefault="008A0C7A" w:rsidP="003B534B">
      <w:pPr>
        <w:pStyle w:val="Heading3"/>
      </w:pPr>
      <w:bookmarkStart w:id="1103" w:name="_Toc447021446"/>
      <w:r>
        <w:t>--alt-group-file  /  ALT_GROUP_FILE</w:t>
      </w:r>
      <w:bookmarkEnd w:id="1103"/>
    </w:p>
    <w:p w14:paraId="6FA9899E" w14:textId="77777777" w:rsidR="008A0C7A" w:rsidRDefault="008A0C7A" w:rsidP="008A0C7A">
      <w:r>
        <w:tab/>
        <w:t>Arguments: &lt;file&gt; [file] […]</w:t>
      </w:r>
      <w:r>
        <w:tab/>
      </w:r>
      <w:r>
        <w:tab/>
      </w:r>
      <w:r>
        <w:tab/>
      </w:r>
      <w:r>
        <w:tab/>
      </w:r>
      <w:r>
        <w:tab/>
        <w:t xml:space="preserve">Default: </w:t>
      </w:r>
      <w:r w:rsidRPr="00C90761">
        <w:rPr>
          <w:i/>
        </w:rPr>
        <w:t>none</w:t>
      </w:r>
    </w:p>
    <w:p w14:paraId="56116423" w14:textId="75D6CED1" w:rsidR="008A0C7A" w:rsidRDefault="008A0C7A" w:rsidP="008A0C7A">
      <w:r>
        <w:t xml:space="preserve">Adds </w:t>
      </w:r>
      <w:r w:rsidR="00170AAA">
        <w:t>(</w:t>
      </w:r>
      <w:r>
        <w:t>or intersects</w:t>
      </w:r>
      <w:r w:rsidR="00170AAA">
        <w:t>)</w:t>
      </w:r>
      <w:r>
        <w:t xml:space="preserve"> the set of groups read from the specified files to </w:t>
      </w:r>
      <w:r w:rsidR="00170AAA">
        <w:t>(</w:t>
      </w:r>
      <w:r>
        <w:t>or with</w:t>
      </w:r>
      <w:r w:rsidR="00170AAA">
        <w:t>)</w:t>
      </w:r>
      <w:r>
        <w:t xml:space="preserve"> the alternate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743B88B9" w14:textId="77777777" w:rsidR="008A0C7A" w:rsidRDefault="008A0C7A" w:rsidP="003B534B">
      <w:pPr>
        <w:pStyle w:val="Heading3"/>
      </w:pPr>
      <w:bookmarkStart w:id="1104" w:name="_Toc447021447"/>
      <w:r>
        <w:t>--alt-group-search  /  ALT_GROUP_SEARCH</w:t>
      </w:r>
      <w:bookmarkEnd w:id="1104"/>
    </w:p>
    <w:p w14:paraId="2AF924A2" w14:textId="77777777" w:rsidR="008A0C7A" w:rsidRDefault="008A0C7A" w:rsidP="008A0C7A">
      <w:r>
        <w:tab/>
        <w:t>Argument: text</w:t>
      </w:r>
      <w:r>
        <w:tab/>
      </w:r>
      <w:r>
        <w:tab/>
      </w:r>
      <w:r>
        <w:tab/>
      </w:r>
      <w:r>
        <w:tab/>
      </w:r>
      <w:r>
        <w:tab/>
      </w:r>
      <w:r>
        <w:tab/>
        <w:t xml:space="preserve">Default: </w:t>
      </w:r>
      <w:r>
        <w:rPr>
          <w:i/>
        </w:rPr>
        <w:t>none</w:t>
      </w:r>
    </w:p>
    <w:p w14:paraId="32FF2568" w14:textId="38EE58ED" w:rsidR="008A0C7A" w:rsidRDefault="008A0C7A" w:rsidP="008A0C7A">
      <w:r>
        <w:t xml:space="preserve">Adds </w:t>
      </w:r>
      <w:r w:rsidR="00170AAA">
        <w:t>(</w:t>
      </w:r>
      <w:r>
        <w:t>or intersects</w:t>
      </w:r>
      <w:r w:rsidR="00170AAA">
        <w:t>)</w:t>
      </w:r>
      <w:r>
        <w:t xml:space="preserve"> the matching set of groups to </w:t>
      </w:r>
      <w:r w:rsidR="00170AAA">
        <w:t>(</w:t>
      </w:r>
      <w:r>
        <w:t>or with</w:t>
      </w:r>
      <w:r w:rsidR="00170AAA">
        <w:t>)</w:t>
      </w:r>
      <w:r>
        <w:t xml:space="preserve"> the alternate input dataset. Matching groups are </w:t>
      </w:r>
      <w:del w:id="1105" w:author="Alexander Thomas Frase" w:date="2016-03-29T13:04:00Z">
        <w:r w:rsidDel="00436593">
          <w:delText xml:space="preserve">identified </w:delText>
        </w:r>
      </w:del>
      <w:ins w:id="1106" w:author="Alexander Thomas Frase" w:date="2016-03-29T13:04:00Z">
        <w:r w:rsidR="00436593">
          <w:t>found</w:t>
        </w:r>
        <w:r w:rsidR="00436593">
          <w:t xml:space="preserve"> </w:t>
        </w:r>
      </w:ins>
      <w:r>
        <w:t xml:space="preserve">by searching for the provided text in all labels, descriptions and identifiers </w:t>
      </w:r>
      <w:del w:id="1107" w:author="Alexander Thomas Frase" w:date="2016-03-29T13:02:00Z">
        <w:r w:rsidDel="00436593">
          <w:lastRenderedPageBreak/>
          <w:delText>associated with</w:delText>
        </w:r>
      </w:del>
      <w:ins w:id="1108" w:author="Alexander Thomas Frase" w:date="2016-03-29T13:02:00Z">
        <w:r w:rsidR="00436593">
          <w:t>of</w:t>
        </w:r>
      </w:ins>
      <w:r>
        <w:t xml:space="preserve"> each known group.</w:t>
      </w:r>
    </w:p>
    <w:p w14:paraId="014AD65C" w14:textId="77777777" w:rsidR="008A0C7A" w:rsidRDefault="008A0C7A" w:rsidP="003B534B">
      <w:pPr>
        <w:pStyle w:val="Heading3"/>
      </w:pPr>
      <w:bookmarkStart w:id="1109" w:name="_Toc447021448"/>
      <w:r>
        <w:t>--alt-source  /  ALT_SOURCE</w:t>
      </w:r>
      <w:bookmarkEnd w:id="1109"/>
    </w:p>
    <w:p w14:paraId="2F0E3727" w14:textId="77777777" w:rsidR="008A0C7A" w:rsidRDefault="008A0C7A" w:rsidP="008A0C7A">
      <w:r>
        <w:tab/>
        <w:t>Arguments: &lt;source&gt; [source] […]</w:t>
      </w:r>
      <w:r>
        <w:tab/>
      </w:r>
      <w:r>
        <w:tab/>
      </w:r>
      <w:r>
        <w:tab/>
      </w:r>
      <w:r>
        <w:tab/>
        <w:t xml:space="preserve">Default: </w:t>
      </w:r>
      <w:r w:rsidRPr="00F11F94">
        <w:rPr>
          <w:i/>
        </w:rPr>
        <w:t>none</w:t>
      </w:r>
    </w:p>
    <w:p w14:paraId="4F66A1B2" w14:textId="66E4CEA6" w:rsidR="008A0C7A" w:rsidRDefault="008A0C7A" w:rsidP="008A0C7A">
      <w:r>
        <w:t xml:space="preserve">Adds </w:t>
      </w:r>
      <w:r w:rsidR="00170AAA">
        <w:t>(</w:t>
      </w:r>
      <w:r>
        <w:t>or intersects</w:t>
      </w:r>
      <w:r w:rsidR="00170AAA">
        <w:t>)</w:t>
      </w:r>
      <w:r>
        <w:t xml:space="preserve"> the specified set of sources to </w:t>
      </w:r>
      <w:r w:rsidR="00170AAA">
        <w:t>(</w:t>
      </w:r>
      <w:r>
        <w:t>or with</w:t>
      </w:r>
      <w:r w:rsidR="00170AAA">
        <w:t>)</w:t>
      </w:r>
      <w:r>
        <w:t xml:space="preserve"> the alternate input dataset.</w:t>
      </w:r>
    </w:p>
    <w:p w14:paraId="2F55F66E" w14:textId="77777777" w:rsidR="008A0C7A" w:rsidRDefault="008A0C7A" w:rsidP="003B534B">
      <w:pPr>
        <w:pStyle w:val="Heading3"/>
      </w:pPr>
      <w:bookmarkStart w:id="1110" w:name="_Toc447021449"/>
      <w:r>
        <w:t>--alt-source-file  /  ALT_SOURCE_FILE</w:t>
      </w:r>
      <w:bookmarkEnd w:id="1110"/>
    </w:p>
    <w:p w14:paraId="0FDBA425" w14:textId="77777777" w:rsidR="008A0C7A" w:rsidRDefault="008A0C7A" w:rsidP="008A0C7A">
      <w:r>
        <w:tab/>
        <w:t>Arguments: &lt;file&gt; [file] […]</w:t>
      </w:r>
      <w:r>
        <w:tab/>
      </w:r>
      <w:r>
        <w:tab/>
      </w:r>
      <w:r>
        <w:tab/>
      </w:r>
      <w:r>
        <w:tab/>
      </w:r>
      <w:r>
        <w:tab/>
        <w:t xml:space="preserve">Default: </w:t>
      </w:r>
      <w:r w:rsidRPr="00C90761">
        <w:rPr>
          <w:i/>
        </w:rPr>
        <w:t>none</w:t>
      </w:r>
    </w:p>
    <w:p w14:paraId="7834CC2C" w14:textId="0F1AC69D" w:rsidR="008A0C7A" w:rsidRDefault="008A0C7A" w:rsidP="008A0C7A">
      <w:r>
        <w:t xml:space="preserve">Adds </w:t>
      </w:r>
      <w:r w:rsidR="00170AAA">
        <w:t>(</w:t>
      </w:r>
      <w:r>
        <w:t>or intersects</w:t>
      </w:r>
      <w:r w:rsidR="00170AAA">
        <w:t>)</w:t>
      </w:r>
      <w:r>
        <w:t xml:space="preserve"> the set of sources read from the specified files to </w:t>
      </w:r>
      <w:r w:rsidR="00170AAA">
        <w:t>(</w:t>
      </w:r>
      <w:r>
        <w:t>or with</w:t>
      </w:r>
      <w:r w:rsidR="00170AAA">
        <w:t>)</w:t>
      </w:r>
      <w:r>
        <w:t xml:space="preserve"> the alternate input dataset.</w:t>
      </w:r>
    </w:p>
    <w:p w14:paraId="1C899EAF" w14:textId="77777777" w:rsidR="008A0C7A" w:rsidRDefault="008A0C7A" w:rsidP="008A0C7A">
      <w:pPr>
        <w:pStyle w:val="Heading2"/>
      </w:pPr>
      <w:bookmarkStart w:id="1111" w:name="_Toc447021450"/>
      <w:r>
        <w:t>Positional Matching Options</w:t>
      </w:r>
      <w:bookmarkEnd w:id="1111"/>
    </w:p>
    <w:p w14:paraId="12ED093E" w14:textId="65FC4DE8" w:rsidR="00916817" w:rsidRDefault="00916817" w:rsidP="00916817">
      <w:pPr>
        <w:pStyle w:val="Heading3"/>
        <w:rPr>
          <w:ins w:id="1112" w:author="Alexander Thomas Frase" w:date="2016-03-10T11:36:00Z"/>
        </w:rPr>
      </w:pPr>
      <w:bookmarkStart w:id="1113" w:name="_Toc447021451"/>
      <w:ins w:id="1114" w:author="Alexander Thomas Frase" w:date="2016-03-10T11:36:00Z">
        <w:r>
          <w:t>--</w:t>
        </w:r>
      </w:ins>
      <w:ins w:id="1115" w:author="Alexander Thomas Frase" w:date="2016-03-10T11:37:00Z">
        <w:r>
          <w:t>grch-build-version</w:t>
        </w:r>
      </w:ins>
      <w:ins w:id="1116" w:author="Alexander Thomas Frase" w:date="2016-03-10T11:36:00Z">
        <w:r>
          <w:t xml:space="preserve">  /  </w:t>
        </w:r>
      </w:ins>
      <w:ins w:id="1117" w:author="Alexander Thomas Frase" w:date="2016-03-10T11:37:00Z">
        <w:r>
          <w:t>GRCH_BUILD_VERSION</w:t>
        </w:r>
      </w:ins>
      <w:bookmarkEnd w:id="1113"/>
    </w:p>
    <w:p w14:paraId="2A8843E6" w14:textId="6DBB1082" w:rsidR="00916817" w:rsidRDefault="00916817" w:rsidP="00916817">
      <w:pPr>
        <w:rPr>
          <w:ins w:id="1118" w:author="Alexander Thomas Frase" w:date="2016-03-10T11:36:00Z"/>
        </w:rPr>
      </w:pPr>
      <w:ins w:id="1119" w:author="Alexander Thomas Frase" w:date="2016-03-10T11:36:00Z">
        <w:r>
          <w:tab/>
          <w:t>Argument: &lt;</w:t>
        </w:r>
      </w:ins>
      <w:ins w:id="1120" w:author="Alexander Thomas Frase" w:date="2016-03-10T11:37:00Z">
        <w:r>
          <w:t>version</w:t>
        </w:r>
      </w:ins>
      <w:ins w:id="1121" w:author="Alexander Thomas Frase" w:date="2016-03-10T11:36:00Z">
        <w:r>
          <w:t>&gt;</w:t>
        </w:r>
      </w:ins>
      <w:ins w:id="1122" w:author="Alexander Thomas Frase" w:date="2016-03-10T12:19:00Z">
        <w:r w:rsidR="006F4D98">
          <w:tab/>
        </w:r>
        <w:r w:rsidR="006F4D98">
          <w:tab/>
        </w:r>
        <w:r w:rsidR="006F4D98">
          <w:tab/>
        </w:r>
        <w:r w:rsidR="006F4D98">
          <w:tab/>
        </w:r>
        <w:r w:rsidR="006F4D98">
          <w:tab/>
        </w:r>
        <w:r w:rsidR="006F4D98">
          <w:tab/>
          <w:t xml:space="preserve">Default: </w:t>
        </w:r>
        <w:r w:rsidR="006F4D98" w:rsidRPr="006F4D98">
          <w:rPr>
            <w:i/>
            <w:rPrChange w:id="1123" w:author="Alexander Thomas Frase" w:date="2016-03-10T12:19:00Z">
              <w:rPr/>
            </w:rPrChange>
          </w:rPr>
          <w:t>none</w:t>
        </w:r>
      </w:ins>
    </w:p>
    <w:p w14:paraId="48A1A71F" w14:textId="76CC48D4" w:rsidR="00916817" w:rsidRDefault="006F4D98" w:rsidP="00916817">
      <w:pPr>
        <w:rPr>
          <w:ins w:id="1124" w:author="Alexander Thomas Frase" w:date="2016-03-10T11:36:00Z"/>
        </w:rPr>
      </w:pPr>
      <w:ins w:id="1125" w:author="Alexander Thomas Frase" w:date="2016-03-10T12:15:00Z">
        <w:r>
          <w:t>Specifies the GRCh</w:t>
        </w:r>
      </w:ins>
      <w:ins w:id="1126" w:author="Alexander Thomas Frase" w:date="2016-03-10T12:21:00Z">
        <w:r>
          <w:t>#</w:t>
        </w:r>
      </w:ins>
      <w:ins w:id="1127" w:author="Alexander Thomas Frase" w:date="2016-03-10T12:15:00Z">
        <w:r>
          <w:t xml:space="preserve"> reference genome build version of input positions or regions data. If this build version differs from the build version of the LOKI knowledge database, the input data will have liftOver applied automatically to make it compatible with LOKI. </w:t>
        </w:r>
      </w:ins>
      <w:ins w:id="1128" w:author="Alexander Thomas Frase" w:date="2016-03-10T12:19:00Z">
        <w:r>
          <w:t>If no build is specified, input data is assumed to already be on the same build version as LOKI.</w:t>
        </w:r>
      </w:ins>
    </w:p>
    <w:p w14:paraId="56CD315F" w14:textId="38997C42" w:rsidR="00916817" w:rsidRDefault="00916817" w:rsidP="00916817">
      <w:pPr>
        <w:pStyle w:val="Heading3"/>
        <w:rPr>
          <w:ins w:id="1129" w:author="Alexander Thomas Frase" w:date="2016-03-10T11:36:00Z"/>
        </w:rPr>
      </w:pPr>
      <w:bookmarkStart w:id="1130" w:name="_Toc447021452"/>
      <w:ins w:id="1131" w:author="Alexander Thomas Frase" w:date="2016-03-10T11:36:00Z">
        <w:r>
          <w:t>--</w:t>
        </w:r>
      </w:ins>
      <w:ins w:id="1132" w:author="Alexander Thomas Frase" w:date="2016-03-10T12:20:00Z">
        <w:r w:rsidR="006F4D98">
          <w:t>ucsc-build-version</w:t>
        </w:r>
      </w:ins>
      <w:ins w:id="1133" w:author="Alexander Thomas Frase" w:date="2016-03-10T11:36:00Z">
        <w:r>
          <w:t xml:space="preserve">  /  </w:t>
        </w:r>
      </w:ins>
      <w:ins w:id="1134" w:author="Alexander Thomas Frase" w:date="2016-03-10T12:20:00Z">
        <w:r w:rsidR="006F4D98">
          <w:t>UCSC_BUILD_VERSION</w:t>
        </w:r>
      </w:ins>
      <w:bookmarkEnd w:id="1130"/>
    </w:p>
    <w:p w14:paraId="18EBFD34" w14:textId="54B35C63" w:rsidR="00916817" w:rsidRDefault="00916817" w:rsidP="00916817">
      <w:pPr>
        <w:rPr>
          <w:ins w:id="1135" w:author="Alexander Thomas Frase" w:date="2016-03-10T11:36:00Z"/>
        </w:rPr>
      </w:pPr>
      <w:ins w:id="1136" w:author="Alexander Thomas Frase" w:date="2016-03-10T11:36:00Z">
        <w:r>
          <w:tab/>
          <w:t>Argument: &lt;</w:t>
        </w:r>
      </w:ins>
      <w:ins w:id="1137" w:author="Alexander Thomas Frase" w:date="2016-03-10T12:20:00Z">
        <w:r w:rsidR="006F4D98">
          <w:t>version</w:t>
        </w:r>
      </w:ins>
      <w:ins w:id="1138" w:author="Alexander Thomas Frase" w:date="2016-03-10T11:36:00Z">
        <w:r>
          <w:t>&gt;</w:t>
        </w:r>
        <w:r>
          <w:tab/>
        </w:r>
        <w:r>
          <w:tab/>
        </w:r>
        <w:r>
          <w:tab/>
        </w:r>
        <w:r>
          <w:tab/>
        </w:r>
        <w:r>
          <w:tab/>
        </w:r>
        <w:r>
          <w:tab/>
          <w:t xml:space="preserve">Default: </w:t>
        </w:r>
      </w:ins>
      <w:ins w:id="1139" w:author="Alexander Thomas Frase" w:date="2016-03-10T12:20:00Z">
        <w:r w:rsidR="006F4D98" w:rsidRPr="006F4D98">
          <w:rPr>
            <w:i/>
            <w:rPrChange w:id="1140" w:author="Alexander Thomas Frase" w:date="2016-03-10T12:20:00Z">
              <w:rPr/>
            </w:rPrChange>
          </w:rPr>
          <w:t>none</w:t>
        </w:r>
      </w:ins>
    </w:p>
    <w:p w14:paraId="3BCA1387" w14:textId="0236439B" w:rsidR="006F4D98" w:rsidRDefault="006F4D98" w:rsidP="006F4D98">
      <w:pPr>
        <w:rPr>
          <w:ins w:id="1141" w:author="Alexander Thomas Frase" w:date="2016-03-10T12:20:00Z"/>
        </w:rPr>
      </w:pPr>
      <w:ins w:id="1142" w:author="Alexander Thomas Frase" w:date="2016-03-10T12:20:00Z">
        <w:r>
          <w:t xml:space="preserve">Specifies the </w:t>
        </w:r>
      </w:ins>
      <w:ins w:id="1143" w:author="Alexander Thomas Frase" w:date="2016-03-10T12:21:00Z">
        <w:r>
          <w:t>UCSC hg#</w:t>
        </w:r>
      </w:ins>
      <w:ins w:id="1144" w:author="Alexander Thomas Frase" w:date="2016-03-10T12:20:00Z">
        <w:r>
          <w:t xml:space="preserve"> reference genome build version of input positions or regions data. If this build version differs from the build version of the LOKI knowledge database, the input data will have liftOver applied automatically to make it compatible with LOKI. If no build is specified, input data is assumed to already be on the same build version as LOKI.</w:t>
        </w:r>
      </w:ins>
    </w:p>
    <w:p w14:paraId="0CEE34D2" w14:textId="2E5B7255" w:rsidR="00916817" w:rsidRDefault="00916817" w:rsidP="00916817">
      <w:pPr>
        <w:pStyle w:val="Heading3"/>
        <w:rPr>
          <w:ins w:id="1145" w:author="Alexander Thomas Frase" w:date="2016-03-10T11:36:00Z"/>
        </w:rPr>
      </w:pPr>
      <w:bookmarkStart w:id="1146" w:name="_Toc447021453"/>
      <w:ins w:id="1147" w:author="Alexander Thomas Frase" w:date="2016-03-10T11:36:00Z">
        <w:r>
          <w:t>--</w:t>
        </w:r>
      </w:ins>
      <w:ins w:id="1148" w:author="Alexander Thomas Frase" w:date="2016-03-10T12:22:00Z">
        <w:r w:rsidR="006F4D98">
          <w:t>coordinate-base</w:t>
        </w:r>
      </w:ins>
      <w:ins w:id="1149" w:author="Alexander Thomas Frase" w:date="2016-03-10T11:36:00Z">
        <w:r>
          <w:t xml:space="preserve">  /  </w:t>
        </w:r>
      </w:ins>
      <w:ins w:id="1150" w:author="Alexander Thomas Frase" w:date="2016-03-10T12:22:00Z">
        <w:r w:rsidR="006F4D98">
          <w:t>COORDINATE_BASE</w:t>
        </w:r>
      </w:ins>
      <w:bookmarkEnd w:id="1146"/>
    </w:p>
    <w:p w14:paraId="296D1250" w14:textId="351BF69F" w:rsidR="00916817" w:rsidRDefault="00916817" w:rsidP="00916817">
      <w:pPr>
        <w:rPr>
          <w:ins w:id="1151" w:author="Alexander Thomas Frase" w:date="2016-03-10T11:36:00Z"/>
        </w:rPr>
      </w:pPr>
      <w:ins w:id="1152" w:author="Alexander Thomas Frase" w:date="2016-03-10T11:36:00Z">
        <w:r>
          <w:tab/>
          <w:t>Argument: &lt;</w:t>
        </w:r>
      </w:ins>
      <w:ins w:id="1153" w:author="Alexander Thomas Frase" w:date="2016-03-10T12:22:00Z">
        <w:r w:rsidR="006F4D98">
          <w:t>offset</w:t>
        </w:r>
      </w:ins>
      <w:ins w:id="1154" w:author="Alexander Thomas Frase" w:date="2016-03-10T11:36:00Z">
        <w:r>
          <w:t>&gt;</w:t>
        </w:r>
        <w:r>
          <w:tab/>
        </w:r>
        <w:r>
          <w:tab/>
        </w:r>
        <w:r>
          <w:tab/>
        </w:r>
        <w:r>
          <w:tab/>
        </w:r>
        <w:r>
          <w:tab/>
        </w:r>
        <w:r>
          <w:tab/>
          <w:t xml:space="preserve">Default: </w:t>
        </w:r>
      </w:ins>
      <w:ins w:id="1155" w:author="Alexander Thomas Frase" w:date="2016-03-10T12:22:00Z">
        <w:r w:rsidR="006F4D98">
          <w:t>1</w:t>
        </w:r>
      </w:ins>
    </w:p>
    <w:p w14:paraId="58645F7A" w14:textId="2DE08D43" w:rsidR="00916817" w:rsidRDefault="000921FF" w:rsidP="00916817">
      <w:pPr>
        <w:rPr>
          <w:ins w:id="1156" w:author="Alexander Thomas Frase" w:date="2016-03-10T11:36:00Z"/>
        </w:rPr>
      </w:pPr>
      <w:ins w:id="1157" w:author="Alexander Thomas Frase" w:date="2016-03-10T12:33:00Z">
        <w:r>
          <w:t xml:space="preserve">Specifies the index </w:t>
        </w:r>
      </w:ins>
      <w:ins w:id="1158" w:author="Alexander Thomas Frase" w:date="2016-03-10T12:34:00Z">
        <w:r>
          <w:t xml:space="preserve">of the first basepair on a chromosome, which would usually either be 0 or 1. </w:t>
        </w:r>
      </w:ins>
      <w:ins w:id="1159" w:author="Alexander Thomas Frase" w:date="2016-03-10T12:37:00Z">
        <w:r w:rsidR="00766A0D">
          <w:t>This setting applies to positions or regions data</w:t>
        </w:r>
      </w:ins>
      <w:ins w:id="1160" w:author="Alexander Thomas Frase" w:date="2016-03-10T12:38:00Z">
        <w:r w:rsidR="00766A0D">
          <w:t xml:space="preserve"> provided as input or generated as output.</w:t>
        </w:r>
      </w:ins>
    </w:p>
    <w:p w14:paraId="1DAFB20D" w14:textId="31B23302" w:rsidR="00916817" w:rsidRDefault="00916817" w:rsidP="00916817">
      <w:pPr>
        <w:pStyle w:val="Heading3"/>
        <w:rPr>
          <w:ins w:id="1161" w:author="Alexander Thomas Frase" w:date="2016-03-10T11:36:00Z"/>
        </w:rPr>
      </w:pPr>
      <w:bookmarkStart w:id="1162" w:name="_Toc447021454"/>
      <w:ins w:id="1163" w:author="Alexander Thomas Frase" w:date="2016-03-10T11:36:00Z">
        <w:r>
          <w:t>--region</w:t>
        </w:r>
      </w:ins>
      <w:ins w:id="1164" w:author="Alexander Thomas Frase" w:date="2016-03-10T12:22:00Z">
        <w:r w:rsidR="006F4D98">
          <w:t>s-half-open</w:t>
        </w:r>
      </w:ins>
      <w:ins w:id="1165" w:author="Alexander Thomas Frase" w:date="2016-03-10T11:36:00Z">
        <w:r>
          <w:t xml:space="preserve">  /  REGION</w:t>
        </w:r>
      </w:ins>
      <w:ins w:id="1166" w:author="Alexander Thomas Frase" w:date="2016-03-10T12:22:00Z">
        <w:r w:rsidR="006F4D98">
          <w:t>S_HALF_OPEN</w:t>
        </w:r>
      </w:ins>
      <w:bookmarkEnd w:id="1162"/>
    </w:p>
    <w:p w14:paraId="784E5152" w14:textId="021EBC5F" w:rsidR="00916817" w:rsidRDefault="00916817" w:rsidP="00916817">
      <w:pPr>
        <w:rPr>
          <w:ins w:id="1167" w:author="Alexander Thomas Frase" w:date="2016-03-10T11:36:00Z"/>
        </w:rPr>
      </w:pPr>
      <w:ins w:id="1168" w:author="Alexander Thomas Frase" w:date="2016-03-10T11:36:00Z">
        <w:r>
          <w:tab/>
          <w:t xml:space="preserve">Argument: </w:t>
        </w:r>
      </w:ins>
      <w:ins w:id="1169" w:author="Alexander Thomas Frase" w:date="2016-03-10T12:22:00Z">
        <w:r w:rsidR="006F4D98">
          <w:t>[yes/no]</w:t>
        </w:r>
      </w:ins>
      <w:ins w:id="1170" w:author="Alexander Thomas Frase" w:date="2016-03-10T11:36:00Z">
        <w:r>
          <w:tab/>
        </w:r>
        <w:r>
          <w:tab/>
        </w:r>
        <w:r>
          <w:tab/>
        </w:r>
        <w:r>
          <w:tab/>
        </w:r>
        <w:r>
          <w:tab/>
        </w:r>
        <w:r>
          <w:tab/>
          <w:t xml:space="preserve">Default: </w:t>
        </w:r>
      </w:ins>
      <w:ins w:id="1171" w:author="Alexander Thomas Frase" w:date="2016-03-10T12:22:00Z">
        <w:r w:rsidR="006F4D98">
          <w:t>no</w:t>
        </w:r>
      </w:ins>
    </w:p>
    <w:p w14:paraId="6F92A442" w14:textId="40DEE1A3" w:rsidR="00916817" w:rsidRDefault="00766A0D" w:rsidP="00916817">
      <w:pPr>
        <w:rPr>
          <w:ins w:id="1172" w:author="Alexander Thomas Frase" w:date="2016-03-10T11:36:00Z"/>
        </w:rPr>
      </w:pPr>
      <w:ins w:id="1173" w:author="Alexander Thomas Frase" w:date="2016-03-10T12:38:00Z">
        <w:r>
          <w:t xml:space="preserve">Specifies whether the end position of a region interval is considered to be </w:t>
        </w:r>
      </w:ins>
      <w:ins w:id="1174" w:author="Alexander Thomas Frase" w:date="2016-03-10T12:39:00Z">
        <w:r>
          <w:t xml:space="preserve">outside the region. If yes, the region is a “half open interval” in that it includes its start position but not its end position; if no (the default), the region is a </w:t>
        </w:r>
      </w:ins>
      <w:ins w:id="1175" w:author="Alexander Thomas Frase" w:date="2016-03-10T12:40:00Z">
        <w:r>
          <w:t>“closed interval” in that it includes both its start and end positions. This setting applies to regions data provided as input or generated as output.</w:t>
        </w:r>
      </w:ins>
    </w:p>
    <w:p w14:paraId="66996C39" w14:textId="77777777" w:rsidR="008A0C7A" w:rsidRDefault="008A0C7A" w:rsidP="003B534B">
      <w:pPr>
        <w:pStyle w:val="Heading3"/>
      </w:pPr>
      <w:bookmarkStart w:id="1176" w:name="_Toc447021455"/>
      <w:r>
        <w:t>--region-position-margin  /  REGION_POSITION_MARGIN</w:t>
      </w:r>
      <w:bookmarkEnd w:id="1176"/>
    </w:p>
    <w:p w14:paraId="26D9BFF1" w14:textId="77777777" w:rsidR="008A0C7A" w:rsidRDefault="008A0C7A" w:rsidP="008A0C7A">
      <w:r>
        <w:tab/>
        <w:t>Argument: &lt;bases&gt;</w:t>
      </w:r>
      <w:r>
        <w:tab/>
      </w:r>
      <w:r>
        <w:tab/>
      </w:r>
      <w:r>
        <w:tab/>
      </w:r>
      <w:r>
        <w:tab/>
      </w:r>
      <w:r>
        <w:tab/>
      </w:r>
      <w:r>
        <w:tab/>
        <w:t>Default: 0</w:t>
      </w:r>
    </w:p>
    <w:p w14:paraId="3D5B9B82" w14:textId="5F89A1F0" w:rsidR="00806800" w:rsidRDefault="008A0C7A" w:rsidP="008A0C7A">
      <w:r>
        <w:t>Defines an extra margin beyond the boundaries of all genomic regions within which a position will still be considered a match with the region. With no suffix or a “b” suffix the margin is interpreted as basepairs; with a “kb” or “mb” suffix it is measured in kilobases or megabases, respectively.</w:t>
      </w:r>
    </w:p>
    <w:p w14:paraId="03EE46FD" w14:textId="77777777" w:rsidR="008A0C7A" w:rsidRDefault="008A0C7A" w:rsidP="003B534B">
      <w:pPr>
        <w:pStyle w:val="Heading3"/>
      </w:pPr>
      <w:bookmarkStart w:id="1177" w:name="_Toc447021456"/>
      <w:r>
        <w:t>--region-match-percent  /  REGION_MATCH_PERCENT</w:t>
      </w:r>
      <w:bookmarkEnd w:id="1177"/>
    </w:p>
    <w:p w14:paraId="6726034B" w14:textId="77777777" w:rsidR="008A0C7A" w:rsidRDefault="008A0C7A" w:rsidP="008A0C7A">
      <w:r>
        <w:tab/>
        <w:t>Argument: &lt;percentage&gt;</w:t>
      </w:r>
      <w:r>
        <w:tab/>
      </w:r>
      <w:r>
        <w:tab/>
      </w:r>
      <w:r>
        <w:tab/>
      </w:r>
      <w:r>
        <w:tab/>
      </w:r>
      <w:r>
        <w:tab/>
        <w:t>Default: 100</w:t>
      </w:r>
    </w:p>
    <w:p w14:paraId="3859349B" w14:textId="175B5E44" w:rsidR="008A0C7A" w:rsidRDefault="008A0C7A" w:rsidP="008A0C7A">
      <w:r>
        <w:t xml:space="preserve">Defines the minimum proportion of overlap between two regions in order to consider them a match. The percentage is measured in terms of the shorter region, such that 100% overlap always implies one region </w:t>
      </w:r>
      <w:r>
        <w:lastRenderedPageBreak/>
        <w:t>equal to or completely contained within the other. When combined with REGION_MATCH_BASES, both requirements are enforced independently.</w:t>
      </w:r>
      <w:r w:rsidR="008C1D68">
        <w:t xml:space="preserve"> For this reason, the default value for REGION_MATCH_PERCENT is ignored if REGION_MATCH_BASES is used alone.</w:t>
      </w:r>
    </w:p>
    <w:p w14:paraId="5143E869" w14:textId="77777777" w:rsidR="008A0C7A" w:rsidRDefault="008A0C7A" w:rsidP="003B534B">
      <w:pPr>
        <w:pStyle w:val="Heading3"/>
      </w:pPr>
      <w:bookmarkStart w:id="1178" w:name="_Toc447021457"/>
      <w:r>
        <w:t>--region-match-bases  /  REGION_MATCH_BASES</w:t>
      </w:r>
      <w:bookmarkEnd w:id="1178"/>
    </w:p>
    <w:p w14:paraId="3537F6A3" w14:textId="77777777" w:rsidR="008A0C7A" w:rsidRDefault="008A0C7A" w:rsidP="008A0C7A">
      <w:r>
        <w:tab/>
        <w:t>Argument: &lt;bases&gt;</w:t>
      </w:r>
      <w:r>
        <w:tab/>
      </w:r>
      <w:r>
        <w:tab/>
      </w:r>
      <w:r>
        <w:tab/>
      </w:r>
      <w:r>
        <w:tab/>
      </w:r>
      <w:r>
        <w:tab/>
      </w:r>
      <w:r>
        <w:tab/>
        <w:t>Default: 0</w:t>
      </w:r>
    </w:p>
    <w:p w14:paraId="3EFD93AC" w14:textId="77777777" w:rsidR="008A0C7A" w:rsidRDefault="008A0C7A" w:rsidP="008A0C7A">
      <w:r>
        <w:t>Defines the minimum number of basepairs of overlap between two regions in order to consider them a match.</w:t>
      </w:r>
      <w:r w:rsidRPr="003634C1">
        <w:t xml:space="preserve"> </w:t>
      </w:r>
      <w:r>
        <w:t>With no suffix or a “b” suffix the overlap is interpreted as basepairs; with a “kb” or “mb” suffix it is measured in kilobases or megabases, respectively.</w:t>
      </w:r>
      <w:r w:rsidRPr="003634C1">
        <w:t xml:space="preserve"> </w:t>
      </w:r>
      <w:r>
        <w:t>When combined with REGION_MATCH_PERCENT, both requirements are enforced independently.</w:t>
      </w:r>
    </w:p>
    <w:p w14:paraId="2116F9C3" w14:textId="77777777" w:rsidR="008A0C7A" w:rsidRDefault="008A0C7A" w:rsidP="008A0C7A">
      <w:pPr>
        <w:pStyle w:val="Heading2"/>
      </w:pPr>
      <w:bookmarkStart w:id="1179" w:name="_Toc447021458"/>
      <w:r>
        <w:t>Model Building Options</w:t>
      </w:r>
      <w:bookmarkEnd w:id="1179"/>
    </w:p>
    <w:p w14:paraId="0978843C" w14:textId="77777777" w:rsidR="008A0C7A" w:rsidRDefault="008A0C7A" w:rsidP="003B534B">
      <w:pPr>
        <w:pStyle w:val="Heading3"/>
      </w:pPr>
      <w:bookmarkStart w:id="1180" w:name="_Toc447021459"/>
      <w:r>
        <w:t>--maximum-model-count  /  MAXIMUM_MODEL_COUNT</w:t>
      </w:r>
      <w:bookmarkEnd w:id="1180"/>
    </w:p>
    <w:p w14:paraId="6F75B5D4" w14:textId="77777777" w:rsidR="008A0C7A" w:rsidRDefault="008A0C7A" w:rsidP="008A0C7A">
      <w:r>
        <w:tab/>
        <w:t>Argument: &lt;count&gt;</w:t>
      </w:r>
      <w:r>
        <w:tab/>
      </w:r>
      <w:r>
        <w:tab/>
      </w:r>
      <w:r>
        <w:tab/>
      </w:r>
      <w:r>
        <w:tab/>
      </w:r>
      <w:r>
        <w:tab/>
      </w:r>
      <w:r>
        <w:tab/>
        <w:t>Default: 0</w:t>
      </w:r>
    </w:p>
    <w:p w14:paraId="11CD8386" w14:textId="77777777" w:rsidR="008A0C7A" w:rsidRDefault="008A0C7A" w:rsidP="008A0C7A">
      <w:r>
        <w:t>Limits the number of models that will be generated, in order to reduce processing time. A value of 0 (the default) means no limit.</w:t>
      </w:r>
    </w:p>
    <w:p w14:paraId="143B68C0" w14:textId="77777777" w:rsidR="008A0C7A" w:rsidRDefault="008A0C7A" w:rsidP="003B534B">
      <w:pPr>
        <w:pStyle w:val="Heading3"/>
      </w:pPr>
      <w:bookmarkStart w:id="1181" w:name="_Toc447021460"/>
      <w:r>
        <w:t>--alternate-model-filtering  /  ALTERNATE_MODEL_FILTERING</w:t>
      </w:r>
      <w:bookmarkEnd w:id="1181"/>
    </w:p>
    <w:p w14:paraId="462E42A6" w14:textId="77777777" w:rsidR="008A0C7A" w:rsidRDefault="008A0C7A" w:rsidP="008A0C7A">
      <w:r>
        <w:tab/>
        <w:t>Argument: [yes/no]</w:t>
      </w:r>
      <w:r>
        <w:tab/>
      </w:r>
      <w:r>
        <w:tab/>
      </w:r>
      <w:r>
        <w:tab/>
      </w:r>
      <w:r>
        <w:tab/>
      </w:r>
      <w:r>
        <w:tab/>
      </w:r>
      <w:r>
        <w:tab/>
        <w:t>Default: no</w:t>
      </w:r>
    </w:p>
    <w:p w14:paraId="77975E63" w14:textId="2C3268A4" w:rsidR="009F3065" w:rsidRDefault="008A0C7A" w:rsidP="008A0C7A">
      <w:pPr>
        <w:rPr>
          <w:ins w:id="1182" w:author="Alexander Thomas Frase" w:date="2016-03-15T11:27:00Z"/>
        </w:rPr>
      </w:pPr>
      <w:r>
        <w:t>When enabled, the primary input dataset is only applied to one side of a generated model, while the alternate input dataset is applied to the other. When disabled (the default), the primary input dataset applies to both sides of each model.</w:t>
      </w:r>
    </w:p>
    <w:p w14:paraId="3E16506D" w14:textId="1193A31E" w:rsidR="00523804" w:rsidDel="008D523A" w:rsidRDefault="00523804" w:rsidP="008A0C7A">
      <w:pPr>
        <w:rPr>
          <w:del w:id="1183" w:author="Alexander Thomas Frase" w:date="2016-03-29T12:55:00Z"/>
        </w:rPr>
      </w:pPr>
    </w:p>
    <w:p w14:paraId="11CD7157" w14:textId="77777777" w:rsidR="008A0C7A" w:rsidRDefault="008A0C7A" w:rsidP="003B534B">
      <w:pPr>
        <w:pStyle w:val="Heading3"/>
      </w:pPr>
      <w:bookmarkStart w:id="1184" w:name="_Toc447021461"/>
      <w:r>
        <w:t>--all-pairwise-models  /  ALL_PAIRWISE_MODELS</w:t>
      </w:r>
      <w:bookmarkEnd w:id="1184"/>
    </w:p>
    <w:p w14:paraId="1181C597" w14:textId="77777777" w:rsidR="008A0C7A" w:rsidRDefault="008A0C7A" w:rsidP="008A0C7A">
      <w:r>
        <w:tab/>
        <w:t>Argument: [yes/no]</w:t>
      </w:r>
      <w:r>
        <w:tab/>
      </w:r>
      <w:r>
        <w:tab/>
      </w:r>
      <w:r>
        <w:tab/>
      </w:r>
      <w:r>
        <w:tab/>
      </w:r>
      <w:r>
        <w:tab/>
      </w:r>
      <w:r>
        <w:tab/>
        <w:t>Default: no</w:t>
      </w:r>
    </w:p>
    <w:p w14:paraId="3A85E110" w14:textId="77777777" w:rsidR="008A0C7A" w:rsidRDefault="008A0C7A" w:rsidP="008A0C7A">
      <w:r>
        <w:t>When enabled, model generation results in all possible pairwise combinations of data which conform to the primary and alternate input datasets. Note that this means the models have no score or ranking, since the prior knowledge is not searched for patterns. When disabled (the default), models are only generated which are supported by one or more groupings within the prior knowledge database.</w:t>
      </w:r>
    </w:p>
    <w:p w14:paraId="3D17E6EC" w14:textId="77777777" w:rsidR="008A0C7A" w:rsidRDefault="008A0C7A" w:rsidP="003B534B">
      <w:pPr>
        <w:pStyle w:val="Heading3"/>
      </w:pPr>
      <w:bookmarkStart w:id="1185" w:name="_Toc447021462"/>
      <w:r>
        <w:t>--maximum-model-group-size  /  MAXIMUM_MODEL_GROUP_SIZE</w:t>
      </w:r>
      <w:bookmarkEnd w:id="1185"/>
    </w:p>
    <w:p w14:paraId="5902C9D8" w14:textId="77777777" w:rsidR="008A0C7A" w:rsidRDefault="008A0C7A" w:rsidP="008A0C7A">
      <w:r>
        <w:tab/>
        <w:t>Argument: &lt;size&gt;</w:t>
      </w:r>
      <w:r>
        <w:tab/>
      </w:r>
      <w:r>
        <w:tab/>
      </w:r>
      <w:r>
        <w:tab/>
      </w:r>
      <w:r>
        <w:tab/>
      </w:r>
      <w:r>
        <w:tab/>
      </w:r>
      <w:r>
        <w:tab/>
        <w:t>Default: 30</w:t>
      </w:r>
    </w:p>
    <w:p w14:paraId="5B0642B4" w14:textId="77777777" w:rsidR="008A0C7A" w:rsidRDefault="008A0C7A" w:rsidP="008A0C7A">
      <w:r>
        <w:t>Limits the size of a grouping in the prior knowledge which can be used as part of a model generation analysis; any group which contains more genes than this limit is ignored for purposes of model generation. A value of 0 means no limit.</w:t>
      </w:r>
    </w:p>
    <w:p w14:paraId="1A39C810" w14:textId="77777777" w:rsidR="008A0C7A" w:rsidRDefault="008A0C7A" w:rsidP="003B534B">
      <w:pPr>
        <w:pStyle w:val="Heading3"/>
      </w:pPr>
      <w:bookmarkStart w:id="1186" w:name="_Toc447021463"/>
      <w:r>
        <w:t>--minimum-model-score  /  MINIMUM_MODEL_SCORE</w:t>
      </w:r>
      <w:bookmarkEnd w:id="1186"/>
    </w:p>
    <w:p w14:paraId="35BCCB08" w14:textId="77777777" w:rsidR="008A0C7A" w:rsidRDefault="008A0C7A" w:rsidP="008A0C7A">
      <w:r>
        <w:tab/>
        <w:t>Argument: &lt;score&gt;</w:t>
      </w:r>
      <w:r>
        <w:tab/>
      </w:r>
      <w:r>
        <w:tab/>
      </w:r>
      <w:r>
        <w:tab/>
      </w:r>
      <w:r>
        <w:tab/>
      </w:r>
      <w:r>
        <w:tab/>
      </w:r>
      <w:r>
        <w:tab/>
        <w:t>Default: 2</w:t>
      </w:r>
    </w:p>
    <w:p w14:paraId="7E69ACAE" w14:textId="79183013" w:rsidR="00806800" w:rsidRDefault="008A0C7A" w:rsidP="008A0C7A">
      <w:r>
        <w:t>Sets the minimum source-tally score for generated model; a model must be supported by groups from at least this many sources in order to be returned.</w:t>
      </w:r>
    </w:p>
    <w:p w14:paraId="09B3B7C4" w14:textId="77777777" w:rsidR="008A0C7A" w:rsidRDefault="008A0C7A" w:rsidP="003B534B">
      <w:pPr>
        <w:pStyle w:val="Heading3"/>
      </w:pPr>
      <w:bookmarkStart w:id="1187" w:name="_Toc447021464"/>
      <w:r>
        <w:t>--sort-models  /  SORT_MODELS</w:t>
      </w:r>
      <w:bookmarkEnd w:id="1187"/>
    </w:p>
    <w:p w14:paraId="4E9D8C68" w14:textId="77777777" w:rsidR="008A0C7A" w:rsidRDefault="008A0C7A" w:rsidP="008A0C7A">
      <w:r>
        <w:tab/>
        <w:t>Argument: [yes/no]</w:t>
      </w:r>
      <w:r>
        <w:tab/>
      </w:r>
      <w:r>
        <w:tab/>
      </w:r>
      <w:r>
        <w:tab/>
      </w:r>
      <w:r>
        <w:tab/>
      </w:r>
      <w:r>
        <w:tab/>
      </w:r>
      <w:r>
        <w:tab/>
        <w:t>Default: yes</w:t>
      </w:r>
    </w:p>
    <w:p w14:paraId="0D204016" w14:textId="77777777" w:rsidR="008A0C7A" w:rsidDel="00806800" w:rsidRDefault="008A0C7A" w:rsidP="008A0C7A">
      <w:pPr>
        <w:rPr>
          <w:del w:id="1188" w:author="Alexander Thomas Frase" w:date="2016-03-15T11:23:00Z"/>
        </w:rPr>
      </w:pPr>
      <w:r>
        <w:t>When enabled (the default), models are output in descending order by score. When combined with MAXIMUM_MODEL_COUNT, this guarantees that only the highest-scoring models are output. When disabled, models are output in an unpredictable order.</w:t>
      </w:r>
    </w:p>
    <w:p w14:paraId="094BBE2C" w14:textId="77777777" w:rsidR="00FA5BA5" w:rsidRDefault="00FA5BA5" w:rsidP="008A0C7A"/>
    <w:p w14:paraId="2947385A" w14:textId="77777777" w:rsidR="008A0C7A" w:rsidRDefault="008A0C7A" w:rsidP="008A0C7A">
      <w:pPr>
        <w:pStyle w:val="Heading2"/>
      </w:pPr>
      <w:bookmarkStart w:id="1189" w:name="_Toc447021465"/>
      <w:r>
        <w:t>Output Options</w:t>
      </w:r>
      <w:bookmarkEnd w:id="1189"/>
    </w:p>
    <w:p w14:paraId="2C499C8E" w14:textId="77777777" w:rsidR="008A0C7A" w:rsidRDefault="008A0C7A" w:rsidP="003B534B">
      <w:pPr>
        <w:pStyle w:val="Heading3"/>
      </w:pPr>
      <w:bookmarkStart w:id="1190" w:name="_Toc447021466"/>
      <w:r>
        <w:t>--quiet  /  QUIET</w:t>
      </w:r>
      <w:bookmarkEnd w:id="1190"/>
    </w:p>
    <w:p w14:paraId="1F07AE7B" w14:textId="77777777" w:rsidR="008A0C7A" w:rsidRDefault="008A0C7A" w:rsidP="008A0C7A">
      <w:r>
        <w:tab/>
        <w:t>Argument: [yes/no]</w:t>
      </w:r>
      <w:r>
        <w:tab/>
      </w:r>
      <w:r>
        <w:tab/>
      </w:r>
      <w:r>
        <w:tab/>
      </w:r>
      <w:r>
        <w:tab/>
      </w:r>
      <w:r>
        <w:tab/>
      </w:r>
      <w:r>
        <w:tab/>
        <w:t>Default: no</w:t>
      </w:r>
    </w:p>
    <w:p w14:paraId="04BD75AF" w14:textId="77777777" w:rsidR="008A0C7A" w:rsidRDefault="008A0C7A" w:rsidP="008A0C7A">
      <w:r>
        <w:t>When enabled, no warnings or informational messages are printed to the screen. However, all information is still written to the log file, and certain unrecoverable errors are still printed to the screen.</w:t>
      </w:r>
    </w:p>
    <w:p w14:paraId="73587B9C" w14:textId="77777777" w:rsidR="008A0C7A" w:rsidRDefault="008A0C7A" w:rsidP="003B534B">
      <w:pPr>
        <w:pStyle w:val="Heading3"/>
      </w:pPr>
      <w:bookmarkStart w:id="1191" w:name="_Toc447021467"/>
      <w:r>
        <w:t>--verbose  /  VERBOSE</w:t>
      </w:r>
      <w:bookmarkEnd w:id="1191"/>
    </w:p>
    <w:p w14:paraId="248B02FD" w14:textId="77777777" w:rsidR="008A0C7A" w:rsidRDefault="008A0C7A" w:rsidP="008A0C7A">
      <w:r>
        <w:tab/>
        <w:t>Argument: [yes/no]</w:t>
      </w:r>
      <w:r>
        <w:tab/>
      </w:r>
      <w:r>
        <w:tab/>
      </w:r>
      <w:r>
        <w:tab/>
      </w:r>
      <w:r>
        <w:tab/>
      </w:r>
      <w:r>
        <w:tab/>
      </w:r>
      <w:r>
        <w:tab/>
        <w:t>Default: no</w:t>
      </w:r>
    </w:p>
    <w:p w14:paraId="03FE6C5F" w14:textId="77777777" w:rsidR="008A0C7A" w:rsidRDefault="008A0C7A" w:rsidP="008A0C7A">
      <w:r>
        <w:t>When enabled, informational messages are printed to the screen in addition to warnings and errors.</w:t>
      </w:r>
    </w:p>
    <w:p w14:paraId="52901E6D" w14:textId="77777777" w:rsidR="008A0C7A" w:rsidRDefault="008A0C7A" w:rsidP="003B534B">
      <w:pPr>
        <w:pStyle w:val="Heading3"/>
      </w:pPr>
      <w:bookmarkStart w:id="1192" w:name="_Toc447021468"/>
      <w:r>
        <w:t>--prefix  /  PREFIX</w:t>
      </w:r>
      <w:bookmarkEnd w:id="1192"/>
    </w:p>
    <w:p w14:paraId="7DEC11FD" w14:textId="77777777" w:rsidR="008A0C7A" w:rsidRDefault="008A0C7A" w:rsidP="008A0C7A">
      <w:r>
        <w:tab/>
        <w:t>Argument: &lt;prefix&gt;</w:t>
      </w:r>
      <w:r>
        <w:tab/>
      </w:r>
      <w:r>
        <w:tab/>
      </w:r>
      <w:r>
        <w:tab/>
      </w:r>
      <w:r>
        <w:tab/>
      </w:r>
      <w:r>
        <w:tab/>
      </w:r>
      <w:r>
        <w:tab/>
        <w:t>Default: “biofilter”</w:t>
      </w:r>
    </w:p>
    <w:p w14:paraId="647B014E" w14:textId="77777777" w:rsidR="008A0C7A" w:rsidRDefault="008A0C7A" w:rsidP="008A0C7A">
      <w:r>
        <w:t>Sets the prefix for all output filenames, which is then combined with a unique suffix for each type of output. The prefix may contain an absolute or relative path in order to write output to a different directory.</w:t>
      </w:r>
    </w:p>
    <w:p w14:paraId="5DEE0AD7" w14:textId="77777777" w:rsidR="008A0C7A" w:rsidRDefault="008A0C7A" w:rsidP="003B534B">
      <w:pPr>
        <w:pStyle w:val="Heading3"/>
      </w:pPr>
      <w:bookmarkStart w:id="1193" w:name="_Toc447021469"/>
      <w:r>
        <w:t>--overwrite  /  OVERWRITE</w:t>
      </w:r>
      <w:bookmarkEnd w:id="1193"/>
    </w:p>
    <w:p w14:paraId="1022BD77" w14:textId="77777777" w:rsidR="008A0C7A" w:rsidRDefault="008A0C7A" w:rsidP="008A0C7A">
      <w:r>
        <w:tab/>
        <w:t>Argument: [yes/no]</w:t>
      </w:r>
      <w:r>
        <w:tab/>
      </w:r>
      <w:r>
        <w:tab/>
      </w:r>
      <w:r>
        <w:tab/>
      </w:r>
      <w:r>
        <w:tab/>
      </w:r>
      <w:r>
        <w:tab/>
      </w:r>
      <w:r>
        <w:tab/>
        <w:t>Default: no</w:t>
      </w:r>
    </w:p>
    <w:p w14:paraId="5A953902" w14:textId="06874F55" w:rsidR="009F3065" w:rsidRDefault="008A0C7A" w:rsidP="008A0C7A">
      <w:pPr>
        <w:rPr>
          <w:ins w:id="1194" w:author="Alexander Thomas Frase" w:date="2016-03-15T11:27:00Z"/>
        </w:rPr>
      </w:pPr>
      <w:r>
        <w:t>Allows Biofilter to erase and overwrite any output file which already exists. When disabled (the default), Biofilter exits with an error to prevent any existing files from being overwritten.</w:t>
      </w:r>
    </w:p>
    <w:p w14:paraId="06E1404E" w14:textId="16CBDC05" w:rsidR="00523804" w:rsidDel="008D523A" w:rsidRDefault="00523804" w:rsidP="008A0C7A">
      <w:pPr>
        <w:rPr>
          <w:del w:id="1195" w:author="Alexander Thomas Frase" w:date="2016-03-29T12:55:00Z"/>
        </w:rPr>
      </w:pPr>
    </w:p>
    <w:p w14:paraId="506A07FF" w14:textId="77777777" w:rsidR="008A0C7A" w:rsidRDefault="008A0C7A" w:rsidP="003B534B">
      <w:pPr>
        <w:pStyle w:val="Heading3"/>
      </w:pPr>
      <w:bookmarkStart w:id="1196" w:name="_Toc447021470"/>
      <w:r>
        <w:t>--stdout  /  STDOUT</w:t>
      </w:r>
      <w:bookmarkEnd w:id="1196"/>
    </w:p>
    <w:p w14:paraId="0EC19915" w14:textId="77777777" w:rsidR="008A0C7A" w:rsidRDefault="008A0C7A" w:rsidP="008A0C7A">
      <w:r>
        <w:tab/>
        <w:t>Argument: [yes/no]</w:t>
      </w:r>
      <w:r>
        <w:tab/>
      </w:r>
      <w:r>
        <w:tab/>
      </w:r>
      <w:r>
        <w:tab/>
      </w:r>
      <w:r>
        <w:tab/>
      </w:r>
      <w:r>
        <w:tab/>
      </w:r>
      <w:r>
        <w:tab/>
        <w:t>Default: no</w:t>
      </w:r>
    </w:p>
    <w:p w14:paraId="341A6D22" w14:textId="77777777" w:rsidR="008A0C7A" w:rsidRDefault="008A0C7A" w:rsidP="008A0C7A">
      <w:r>
        <w:t>Causes all output data to be written directly to the screen rather than saved to a file. On most platforms this output can then be sent directly into another program.</w:t>
      </w:r>
    </w:p>
    <w:p w14:paraId="74D97529" w14:textId="77777777" w:rsidR="008A0C7A" w:rsidRDefault="008A0C7A" w:rsidP="003B534B">
      <w:pPr>
        <w:pStyle w:val="Heading3"/>
      </w:pPr>
      <w:bookmarkStart w:id="1197" w:name="_Toc447021471"/>
      <w:r>
        <w:t>--report-invalid-input  /  REPORT_INVALID_INPUT</w:t>
      </w:r>
      <w:bookmarkEnd w:id="1197"/>
    </w:p>
    <w:p w14:paraId="55708E7E" w14:textId="3B40DB3C" w:rsidR="008A0C7A" w:rsidRDefault="008A0C7A" w:rsidP="008A0C7A">
      <w:r>
        <w:tab/>
        <w:t>Argu</w:t>
      </w:r>
      <w:r w:rsidR="00001E15">
        <w:t>ment: [yes/no]</w:t>
      </w:r>
      <w:r w:rsidR="00001E15">
        <w:tab/>
      </w:r>
      <w:r w:rsidR="00001E15">
        <w:tab/>
      </w:r>
      <w:r w:rsidR="00001E15">
        <w:tab/>
      </w:r>
      <w:r w:rsidR="00001E15">
        <w:tab/>
      </w:r>
      <w:r w:rsidR="00001E15">
        <w:tab/>
      </w:r>
      <w:r w:rsidR="00001E15">
        <w:tab/>
        <w:t>Default: no</w:t>
      </w:r>
    </w:p>
    <w:p w14:paraId="5A17677E" w14:textId="0C08981F" w:rsidR="008A0C7A" w:rsidRDefault="008A0C7A" w:rsidP="008A0C7A">
      <w:r>
        <w:t>Causes any input data which was not understood by Biofilter to be copied into a separate output report</w:t>
      </w:r>
      <w:r w:rsidR="00794551">
        <w:t xml:space="preserve"> file. This file also </w:t>
      </w:r>
      <w:r>
        <w:t>includes comments describing the error with each piece of data.</w:t>
      </w:r>
    </w:p>
    <w:p w14:paraId="4EEA1FF1" w14:textId="77777777" w:rsidR="008A0C7A" w:rsidRDefault="008A0C7A" w:rsidP="003B534B">
      <w:pPr>
        <w:pStyle w:val="Heading3"/>
      </w:pPr>
      <w:bookmarkStart w:id="1198" w:name="_Toc447021472"/>
      <w:r>
        <w:t>--filter  /  FILTER</w:t>
      </w:r>
      <w:bookmarkEnd w:id="1198"/>
    </w:p>
    <w:p w14:paraId="06D85239" w14:textId="77777777" w:rsidR="008A0C7A" w:rsidRDefault="008A0C7A" w:rsidP="008A0C7A">
      <w:r>
        <w:tab/>
        <w:t>Argument: &lt;type&gt; [type] […]</w:t>
      </w:r>
      <w:r>
        <w:tab/>
      </w:r>
      <w:r>
        <w:tab/>
      </w:r>
      <w:r>
        <w:tab/>
      </w:r>
      <w:r>
        <w:tab/>
        <w:t xml:space="preserve">Default: </w:t>
      </w:r>
      <w:r>
        <w:rPr>
          <w:i/>
        </w:rPr>
        <w:t>none</w:t>
      </w:r>
    </w:p>
    <w:p w14:paraId="33D6F6E0" w14:textId="77777777" w:rsidR="008A0C7A" w:rsidRPr="00B1381A" w:rsidRDefault="008A0C7A" w:rsidP="008A0C7A">
      <w:r>
        <w:t>Perform a filtering analysis which outputs the specified type(s). If a single type is requested, the output will be in exactly the same format that Biofilter requires as input for that data type; additional types are simply appended left-to-right in the order requested.</w:t>
      </w:r>
    </w:p>
    <w:p w14:paraId="58C9C29F" w14:textId="77777777" w:rsidR="008A0C7A" w:rsidRDefault="008A0C7A" w:rsidP="003B534B">
      <w:pPr>
        <w:pStyle w:val="Heading3"/>
      </w:pPr>
      <w:bookmarkStart w:id="1199" w:name="_Toc447021473"/>
      <w:r>
        <w:t>--annotate  /  ANNOTATE</w:t>
      </w:r>
      <w:bookmarkEnd w:id="1199"/>
    </w:p>
    <w:p w14:paraId="4F3C2008" w14:textId="77777777" w:rsidR="008A0C7A" w:rsidRDefault="008A0C7A" w:rsidP="008A0C7A">
      <w:r>
        <w:tab/>
        <w:t>Argument: &lt;type&gt; [type] […] [:] &lt;type&gt; [type] […]</w:t>
      </w:r>
      <w:r>
        <w:tab/>
        <w:t xml:space="preserve">Default: </w:t>
      </w:r>
      <w:r>
        <w:rPr>
          <w:i/>
        </w:rPr>
        <w:t>none</w:t>
      </w:r>
    </w:p>
    <w:p w14:paraId="50A5BDAE" w14:textId="77777777" w:rsidR="008A0C7A" w:rsidRPr="007F3BEE" w:rsidRDefault="008A0C7A" w:rsidP="008A0C7A">
      <w:r>
        <w:t>Perform an annotation analysis which outputs the specified type(s). The starting point for the annotation is the first specified type (or, if a colon is used, the combination of types before the colon); all additional types are optional and will be left blank if no suitable match can be found.</w:t>
      </w:r>
    </w:p>
    <w:p w14:paraId="016A8FD6" w14:textId="77777777" w:rsidR="008A0C7A" w:rsidRDefault="008A0C7A" w:rsidP="003B534B">
      <w:pPr>
        <w:pStyle w:val="Heading3"/>
      </w:pPr>
      <w:bookmarkStart w:id="1200" w:name="_Toc447021474"/>
      <w:r>
        <w:t>--model  /  MODEL</w:t>
      </w:r>
      <w:bookmarkEnd w:id="1200"/>
    </w:p>
    <w:p w14:paraId="701CAD20" w14:textId="580E3355" w:rsidR="008A0C7A" w:rsidRDefault="008A0C7A" w:rsidP="008A0C7A">
      <w:r>
        <w:tab/>
        <w:t>Argument: &lt;t</w:t>
      </w:r>
      <w:r w:rsidR="007454DA">
        <w:t>ype&gt; [type] […] [:] [type] […]</w:t>
      </w:r>
      <w:r w:rsidR="007454DA">
        <w:tab/>
      </w:r>
      <w:r>
        <w:tab/>
        <w:t xml:space="preserve">Default: </w:t>
      </w:r>
      <w:r>
        <w:rPr>
          <w:i/>
        </w:rPr>
        <w:t>none</w:t>
      </w:r>
    </w:p>
    <w:p w14:paraId="57DAFABC" w14:textId="172AA129" w:rsidR="008A0C7A" w:rsidRDefault="008A0C7A" w:rsidP="00943DD1">
      <w:pPr>
        <w:rPr>
          <w:ins w:id="1201" w:author="Alexander Thomas Frase" w:date="2016-03-15T11:23:00Z"/>
        </w:rPr>
      </w:pPr>
      <w:r>
        <w:lastRenderedPageBreak/>
        <w:t>Perform a modeling analysis which generates models of the specified type(s). If a colon is used, the types before and after the colon will appear on the left and right sides of the generated models, respectively; with no colon, both sides of the models will have the same type(s).</w:t>
      </w:r>
    </w:p>
    <w:p w14:paraId="16A24606" w14:textId="123C8568" w:rsidR="00806800" w:rsidRDefault="00806800" w:rsidP="00806800">
      <w:pPr>
        <w:pStyle w:val="Heading3"/>
        <w:rPr>
          <w:ins w:id="1202" w:author="Alexander Thomas Frase" w:date="2016-03-15T11:23:00Z"/>
        </w:rPr>
      </w:pPr>
      <w:bookmarkStart w:id="1203" w:name="_Toc447021475"/>
      <w:ins w:id="1204" w:author="Alexander Thomas Frase" w:date="2016-03-15T11:23:00Z">
        <w:r>
          <w:t>--paris  /  PARIS</w:t>
        </w:r>
        <w:bookmarkEnd w:id="1203"/>
      </w:ins>
    </w:p>
    <w:p w14:paraId="2F29783B" w14:textId="77777777" w:rsidR="00806800" w:rsidRDefault="00806800" w:rsidP="00806800">
      <w:pPr>
        <w:rPr>
          <w:ins w:id="1205" w:author="Alexander Thomas Frase" w:date="2016-03-15T11:24:00Z"/>
        </w:rPr>
      </w:pPr>
      <w:ins w:id="1206" w:author="Alexander Thomas Frase" w:date="2016-03-15T11:23:00Z">
        <w:r>
          <w:tab/>
          <w:t xml:space="preserve">Argument: </w:t>
        </w:r>
      </w:ins>
      <w:ins w:id="1207" w:author="Alexander Thomas Frase" w:date="2016-03-15T11:24:00Z">
        <w:r>
          <w:t>[yes/no]</w:t>
        </w:r>
        <w:r>
          <w:tab/>
        </w:r>
        <w:r>
          <w:tab/>
        </w:r>
        <w:r>
          <w:tab/>
        </w:r>
        <w:r>
          <w:tab/>
        </w:r>
        <w:r>
          <w:tab/>
        </w:r>
        <w:r>
          <w:tab/>
          <w:t>Default: no</w:t>
        </w:r>
      </w:ins>
    </w:p>
    <w:p w14:paraId="42399A50" w14:textId="55CE4542" w:rsidR="00806800" w:rsidRDefault="00806800" w:rsidP="00806800">
      <w:pPr>
        <w:rPr>
          <w:ins w:id="1208" w:author="Alexander Thomas Frase" w:date="2016-03-29T12:46:00Z"/>
        </w:rPr>
      </w:pPr>
      <w:ins w:id="1209" w:author="Alexander Thomas Frase" w:date="2016-03-15T11:24:00Z">
        <w:r>
          <w:t xml:space="preserve">Performs PARIS analysis using the provided SNP or position association test results and LD block regions. See the </w:t>
        </w:r>
        <w:r w:rsidRPr="00806800">
          <w:rPr>
            <w:b/>
            <w:rPrChange w:id="1210" w:author="Alexander Thomas Frase" w:date="2016-03-15T11:24:00Z">
              <w:rPr/>
            </w:rPrChange>
          </w:rPr>
          <w:t>PARIS Appendix</w:t>
        </w:r>
        <w:r>
          <w:t xml:space="preserve"> for more information.</w:t>
        </w:r>
      </w:ins>
    </w:p>
    <w:p w14:paraId="3695DFC9" w14:textId="2EB6EEBF" w:rsidR="00725347" w:rsidRDefault="00725347">
      <w:pPr>
        <w:widowControl/>
        <w:suppressAutoHyphens w:val="0"/>
        <w:rPr>
          <w:ins w:id="1211" w:author="Alexander Thomas Frase" w:date="2016-03-29T12:46:00Z"/>
        </w:rPr>
      </w:pPr>
      <w:ins w:id="1212" w:author="Alexander Thomas Frase" w:date="2016-03-29T12:46:00Z">
        <w:r>
          <w:br w:type="page"/>
        </w:r>
      </w:ins>
    </w:p>
    <w:p w14:paraId="371282FA" w14:textId="6543CB4B" w:rsidR="00806800" w:rsidRPr="00732363" w:rsidDel="00806800" w:rsidRDefault="00806800" w:rsidP="00943DD1">
      <w:pPr>
        <w:rPr>
          <w:del w:id="1213" w:author="Alexander Thomas Frase" w:date="2016-03-15T11:24:00Z"/>
        </w:rPr>
      </w:pPr>
    </w:p>
    <w:p w14:paraId="6DBCB050" w14:textId="65D0F83E" w:rsidR="00550BB2" w:rsidRDefault="00550BB2" w:rsidP="00943DD1">
      <w:pPr>
        <w:pStyle w:val="Heading1"/>
      </w:pPr>
      <w:bookmarkStart w:id="1214" w:name="_Toc447021476"/>
      <w:r>
        <w:t>Input File Formats</w:t>
      </w:r>
      <w:bookmarkEnd w:id="966"/>
      <w:bookmarkEnd w:id="967"/>
      <w:bookmarkEnd w:id="968"/>
      <w:bookmarkEnd w:id="1214"/>
    </w:p>
    <w:p w14:paraId="29B8F8B7" w14:textId="77777777" w:rsidR="009F3065" w:rsidRDefault="009F3065" w:rsidP="00C4019E">
      <w:bookmarkStart w:id="1215" w:name="_Toc208459931"/>
      <w:bookmarkStart w:id="1216" w:name="_Toc208460024"/>
      <w:bookmarkStart w:id="1217" w:name="_Toc208460055"/>
    </w:p>
    <w:p w14:paraId="2083B198" w14:textId="3F498BA2" w:rsidR="00C4019E" w:rsidRPr="00C4019E" w:rsidRDefault="00C4019E" w:rsidP="00C4019E">
      <w:r w:rsidRPr="00C4019E">
        <w:t xml:space="preserve">For all input files in Biofilter, </w:t>
      </w:r>
      <w:r w:rsidR="001D1478">
        <w:t xml:space="preserve">lines beginning with the </w:t>
      </w:r>
      <w:r w:rsidRPr="00C4019E">
        <w:t>symbol “#” will be ignored. This is useful for placing comments within input files that will not be a part of the analysis.</w:t>
      </w:r>
    </w:p>
    <w:p w14:paraId="56A765CC" w14:textId="293CE6A0" w:rsidR="003F6458" w:rsidRPr="003F6458" w:rsidRDefault="003F6458" w:rsidP="003B534B">
      <w:pPr>
        <w:pStyle w:val="Heading2"/>
      </w:pPr>
      <w:bookmarkStart w:id="1218" w:name="_Toc447021477"/>
      <w:r>
        <w:t>Configuration File</w:t>
      </w:r>
      <w:r w:rsidR="001D1478">
        <w:t>s</w:t>
      </w:r>
      <w:bookmarkEnd w:id="1218"/>
    </w:p>
    <w:p w14:paraId="6EF92184" w14:textId="77777777" w:rsidR="003F6458" w:rsidRDefault="003F6458" w:rsidP="003F6458"/>
    <w:p w14:paraId="416CA7F8" w14:textId="150A94EF" w:rsidR="001D1478" w:rsidRDefault="001D1478" w:rsidP="003F6458">
      <w:r>
        <w:t>Any option which can be used on the command line can also be used in a configuration file. Each option must appear as the first item on a line, and any arguments to that option must be separated by whitespace (any number of tabs or spaces).</w:t>
      </w:r>
    </w:p>
    <w:p w14:paraId="18538DE5" w14:textId="77777777" w:rsidR="001D1478" w:rsidRDefault="001D1478" w:rsidP="003F6458"/>
    <w:p w14:paraId="1AD240DE" w14:textId="58774490" w:rsidR="001D1478" w:rsidRDefault="001D1478" w:rsidP="003F6458">
      <w:r>
        <w:t>If an argument to an option must itself contain spaces (for example a multi-word gene or group identifier), the argument may be enclosed with “double quotes” to prevent the additional words in the argument from being interpreted as a separate arguments. If an argument must itself contain double quotes, they must be escaped with a backslash, \”like so\”.</w:t>
      </w:r>
    </w:p>
    <w:p w14:paraId="5A91DFA0" w14:textId="77777777" w:rsidR="001D1478" w:rsidRDefault="001D1478" w:rsidP="003F6458"/>
    <w:p w14:paraId="5AF08899" w14:textId="0FFB339E" w:rsidR="00BC67DD" w:rsidRDefault="001D1478" w:rsidP="003F6458">
      <w:r>
        <w:t xml:space="preserve">There is also one extra option which may only be used in a configuration file: INCLUDE. This option requires one or more filename arguments and causes Biofilter to read each specified file as an additional configuration file. Included files are processed in </w:t>
      </w:r>
      <w:r w:rsidR="00FA5BA5">
        <w:t>full</w:t>
      </w:r>
      <w:r>
        <w:t xml:space="preserve"> before any other options in </w:t>
      </w:r>
      <w:r w:rsidR="00DB1A2C">
        <w:t>the original</w:t>
      </w:r>
      <w:r>
        <w:t xml:space="preserve"> configuration file</w:t>
      </w:r>
      <w:r w:rsidR="0051225C">
        <w:t xml:space="preserve">. For example, </w:t>
      </w:r>
      <w:r>
        <w:t xml:space="preserve">if file A includes file B and </w:t>
      </w:r>
      <w:r w:rsidR="0051225C">
        <w:t>both files specify the same option</w:t>
      </w:r>
      <w:r>
        <w:t>, the</w:t>
      </w:r>
      <w:r w:rsidR="0051225C">
        <w:t>n the option’s setting or value</w:t>
      </w:r>
      <w:r>
        <w:t xml:space="preserve"> from file A will always override the one from file B, even if it appears before the INCLUDE instruction.</w:t>
      </w:r>
      <w:r w:rsidR="0051225C">
        <w:t xml:space="preserve"> Included configuration files may also include further files; there is no limit to this recursion, except that any loops (i.e. A includes B which includes A) will raise an error.</w:t>
      </w:r>
    </w:p>
    <w:p w14:paraId="6D9EB386" w14:textId="77777777" w:rsidR="00530AE4" w:rsidRDefault="00530AE4" w:rsidP="003F6458"/>
    <w:p w14:paraId="1B0F00B6" w14:textId="79DBB733" w:rsidR="00563B26" w:rsidRDefault="00FE27FA" w:rsidP="003F6458">
      <w:r>
        <w:t>This example configuration file was generated by the REPORT_CONFIGURATION option, with everything else left at default values:</w:t>
      </w:r>
    </w:p>
    <w:p w14:paraId="38DDC5AB" w14:textId="77777777" w:rsidR="00654FE6" w:rsidRDefault="00654FE6" w:rsidP="003F6458"/>
    <w:p w14:paraId="1ABB0F89"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Biofilter configuration file</w:t>
      </w:r>
    </w:p>
    <w:p w14:paraId="154FCB18" w14:textId="5DD36A4D"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generated T</w:t>
      </w:r>
      <w:r w:rsidR="00C2019F">
        <w:rPr>
          <w:rFonts w:ascii="Courier New" w:hAnsi="Courier New" w:cs="Courier New"/>
          <w:sz w:val="22"/>
        </w:rPr>
        <w:t>hu</w:t>
      </w:r>
      <w:r w:rsidRPr="00E834E3">
        <w:rPr>
          <w:rFonts w:ascii="Courier New" w:hAnsi="Courier New" w:cs="Courier New"/>
          <w:sz w:val="22"/>
        </w:rPr>
        <w:t xml:space="preserve">, </w:t>
      </w:r>
      <w:r w:rsidR="004974E6">
        <w:rPr>
          <w:rFonts w:ascii="Courier New" w:hAnsi="Courier New" w:cs="Courier New"/>
          <w:sz w:val="22"/>
        </w:rPr>
        <w:t>18</w:t>
      </w:r>
      <w:r w:rsidR="00C2019F" w:rsidRPr="00E834E3">
        <w:rPr>
          <w:rFonts w:ascii="Courier New" w:hAnsi="Courier New" w:cs="Courier New"/>
          <w:sz w:val="22"/>
        </w:rPr>
        <w:t xml:space="preserve"> </w:t>
      </w:r>
      <w:r w:rsidR="004974E6">
        <w:rPr>
          <w:rFonts w:ascii="Courier New" w:hAnsi="Courier New" w:cs="Courier New"/>
          <w:sz w:val="22"/>
        </w:rPr>
        <w:t>Jul</w:t>
      </w:r>
      <w:r w:rsidR="00C2019F" w:rsidRPr="00E834E3">
        <w:rPr>
          <w:rFonts w:ascii="Courier New" w:hAnsi="Courier New" w:cs="Courier New"/>
          <w:sz w:val="22"/>
        </w:rPr>
        <w:t xml:space="preserve"> 201</w:t>
      </w:r>
      <w:r w:rsidR="00C2019F">
        <w:rPr>
          <w:rFonts w:ascii="Courier New" w:hAnsi="Courier New" w:cs="Courier New"/>
          <w:sz w:val="22"/>
        </w:rPr>
        <w:t>3</w:t>
      </w:r>
      <w:r w:rsidR="00C2019F" w:rsidRPr="00E834E3">
        <w:rPr>
          <w:rFonts w:ascii="Courier New" w:hAnsi="Courier New" w:cs="Courier New"/>
          <w:sz w:val="22"/>
        </w:rPr>
        <w:t xml:space="preserve"> </w:t>
      </w:r>
      <w:r w:rsidRPr="00E834E3">
        <w:rPr>
          <w:rFonts w:ascii="Courier New" w:hAnsi="Courier New" w:cs="Courier New"/>
          <w:sz w:val="22"/>
        </w:rPr>
        <w:t>12:</w:t>
      </w:r>
      <w:r w:rsidR="00C2019F">
        <w:rPr>
          <w:rFonts w:ascii="Courier New" w:hAnsi="Courier New" w:cs="Courier New"/>
          <w:sz w:val="22"/>
        </w:rPr>
        <w:t>00</w:t>
      </w:r>
      <w:r w:rsidRPr="00E834E3">
        <w:rPr>
          <w:rFonts w:ascii="Courier New" w:hAnsi="Courier New" w:cs="Courier New"/>
          <w:sz w:val="22"/>
        </w:rPr>
        <w:t>:</w:t>
      </w:r>
      <w:r w:rsidR="00C2019F">
        <w:rPr>
          <w:rFonts w:ascii="Courier New" w:hAnsi="Courier New" w:cs="Courier New"/>
          <w:sz w:val="22"/>
        </w:rPr>
        <w:t>00</w:t>
      </w:r>
    </w:p>
    <w:p w14:paraId="312F26C5" w14:textId="194D71F0"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Biofilter version 2.</w:t>
      </w:r>
      <w:r w:rsidR="004974E6">
        <w:rPr>
          <w:rFonts w:ascii="Courier New" w:hAnsi="Courier New" w:cs="Courier New"/>
          <w:sz w:val="22"/>
        </w:rPr>
        <w:t>1</w:t>
      </w:r>
      <w:r w:rsidRPr="00E834E3">
        <w:rPr>
          <w:rFonts w:ascii="Courier New" w:hAnsi="Courier New" w:cs="Courier New"/>
          <w:sz w:val="22"/>
        </w:rPr>
        <w:t>.0 (201</w:t>
      </w:r>
      <w:r w:rsidR="00C2019F">
        <w:rPr>
          <w:rFonts w:ascii="Courier New" w:hAnsi="Courier New" w:cs="Courier New"/>
          <w:sz w:val="22"/>
        </w:rPr>
        <w:t>3</w:t>
      </w:r>
      <w:r w:rsidRPr="00E834E3">
        <w:rPr>
          <w:rFonts w:ascii="Courier New" w:hAnsi="Courier New" w:cs="Courier New"/>
          <w:sz w:val="22"/>
        </w:rPr>
        <w:t>-</w:t>
      </w:r>
      <w:r w:rsidR="004974E6">
        <w:rPr>
          <w:rFonts w:ascii="Courier New" w:hAnsi="Courier New" w:cs="Courier New"/>
          <w:sz w:val="22"/>
        </w:rPr>
        <w:t>07</w:t>
      </w:r>
      <w:r w:rsidRPr="00E834E3">
        <w:rPr>
          <w:rFonts w:ascii="Courier New" w:hAnsi="Courier New" w:cs="Courier New"/>
          <w:sz w:val="22"/>
        </w:rPr>
        <w:t>-</w:t>
      </w:r>
      <w:r w:rsidR="004974E6">
        <w:rPr>
          <w:rFonts w:ascii="Courier New" w:hAnsi="Courier New" w:cs="Courier New"/>
          <w:sz w:val="22"/>
        </w:rPr>
        <w:t>18</w:t>
      </w:r>
      <w:r w:rsidRPr="00E834E3">
        <w:rPr>
          <w:rFonts w:ascii="Courier New" w:hAnsi="Courier New" w:cs="Courier New"/>
          <w:sz w:val="22"/>
        </w:rPr>
        <w:t>)</w:t>
      </w:r>
    </w:p>
    <w:p w14:paraId="78EF1F3E" w14:textId="13747F3D"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LOKI version 2.</w:t>
      </w:r>
      <w:r w:rsidR="004974E6">
        <w:rPr>
          <w:rFonts w:ascii="Courier New" w:hAnsi="Courier New" w:cs="Courier New"/>
          <w:sz w:val="22"/>
        </w:rPr>
        <w:t>1</w:t>
      </w:r>
      <w:r w:rsidRPr="00E834E3">
        <w:rPr>
          <w:rFonts w:ascii="Courier New" w:hAnsi="Courier New" w:cs="Courier New"/>
          <w:sz w:val="22"/>
        </w:rPr>
        <w:t>.0 (201</w:t>
      </w:r>
      <w:r w:rsidR="00C2019F">
        <w:rPr>
          <w:rFonts w:ascii="Courier New" w:hAnsi="Courier New" w:cs="Courier New"/>
          <w:sz w:val="22"/>
        </w:rPr>
        <w:t>3</w:t>
      </w:r>
      <w:r w:rsidRPr="00E834E3">
        <w:rPr>
          <w:rFonts w:ascii="Courier New" w:hAnsi="Courier New" w:cs="Courier New"/>
          <w:sz w:val="22"/>
        </w:rPr>
        <w:t>-0</w:t>
      </w:r>
      <w:r w:rsidR="004974E6">
        <w:rPr>
          <w:rFonts w:ascii="Courier New" w:hAnsi="Courier New" w:cs="Courier New"/>
          <w:sz w:val="22"/>
        </w:rPr>
        <w:t>7</w:t>
      </w:r>
      <w:r w:rsidRPr="00E834E3">
        <w:rPr>
          <w:rFonts w:ascii="Courier New" w:hAnsi="Courier New" w:cs="Courier New"/>
          <w:sz w:val="22"/>
        </w:rPr>
        <w:t>-</w:t>
      </w:r>
      <w:r w:rsidR="00C2019F">
        <w:rPr>
          <w:rFonts w:ascii="Courier New" w:hAnsi="Courier New" w:cs="Courier New"/>
          <w:sz w:val="22"/>
        </w:rPr>
        <w:t>1</w:t>
      </w:r>
      <w:r w:rsidR="004974E6">
        <w:rPr>
          <w:rFonts w:ascii="Courier New" w:hAnsi="Courier New" w:cs="Courier New"/>
          <w:sz w:val="22"/>
        </w:rPr>
        <w:t>8</w:t>
      </w:r>
      <w:r w:rsidRPr="00E834E3">
        <w:rPr>
          <w:rFonts w:ascii="Courier New" w:hAnsi="Courier New" w:cs="Courier New"/>
          <w:sz w:val="22"/>
        </w:rPr>
        <w:t>)</w:t>
      </w:r>
    </w:p>
    <w:p w14:paraId="088E78E6"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p>
    <w:p w14:paraId="5CC0CE4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REPORT_CONFIGURATION                yes</w:t>
      </w:r>
    </w:p>
    <w:p w14:paraId="6BB6082D"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REPORT_REPLICATION_FINGERPRINT      no</w:t>
      </w:r>
    </w:p>
    <w:p w14:paraId="4164A1C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REPORT_GENOME_BUILD                 no</w:t>
      </w:r>
    </w:p>
    <w:p w14:paraId="4C9E493F"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REPORT_GENE_NAME_STATS              no</w:t>
      </w:r>
    </w:p>
    <w:p w14:paraId="6F6CD172"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REPORT_GROUP_NAME_STATS             no</w:t>
      </w:r>
    </w:p>
    <w:p w14:paraId="3CAC014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ALLOW_UNVALIDATED_SNP_POSITIONS     yes</w:t>
      </w:r>
    </w:p>
    <w:p w14:paraId="2DB97B79"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ALLOW_AMBIGUOUS_KNOWLEDGE           no</w:t>
      </w:r>
    </w:p>
    <w:p w14:paraId="3FC2AEC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REDUCE_AMBIGUOUS_KNOWLEDGE          no</w:t>
      </w:r>
    </w:p>
    <w:p w14:paraId="2AB77EEE"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GENE_IDENTIFIER_TYPE                -</w:t>
      </w:r>
    </w:p>
    <w:p w14:paraId="5C8D2F40"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ALLOW_AMBIGUOUS_GENES               no</w:t>
      </w:r>
    </w:p>
    <w:p w14:paraId="2F5A8C5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GROUP_IDENTIFIER_TYPE               -</w:t>
      </w:r>
    </w:p>
    <w:p w14:paraId="3FC669CD"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ALLOW_AMBIGUOUS_GROUPS              no</w:t>
      </w:r>
    </w:p>
    <w:p w14:paraId="39D5BDE8"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REGION_POSITION_MARGIN              0</w:t>
      </w:r>
    </w:p>
    <w:p w14:paraId="57E33E5A"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lastRenderedPageBreak/>
        <w:t>REGION_MATCH_PERCENT                100.0</w:t>
      </w:r>
    </w:p>
    <w:p w14:paraId="43DBF11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REGION_MATCH_BASES                  0</w:t>
      </w:r>
    </w:p>
    <w:p w14:paraId="67BBE20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MAXIMUM_MODEL_COUNT                 0</w:t>
      </w:r>
    </w:p>
    <w:p w14:paraId="2DDA2F7C"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ALTERNATE_MODEL_FILTERING           no</w:t>
      </w:r>
    </w:p>
    <w:p w14:paraId="265C69D6"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ALL_PAIRWISE_MODELS                 no</w:t>
      </w:r>
    </w:p>
    <w:p w14:paraId="4254FCA7"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MAXIMUM_MODEL_GROUP_SIZE            30</w:t>
      </w:r>
    </w:p>
    <w:p w14:paraId="516D5833"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MINIMUM_MODEL_SCORE                 2</w:t>
      </w:r>
    </w:p>
    <w:p w14:paraId="6ADD8BF2"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SORT_MODELS                         yes</w:t>
      </w:r>
    </w:p>
    <w:p w14:paraId="504EA093"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QUIET                               no</w:t>
      </w:r>
    </w:p>
    <w:p w14:paraId="73730356" w14:textId="6D433D71"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VERBOSE                             no</w:t>
      </w:r>
    </w:p>
    <w:p w14:paraId="1E53F594"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PREFIX                              biofilter</w:t>
      </w:r>
    </w:p>
    <w:p w14:paraId="1600E1A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OVERWRITE                           no</w:t>
      </w:r>
    </w:p>
    <w:p w14:paraId="3ADD373B"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STDOUT                              no</w:t>
      </w:r>
    </w:p>
    <w:p w14:paraId="04931C8D" w14:textId="539CA66D"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sz w:val="22"/>
        </w:rPr>
      </w:pPr>
      <w:r w:rsidRPr="00E834E3">
        <w:rPr>
          <w:rFonts w:ascii="Courier New" w:hAnsi="Courier New" w:cs="Courier New"/>
          <w:sz w:val="22"/>
        </w:rPr>
        <w:t>REPORT_INVALID_INPUT                no</w:t>
      </w:r>
    </w:p>
    <w:p w14:paraId="0A6C9F18" w14:textId="77777777" w:rsidR="00523804" w:rsidRDefault="00523804" w:rsidP="00E834E3"/>
    <w:p w14:paraId="6ADBD9B2" w14:textId="777F2426" w:rsidR="00CF0910" w:rsidRDefault="00CF0910" w:rsidP="003B534B">
      <w:pPr>
        <w:pStyle w:val="Heading2"/>
      </w:pPr>
      <w:bookmarkStart w:id="1219" w:name="_Toc447021478"/>
      <w:r>
        <w:t>SNP List Input Files</w:t>
      </w:r>
      <w:bookmarkEnd w:id="1219"/>
    </w:p>
    <w:p w14:paraId="0F3B7834" w14:textId="77777777" w:rsidR="00CF0910" w:rsidRDefault="00CF0910" w:rsidP="003B534B"/>
    <w:p w14:paraId="5A9BDCB7" w14:textId="2B8F7BEE" w:rsidR="00CF0910" w:rsidRDefault="00CF0910" w:rsidP="003B534B">
      <w:r>
        <w:t>SNP input files only require one column listing the RS number of each SNP, which may optionally begin with the “rs” prefix. If all inputs and outputs only deal with SNPs, then these RS numbers will all be used as-is.</w:t>
      </w:r>
      <w:r w:rsidR="004A7EF5">
        <w:t xml:space="preserve"> If any additional columns are included, they will be stored and returned via the “snp_extra” output column.</w:t>
      </w:r>
    </w:p>
    <w:p w14:paraId="51A46F04" w14:textId="77777777" w:rsidR="00CF0910" w:rsidRDefault="00CF0910" w:rsidP="003B534B"/>
    <w:p w14:paraId="2054D4DC" w14:textId="3B779969" w:rsidR="00CF0910" w:rsidRDefault="00CF0910" w:rsidP="003B534B">
      <w:r>
        <w:t>If any part of the analysis involves any other data types, however, then the provided RS numbers will have to be mapped to positions using the prior knowledge database. In this case a single RS number may correspond to multiple genomic positions, or it may have no known position (at least on the current genomic reference build). For these reasons it may be preferable to provide positions directly, if available, rather than relying on SNP identifiers.</w:t>
      </w:r>
    </w:p>
    <w:p w14:paraId="318B1523" w14:textId="77777777" w:rsidR="009B6D6B" w:rsidRDefault="009B6D6B" w:rsidP="003B534B"/>
    <w:p w14:paraId="1FC229FE" w14:textId="76D1B6D5" w:rsidR="00ED6501" w:rsidRDefault="00ED6501" w:rsidP="003B534B">
      <w:r>
        <w:t>Example:</w:t>
      </w:r>
    </w:p>
    <w:p w14:paraId="51A88910" w14:textId="072B123A" w:rsidR="00ED6501" w:rsidRPr="00943DD1" w:rsidRDefault="00ED6501" w:rsidP="00E834E3">
      <w:pPr>
        <w:rPr>
          <w:rFonts w:ascii="Courier New" w:hAnsi="Courier New" w:cs="Courier New"/>
        </w:rPr>
      </w:pPr>
    </w:p>
    <w:tbl>
      <w:tblPr>
        <w:tblStyle w:val="TableGrid"/>
        <w:tblW w:w="8640" w:type="dxa"/>
        <w:tblInd w:w="720" w:type="dxa"/>
        <w:tblBorders>
          <w:insideV w:val="none" w:sz="0" w:space="0" w:color="auto"/>
        </w:tblBorders>
        <w:tblLook w:val="04A0" w:firstRow="1" w:lastRow="0" w:firstColumn="1" w:lastColumn="0" w:noHBand="0" w:noVBand="1"/>
      </w:tblPr>
      <w:tblGrid>
        <w:gridCol w:w="1188"/>
        <w:gridCol w:w="7452"/>
      </w:tblGrid>
      <w:tr w:rsidR="004A7EF5" w:rsidRPr="00E36BF5" w14:paraId="4EB3FE64" w14:textId="40F19E2C" w:rsidTr="00D223A5">
        <w:trPr>
          <w:trHeight w:val="971"/>
        </w:trPr>
        <w:tc>
          <w:tcPr>
            <w:tcW w:w="1188" w:type="dxa"/>
          </w:tcPr>
          <w:p w14:paraId="67D62798" w14:textId="72B6BD36" w:rsidR="004A7EF5" w:rsidRPr="00E834E3" w:rsidRDefault="004A7EF5" w:rsidP="00E36BF5">
            <w:pPr>
              <w:rPr>
                <w:rFonts w:ascii="Courier New" w:hAnsi="Courier New" w:cs="Courier New"/>
                <w:sz w:val="22"/>
              </w:rPr>
            </w:pPr>
            <w:r w:rsidRPr="00E834E3">
              <w:rPr>
                <w:rFonts w:ascii="Courier New" w:hAnsi="Courier New" w:cs="Courier New"/>
                <w:sz w:val="22"/>
              </w:rPr>
              <w:t>#snp</w:t>
            </w:r>
          </w:p>
          <w:p w14:paraId="40B95EE2" w14:textId="76C73E29" w:rsidR="004A7EF5" w:rsidRPr="00E834E3" w:rsidRDefault="004A7EF5" w:rsidP="00E36BF5">
            <w:pPr>
              <w:rPr>
                <w:rFonts w:ascii="Courier New" w:hAnsi="Courier New" w:cs="Courier New"/>
                <w:sz w:val="22"/>
              </w:rPr>
            </w:pPr>
            <w:r w:rsidRPr="00E834E3">
              <w:rPr>
                <w:rFonts w:ascii="Courier New" w:hAnsi="Courier New" w:cs="Courier New"/>
                <w:sz w:val="22"/>
              </w:rPr>
              <w:t>rs123</w:t>
            </w:r>
          </w:p>
          <w:p w14:paraId="3A693F86" w14:textId="77777777" w:rsidR="004A7EF5" w:rsidRPr="00E834E3" w:rsidRDefault="004A7EF5" w:rsidP="00E36BF5">
            <w:pPr>
              <w:rPr>
                <w:rFonts w:ascii="Courier New" w:hAnsi="Courier New" w:cs="Courier New"/>
                <w:sz w:val="22"/>
              </w:rPr>
            </w:pPr>
            <w:r w:rsidRPr="00E834E3">
              <w:rPr>
                <w:rFonts w:ascii="Courier New" w:hAnsi="Courier New" w:cs="Courier New"/>
                <w:sz w:val="22"/>
              </w:rPr>
              <w:t>456</w:t>
            </w:r>
          </w:p>
          <w:p w14:paraId="619C92AE" w14:textId="5783DD62" w:rsidR="004A7EF5" w:rsidRPr="00E834E3" w:rsidRDefault="004A7EF5" w:rsidP="00E36BF5">
            <w:pPr>
              <w:rPr>
                <w:rFonts w:ascii="Courier New" w:hAnsi="Courier New" w:cs="Courier New"/>
              </w:rPr>
            </w:pPr>
            <w:r>
              <w:rPr>
                <w:rFonts w:ascii="Courier New" w:hAnsi="Courier New" w:cs="Courier New"/>
                <w:sz w:val="22"/>
              </w:rPr>
              <w:t>rs</w:t>
            </w:r>
            <w:r w:rsidRPr="00E834E3">
              <w:rPr>
                <w:rFonts w:ascii="Courier New" w:hAnsi="Courier New" w:cs="Courier New"/>
                <w:sz w:val="22"/>
              </w:rPr>
              <w:t>789</w:t>
            </w:r>
          </w:p>
        </w:tc>
        <w:tc>
          <w:tcPr>
            <w:tcW w:w="7452" w:type="dxa"/>
          </w:tcPr>
          <w:p w14:paraId="71E7C10C" w14:textId="77777777" w:rsidR="004A7EF5" w:rsidRDefault="004A7EF5" w:rsidP="00E36BF5">
            <w:pPr>
              <w:rPr>
                <w:rFonts w:ascii="Courier New" w:hAnsi="Courier New" w:cs="Courier New"/>
                <w:sz w:val="22"/>
              </w:rPr>
            </w:pPr>
            <w:r>
              <w:rPr>
                <w:rFonts w:ascii="Courier New" w:hAnsi="Courier New" w:cs="Courier New"/>
                <w:sz w:val="22"/>
              </w:rPr>
              <w:t>extra</w:t>
            </w:r>
          </w:p>
          <w:p w14:paraId="690437A1" w14:textId="3F428133" w:rsidR="004A7EF5" w:rsidRDefault="00984B51" w:rsidP="00E36BF5">
            <w:pPr>
              <w:rPr>
                <w:rFonts w:ascii="Courier New" w:hAnsi="Courier New" w:cs="Courier New"/>
                <w:sz w:val="22"/>
              </w:rPr>
            </w:pPr>
            <w:r>
              <w:rPr>
                <w:rFonts w:ascii="Courier New" w:hAnsi="Courier New" w:cs="Courier New"/>
                <w:sz w:val="22"/>
              </w:rPr>
              <w:t>first snp</w:t>
            </w:r>
          </w:p>
          <w:p w14:paraId="0FDEBA0F" w14:textId="77777777" w:rsidR="00984B51" w:rsidRDefault="00984B51" w:rsidP="00E36BF5">
            <w:pPr>
              <w:rPr>
                <w:rFonts w:ascii="Courier New" w:hAnsi="Courier New" w:cs="Courier New"/>
                <w:sz w:val="22"/>
              </w:rPr>
            </w:pPr>
            <w:r>
              <w:rPr>
                <w:rFonts w:ascii="Courier New" w:hAnsi="Courier New" w:cs="Courier New"/>
                <w:sz w:val="22"/>
              </w:rPr>
              <w:t>second snp</w:t>
            </w:r>
          </w:p>
          <w:p w14:paraId="104DC8FE" w14:textId="7E564698" w:rsidR="00984B51" w:rsidRPr="00E834E3" w:rsidRDefault="00984B51" w:rsidP="00E36BF5">
            <w:pPr>
              <w:rPr>
                <w:rFonts w:ascii="Courier New" w:hAnsi="Courier New" w:cs="Courier New"/>
                <w:sz w:val="22"/>
              </w:rPr>
            </w:pPr>
            <w:r>
              <w:rPr>
                <w:rFonts w:ascii="Courier New" w:hAnsi="Courier New" w:cs="Courier New"/>
                <w:sz w:val="22"/>
              </w:rPr>
              <w:t>third snp</w:t>
            </w:r>
          </w:p>
        </w:tc>
      </w:tr>
    </w:tbl>
    <w:p w14:paraId="0E5D2B40" w14:textId="77777777" w:rsidR="00E36BF5" w:rsidRDefault="00E36BF5" w:rsidP="00E834E3"/>
    <w:p w14:paraId="7AC4D61C" w14:textId="64F0140C" w:rsidR="00550BB2" w:rsidRDefault="007138BD" w:rsidP="003B534B">
      <w:pPr>
        <w:pStyle w:val="Heading2"/>
      </w:pPr>
      <w:bookmarkStart w:id="1220" w:name="_Toc447021479"/>
      <w:r>
        <w:t>Position Data</w:t>
      </w:r>
      <w:r w:rsidR="00550BB2">
        <w:t xml:space="preserve"> </w:t>
      </w:r>
      <w:r w:rsidR="00E6227D">
        <w:t xml:space="preserve">Input </w:t>
      </w:r>
      <w:r w:rsidR="00550BB2">
        <w:t>Files</w:t>
      </w:r>
      <w:bookmarkEnd w:id="1215"/>
      <w:bookmarkEnd w:id="1216"/>
      <w:bookmarkEnd w:id="1217"/>
      <w:bookmarkEnd w:id="1220"/>
    </w:p>
    <w:p w14:paraId="56D4717C" w14:textId="77777777" w:rsidR="003F6458" w:rsidRDefault="003F6458" w:rsidP="003F6458"/>
    <w:p w14:paraId="2F1282F8" w14:textId="3A922F54" w:rsidR="003F6458" w:rsidRDefault="003F6458" w:rsidP="003F6458">
      <w:r>
        <w:t>The input file fo</w:t>
      </w:r>
      <w:r w:rsidR="00C4019E">
        <w:t xml:space="preserve">rmat for position data is </w:t>
      </w:r>
      <w:r w:rsidR="00AD778C">
        <w:t xml:space="preserve">similar to </w:t>
      </w:r>
      <w:r w:rsidR="00C4019E">
        <w:t xml:space="preserve">the MAP file format </w:t>
      </w:r>
      <w:r>
        <w:t>used in PLINK</w:t>
      </w:r>
      <w:r w:rsidR="00C4019E">
        <w:t xml:space="preserve"> (</w:t>
      </w:r>
      <w:r w:rsidR="00725347">
        <w:fldChar w:fldCharType="begin"/>
      </w:r>
      <w:r w:rsidR="00725347">
        <w:instrText xml:space="preserve"> HYPERLINK "http://pngu.mgh.harvard.edu/~purcell/plink/data.shtml%23map" </w:instrText>
      </w:r>
      <w:r w:rsidR="00725347">
        <w:fldChar w:fldCharType="separate"/>
      </w:r>
      <w:r w:rsidR="00F46171" w:rsidRPr="00F46171">
        <w:rPr>
          <w:rStyle w:val="Hyperlink"/>
        </w:rPr>
        <w:t>pngu.mgh.harvard.edu/~purcell/plink/data.shtml#map</w:t>
      </w:r>
      <w:r w:rsidR="00725347">
        <w:rPr>
          <w:rStyle w:val="Hyperlink"/>
        </w:rPr>
        <w:fldChar w:fldCharType="end"/>
      </w:r>
      <w:r w:rsidR="00C4019E">
        <w:t xml:space="preserve">). </w:t>
      </w:r>
      <w:r w:rsidR="00E6227D">
        <w:t xml:space="preserve">Up to four </w:t>
      </w:r>
      <w:r w:rsidR="004A7EF5">
        <w:t xml:space="preserve">primary data </w:t>
      </w:r>
      <w:r w:rsidR="00C4019E">
        <w:t>columns are</w:t>
      </w:r>
      <w:r w:rsidR="00F46171">
        <w:t xml:space="preserve"> </w:t>
      </w:r>
      <w:r w:rsidR="00E6227D">
        <w:t>allowed</w:t>
      </w:r>
      <w:r w:rsidR="00BE64E4">
        <w:t>, separated by tab characters</w:t>
      </w:r>
      <w:r w:rsidR="00C4019E">
        <w:t>:</w:t>
      </w:r>
    </w:p>
    <w:p w14:paraId="15536A11" w14:textId="745EC805" w:rsidR="00C4019E" w:rsidRDefault="00C4019E" w:rsidP="00C4019E">
      <w:pPr>
        <w:pStyle w:val="ListParagraph"/>
        <w:numPr>
          <w:ilvl w:val="0"/>
          <w:numId w:val="16"/>
        </w:numPr>
      </w:pPr>
      <w:r>
        <w:t>Chromosome (1-22, X, Y</w:t>
      </w:r>
      <w:r w:rsidR="00E6227D">
        <w:t>, MT</w:t>
      </w:r>
      <w:r>
        <w:t>)</w:t>
      </w:r>
    </w:p>
    <w:p w14:paraId="6CA8D50A" w14:textId="4E0C20A9" w:rsidR="00C4019E" w:rsidRDefault="00C4019E" w:rsidP="00C4019E">
      <w:pPr>
        <w:pStyle w:val="ListParagraph"/>
        <w:numPr>
          <w:ilvl w:val="0"/>
          <w:numId w:val="16"/>
        </w:numPr>
      </w:pPr>
      <w:r>
        <w:t>RS</w:t>
      </w:r>
      <w:r w:rsidR="004A5129">
        <w:t xml:space="preserve"> number</w:t>
      </w:r>
      <w:r>
        <w:t xml:space="preserve"> or </w:t>
      </w:r>
      <w:r w:rsidR="004C1957">
        <w:t>other label</w:t>
      </w:r>
    </w:p>
    <w:p w14:paraId="732C6552" w14:textId="0937DE39" w:rsidR="00E6227D" w:rsidRDefault="00E6227D" w:rsidP="00C4019E">
      <w:pPr>
        <w:pStyle w:val="ListParagraph"/>
        <w:numPr>
          <w:ilvl w:val="0"/>
          <w:numId w:val="16"/>
        </w:numPr>
      </w:pPr>
      <w:r>
        <w:t>Genetic distance (ignored by Biofilter)</w:t>
      </w:r>
    </w:p>
    <w:p w14:paraId="7FE54E2E" w14:textId="5A80F3F4" w:rsidR="00563B26" w:rsidRPr="003F6458" w:rsidRDefault="00C4019E" w:rsidP="00563B26">
      <w:pPr>
        <w:pStyle w:val="ListParagraph"/>
        <w:numPr>
          <w:ilvl w:val="0"/>
          <w:numId w:val="16"/>
        </w:numPr>
      </w:pPr>
      <w:r>
        <w:t>Base pair position</w:t>
      </w:r>
    </w:p>
    <w:p w14:paraId="3392BDA2" w14:textId="7358EB5D" w:rsidR="00563B26" w:rsidRDefault="004A7EF5" w:rsidP="00943DD1">
      <w:r>
        <w:t>If all four of these columns are provided, then any additional columns will be stored and returned via the “position_extra” output column.</w:t>
      </w:r>
    </w:p>
    <w:p w14:paraId="78DA8CCF" w14:textId="77777777" w:rsidR="004A7EF5" w:rsidRDefault="004A7EF5" w:rsidP="00943DD1"/>
    <w:p w14:paraId="35CA0848" w14:textId="0EB60D55" w:rsidR="00C4019E" w:rsidRDefault="00E6227D" w:rsidP="00943DD1">
      <w:r>
        <w:t xml:space="preserve">Since the genetic distance column is not used by Biofilter, it may be omitted entirely for a three-column format (equivalent to PLINK’s </w:t>
      </w:r>
      <w:r>
        <w:noBreakHyphen/>
      </w:r>
      <w:r>
        <w:noBreakHyphen/>
        <w:t xml:space="preserve">map3 option). The </w:t>
      </w:r>
      <w:r w:rsidR="004C1957">
        <w:t>label</w:t>
      </w:r>
      <w:r>
        <w:t xml:space="preserve"> column may also be omitted for </w:t>
      </w:r>
      <w:r w:rsidR="00563B26">
        <w:t>a two-column format includ</w:t>
      </w:r>
      <w:r>
        <w:t>ing</w:t>
      </w:r>
      <w:r w:rsidR="00563B26">
        <w:t xml:space="preserve"> only the chromosome and position; in this case a label of the form “chr1:2345” will be automatically generated.</w:t>
      </w:r>
      <w:r w:rsidR="004C1957">
        <w:t xml:space="preserve"> Note that if the label column is used, it does not necessarily have to be a known SNP’s RS number; whatever arbitrary label is provided will be used by Biofilter to refer to th</w:t>
      </w:r>
      <w:r w:rsidR="009E2EC9">
        <w:t>e</w:t>
      </w:r>
      <w:r w:rsidR="004C1957">
        <w:t xml:space="preserve"> position whenever it appears in an</w:t>
      </w:r>
      <w:r w:rsidR="009E2EC9">
        <w:t>y</w:t>
      </w:r>
      <w:r w:rsidR="004C1957">
        <w:t xml:space="preserve"> output file.</w:t>
      </w:r>
    </w:p>
    <w:p w14:paraId="7993F1A5" w14:textId="77777777" w:rsidR="00ED6501" w:rsidRDefault="00ED6501" w:rsidP="00943DD1"/>
    <w:p w14:paraId="3BAA2EA5" w14:textId="56B677AD" w:rsidR="00ED6501" w:rsidRDefault="00ED6501" w:rsidP="00943DD1">
      <w:r>
        <w:t>Example:</w:t>
      </w:r>
    </w:p>
    <w:p w14:paraId="0ACC3268" w14:textId="54604DA8" w:rsidR="00ED6501" w:rsidRPr="00943DD1" w:rsidRDefault="00ED6501" w:rsidP="00E834E3"/>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
      <w:tblGrid>
        <w:gridCol w:w="806"/>
        <w:gridCol w:w="1012"/>
        <w:gridCol w:w="1440"/>
        <w:gridCol w:w="1440"/>
        <w:gridCol w:w="3942"/>
      </w:tblGrid>
      <w:tr w:rsidR="00984B51" w:rsidRPr="00E36BF5" w14:paraId="39A76256" w14:textId="25BD9194" w:rsidTr="00D223A5">
        <w:tc>
          <w:tcPr>
            <w:tcW w:w="806" w:type="dxa"/>
          </w:tcPr>
          <w:p w14:paraId="2D775BE6" w14:textId="04C0B478" w:rsidR="00984B51" w:rsidRPr="00E834E3" w:rsidRDefault="00984B51" w:rsidP="00E36BF5">
            <w:pPr>
              <w:rPr>
                <w:rFonts w:ascii="Courier New" w:hAnsi="Courier New" w:cs="Courier New"/>
                <w:sz w:val="22"/>
              </w:rPr>
            </w:pPr>
            <w:bookmarkStart w:id="1221" w:name="_Toc208459932"/>
            <w:bookmarkStart w:id="1222" w:name="_Toc208460025"/>
            <w:bookmarkStart w:id="1223" w:name="_Toc208460056"/>
            <w:r w:rsidRPr="00E834E3">
              <w:rPr>
                <w:rFonts w:ascii="Courier New" w:hAnsi="Courier New" w:cs="Courier New"/>
                <w:sz w:val="22"/>
              </w:rPr>
              <w:t>#chr</w:t>
            </w:r>
          </w:p>
          <w:p w14:paraId="570D426C"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7</w:t>
            </w:r>
          </w:p>
          <w:p w14:paraId="25D558E9"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7</w:t>
            </w:r>
          </w:p>
          <w:p w14:paraId="4539CCFC" w14:textId="6FD8208E" w:rsidR="00984B51" w:rsidRPr="00E834E3" w:rsidRDefault="00984B51" w:rsidP="00E36BF5">
            <w:pPr>
              <w:rPr>
                <w:rFonts w:ascii="Courier New" w:hAnsi="Courier New" w:cs="Courier New"/>
                <w:sz w:val="22"/>
              </w:rPr>
            </w:pPr>
            <w:r w:rsidRPr="00E834E3">
              <w:rPr>
                <w:rFonts w:ascii="Courier New" w:hAnsi="Courier New" w:cs="Courier New"/>
                <w:sz w:val="22"/>
              </w:rPr>
              <w:t>3</w:t>
            </w:r>
          </w:p>
        </w:tc>
        <w:tc>
          <w:tcPr>
            <w:tcW w:w="1012" w:type="dxa"/>
          </w:tcPr>
          <w:p w14:paraId="5165D3EE"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label</w:t>
            </w:r>
          </w:p>
          <w:p w14:paraId="4A80447A"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rs123</w:t>
            </w:r>
          </w:p>
          <w:p w14:paraId="23E97CD9"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rs456</w:t>
            </w:r>
          </w:p>
          <w:p w14:paraId="5579B2B7" w14:textId="4F674907" w:rsidR="00984B51" w:rsidRPr="00E834E3" w:rsidRDefault="00984B51" w:rsidP="00E36BF5">
            <w:pPr>
              <w:rPr>
                <w:rFonts w:ascii="Courier New" w:hAnsi="Courier New" w:cs="Courier New"/>
                <w:sz w:val="22"/>
              </w:rPr>
            </w:pPr>
            <w:r w:rsidRPr="00E834E3">
              <w:rPr>
                <w:rFonts w:ascii="Courier New" w:hAnsi="Courier New" w:cs="Courier New"/>
                <w:sz w:val="22"/>
              </w:rPr>
              <w:t>rs789</w:t>
            </w:r>
          </w:p>
        </w:tc>
        <w:tc>
          <w:tcPr>
            <w:tcW w:w="1440" w:type="dxa"/>
          </w:tcPr>
          <w:p w14:paraId="66BC0085" w14:textId="77777777" w:rsidR="00984B51" w:rsidRDefault="00984B51" w:rsidP="00E36BF5">
            <w:pPr>
              <w:rPr>
                <w:rFonts w:ascii="Courier New" w:hAnsi="Courier New" w:cs="Courier New"/>
                <w:sz w:val="22"/>
              </w:rPr>
            </w:pPr>
            <w:r>
              <w:rPr>
                <w:rFonts w:ascii="Courier New" w:hAnsi="Courier New" w:cs="Courier New"/>
                <w:sz w:val="22"/>
              </w:rPr>
              <w:t>distance</w:t>
            </w:r>
          </w:p>
          <w:p w14:paraId="556CE1A1" w14:textId="77777777" w:rsidR="00984B51" w:rsidRDefault="00984B51" w:rsidP="00E36BF5">
            <w:pPr>
              <w:rPr>
                <w:rFonts w:ascii="Courier New" w:hAnsi="Courier New" w:cs="Courier New"/>
                <w:sz w:val="22"/>
              </w:rPr>
            </w:pPr>
            <w:r>
              <w:rPr>
                <w:rFonts w:ascii="Courier New" w:hAnsi="Courier New" w:cs="Courier New"/>
                <w:sz w:val="22"/>
              </w:rPr>
              <w:t>-</w:t>
            </w:r>
          </w:p>
          <w:p w14:paraId="4B5FDF1B" w14:textId="77777777" w:rsidR="00984B51" w:rsidRDefault="00984B51" w:rsidP="00E36BF5">
            <w:pPr>
              <w:rPr>
                <w:rFonts w:ascii="Courier New" w:hAnsi="Courier New" w:cs="Courier New"/>
                <w:sz w:val="22"/>
              </w:rPr>
            </w:pPr>
            <w:r>
              <w:rPr>
                <w:rFonts w:ascii="Courier New" w:hAnsi="Courier New" w:cs="Courier New"/>
                <w:sz w:val="22"/>
              </w:rPr>
              <w:t>-</w:t>
            </w:r>
          </w:p>
          <w:p w14:paraId="1B60D9DC" w14:textId="4949D8D0" w:rsidR="00984B51" w:rsidRPr="00E834E3" w:rsidRDefault="00984B51" w:rsidP="00E36BF5">
            <w:pPr>
              <w:rPr>
                <w:rFonts w:ascii="Courier New" w:hAnsi="Courier New" w:cs="Courier New"/>
                <w:sz w:val="22"/>
              </w:rPr>
            </w:pPr>
            <w:r>
              <w:rPr>
                <w:rFonts w:ascii="Courier New" w:hAnsi="Courier New" w:cs="Courier New"/>
                <w:sz w:val="22"/>
              </w:rPr>
              <w:t>-</w:t>
            </w:r>
          </w:p>
        </w:tc>
        <w:tc>
          <w:tcPr>
            <w:tcW w:w="1440" w:type="dxa"/>
          </w:tcPr>
          <w:p w14:paraId="48697439" w14:textId="0FF093C0" w:rsidR="00984B51" w:rsidRPr="00E834E3" w:rsidRDefault="00984B51" w:rsidP="00E36BF5">
            <w:pPr>
              <w:rPr>
                <w:rFonts w:ascii="Courier New" w:hAnsi="Courier New" w:cs="Courier New"/>
                <w:sz w:val="22"/>
              </w:rPr>
            </w:pPr>
            <w:r w:rsidRPr="00E834E3">
              <w:rPr>
                <w:rFonts w:ascii="Courier New" w:hAnsi="Courier New" w:cs="Courier New"/>
                <w:sz w:val="22"/>
              </w:rPr>
              <w:t>pos</w:t>
            </w:r>
          </w:p>
          <w:p w14:paraId="02D8B70C"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24966446</w:t>
            </w:r>
          </w:p>
          <w:p w14:paraId="4EF2EF5F"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24962419</w:t>
            </w:r>
          </w:p>
          <w:p w14:paraId="38CA0826" w14:textId="21604AA2" w:rsidR="00984B51" w:rsidRPr="00E834E3" w:rsidRDefault="00984B51" w:rsidP="00E36BF5">
            <w:pPr>
              <w:rPr>
                <w:rFonts w:ascii="Courier New" w:hAnsi="Courier New" w:cs="Courier New"/>
                <w:sz w:val="22"/>
              </w:rPr>
            </w:pPr>
            <w:r w:rsidRPr="00E834E3">
              <w:rPr>
                <w:rFonts w:ascii="Courier New" w:hAnsi="Courier New" w:cs="Courier New"/>
                <w:sz w:val="22"/>
              </w:rPr>
              <w:t>29397015</w:t>
            </w:r>
          </w:p>
        </w:tc>
        <w:tc>
          <w:tcPr>
            <w:tcW w:w="3942" w:type="dxa"/>
          </w:tcPr>
          <w:p w14:paraId="6D7DFEFB" w14:textId="236C4826" w:rsidR="00984B51" w:rsidRDefault="00984B51" w:rsidP="00E36BF5">
            <w:pPr>
              <w:rPr>
                <w:rFonts w:ascii="Courier New" w:hAnsi="Courier New" w:cs="Courier New"/>
                <w:sz w:val="22"/>
              </w:rPr>
            </w:pPr>
            <w:r>
              <w:rPr>
                <w:rFonts w:ascii="Courier New" w:hAnsi="Courier New" w:cs="Courier New"/>
                <w:sz w:val="22"/>
              </w:rPr>
              <w:t>extra</w:t>
            </w:r>
          </w:p>
          <w:p w14:paraId="3A6A48AB" w14:textId="5D4020C3" w:rsidR="00984B51" w:rsidRDefault="00984B51" w:rsidP="00E36BF5">
            <w:pPr>
              <w:rPr>
                <w:rFonts w:ascii="Courier New" w:hAnsi="Courier New" w:cs="Courier New"/>
                <w:sz w:val="22"/>
              </w:rPr>
            </w:pPr>
            <w:r>
              <w:rPr>
                <w:rFonts w:ascii="Courier New" w:hAnsi="Courier New" w:cs="Courier New"/>
                <w:sz w:val="22"/>
              </w:rPr>
              <w:t>first position</w:t>
            </w:r>
          </w:p>
          <w:p w14:paraId="399F98D8" w14:textId="484F123B" w:rsidR="00984B51" w:rsidRDefault="00984B51" w:rsidP="00E36BF5">
            <w:pPr>
              <w:rPr>
                <w:rFonts w:ascii="Courier New" w:hAnsi="Courier New" w:cs="Courier New"/>
                <w:sz w:val="22"/>
              </w:rPr>
            </w:pPr>
            <w:r>
              <w:rPr>
                <w:rFonts w:ascii="Courier New" w:hAnsi="Courier New" w:cs="Courier New"/>
                <w:sz w:val="22"/>
              </w:rPr>
              <w:t>second position</w:t>
            </w:r>
          </w:p>
          <w:p w14:paraId="7486ABE9" w14:textId="257E03AB" w:rsidR="00984B51" w:rsidRPr="00E834E3" w:rsidRDefault="00984B51" w:rsidP="00E36BF5">
            <w:pPr>
              <w:rPr>
                <w:rFonts w:ascii="Courier New" w:hAnsi="Courier New" w:cs="Courier New"/>
                <w:sz w:val="22"/>
              </w:rPr>
            </w:pPr>
            <w:r>
              <w:rPr>
                <w:rFonts w:ascii="Courier New" w:hAnsi="Courier New" w:cs="Courier New"/>
                <w:sz w:val="22"/>
              </w:rPr>
              <w:t>third position</w:t>
            </w:r>
          </w:p>
        </w:tc>
      </w:tr>
    </w:tbl>
    <w:p w14:paraId="10719B17" w14:textId="37FEE953" w:rsidR="00E36BF5" w:rsidRDefault="00E36BF5" w:rsidP="00E834E3"/>
    <w:p w14:paraId="1FCE791F" w14:textId="77777777" w:rsidR="00C239FF" w:rsidRDefault="00550BB2" w:rsidP="003B534B">
      <w:pPr>
        <w:pStyle w:val="Heading2"/>
      </w:pPr>
      <w:bookmarkStart w:id="1224" w:name="_Toc447021480"/>
      <w:r>
        <w:t>Region Data Input Files</w:t>
      </w:r>
      <w:bookmarkEnd w:id="1221"/>
      <w:bookmarkEnd w:id="1222"/>
      <w:bookmarkEnd w:id="1223"/>
      <w:bookmarkEnd w:id="1224"/>
    </w:p>
    <w:p w14:paraId="4BCE3F0D" w14:textId="77777777" w:rsidR="007138BD" w:rsidRPr="007138BD" w:rsidRDefault="007138BD" w:rsidP="007138BD"/>
    <w:p w14:paraId="4F09657D" w14:textId="354A4CE4" w:rsidR="00C239FF" w:rsidRDefault="00550BB2" w:rsidP="00550BB2">
      <w:pPr>
        <w:pStyle w:val="BodyText"/>
      </w:pPr>
      <w:r>
        <w:t xml:space="preserve">The </w:t>
      </w:r>
      <w:r w:rsidR="009E2EC9">
        <w:t xml:space="preserve">file </w:t>
      </w:r>
      <w:r>
        <w:t xml:space="preserve">format </w:t>
      </w:r>
      <w:r w:rsidR="009E2EC9">
        <w:t xml:space="preserve">for </w:t>
      </w:r>
      <w:r>
        <w:t xml:space="preserve">region </w:t>
      </w:r>
      <w:r w:rsidR="009E2EC9">
        <w:t xml:space="preserve">input </w:t>
      </w:r>
      <w:r>
        <w:t>data</w:t>
      </w:r>
      <w:r w:rsidR="009E2EC9">
        <w:t xml:space="preserve"> is similar to that of positional data. </w:t>
      </w:r>
      <w:r w:rsidR="00045800">
        <w:t>U</w:t>
      </w:r>
      <w:r w:rsidR="009E2EC9">
        <w:t xml:space="preserve">p to four </w:t>
      </w:r>
      <w:r w:rsidR="004A7EF5">
        <w:t xml:space="preserve">primary data </w:t>
      </w:r>
      <w:r w:rsidR="009E2EC9">
        <w:t>columns are allowed</w:t>
      </w:r>
      <w:r w:rsidR="00BE64E4">
        <w:t>, separated by tab characters</w:t>
      </w:r>
      <w:r w:rsidR="00C239FF">
        <w:t>:</w:t>
      </w:r>
    </w:p>
    <w:p w14:paraId="29C950A8" w14:textId="41B91A3F" w:rsidR="00C239FF" w:rsidRDefault="00C239FF" w:rsidP="00C239FF">
      <w:pPr>
        <w:pStyle w:val="ListParagraph"/>
        <w:numPr>
          <w:ilvl w:val="0"/>
          <w:numId w:val="18"/>
        </w:numPr>
        <w:tabs>
          <w:tab w:val="left" w:pos="1080"/>
        </w:tabs>
        <w:ind w:left="720"/>
      </w:pPr>
      <w:r>
        <w:t>Chromosome (1-22, X, Y</w:t>
      </w:r>
      <w:r w:rsidR="009E2EC9">
        <w:t>, MT</w:t>
      </w:r>
      <w:r>
        <w:t>)</w:t>
      </w:r>
    </w:p>
    <w:p w14:paraId="0401CE8C" w14:textId="07AFA7C4" w:rsidR="0017583C" w:rsidRDefault="0017583C" w:rsidP="00C239FF">
      <w:pPr>
        <w:pStyle w:val="ListParagraph"/>
        <w:numPr>
          <w:ilvl w:val="0"/>
          <w:numId w:val="18"/>
        </w:numPr>
        <w:tabs>
          <w:tab w:val="left" w:pos="1080"/>
        </w:tabs>
        <w:ind w:left="720"/>
      </w:pPr>
      <w:r>
        <w:t xml:space="preserve">Gene </w:t>
      </w:r>
      <w:r w:rsidR="009E2EC9">
        <w:t>s</w:t>
      </w:r>
      <w:r>
        <w:t>ymbol</w:t>
      </w:r>
      <w:r w:rsidR="009E2EC9">
        <w:t xml:space="preserve"> or other label</w:t>
      </w:r>
    </w:p>
    <w:p w14:paraId="69D3EFAF" w14:textId="13E5DA2B" w:rsidR="00C239FF" w:rsidRDefault="0017583C" w:rsidP="00C239FF">
      <w:pPr>
        <w:pStyle w:val="ListParagraph"/>
        <w:numPr>
          <w:ilvl w:val="0"/>
          <w:numId w:val="18"/>
        </w:numPr>
        <w:tabs>
          <w:tab w:val="left" w:pos="1080"/>
        </w:tabs>
        <w:ind w:left="720"/>
      </w:pPr>
      <w:r>
        <w:t>Base pair start</w:t>
      </w:r>
      <w:r w:rsidR="009E2EC9">
        <w:t xml:space="preserve"> position</w:t>
      </w:r>
    </w:p>
    <w:p w14:paraId="27F3FFE9" w14:textId="73EF5C90" w:rsidR="00C239FF" w:rsidRDefault="0017583C" w:rsidP="0017583C">
      <w:pPr>
        <w:pStyle w:val="ListParagraph"/>
        <w:numPr>
          <w:ilvl w:val="0"/>
          <w:numId w:val="18"/>
        </w:numPr>
        <w:tabs>
          <w:tab w:val="left" w:pos="1080"/>
        </w:tabs>
        <w:ind w:left="720"/>
      </w:pPr>
      <w:r>
        <w:t>Base pair stop</w:t>
      </w:r>
      <w:r w:rsidR="009E2EC9">
        <w:t xml:space="preserve"> position</w:t>
      </w:r>
    </w:p>
    <w:p w14:paraId="1AD0F0F2" w14:textId="0379C7A6" w:rsidR="00654FE6" w:rsidRDefault="004A7EF5" w:rsidP="00CE6E6F">
      <w:r>
        <w:t>If all four of these columns are provided, then any additional columns will be stored and returned via the “region_extra” output column.</w:t>
      </w:r>
    </w:p>
    <w:p w14:paraId="79A9D5BE" w14:textId="77777777" w:rsidR="004A7EF5" w:rsidRDefault="004A7EF5" w:rsidP="00CE6E6F"/>
    <w:p w14:paraId="429AEC68" w14:textId="07BB149D" w:rsidR="00DB4573" w:rsidRDefault="00DB4573" w:rsidP="00CE6E6F">
      <w:r>
        <w:t>As with positional data,</w:t>
      </w:r>
      <w:r w:rsidR="009E2EC9">
        <w:t xml:space="preserve"> the label column does not necessarily have to be a known gene symbol, and can be omitted entirely. If the column is omitted then a label of the form “chr1:2345-6789” will be generated automatically; if labels are provided, then Biofilter will use them to refer to the regions whenever they appear in any output file.</w:t>
      </w:r>
    </w:p>
    <w:p w14:paraId="2F8FDC52" w14:textId="77777777" w:rsidR="00A246E3" w:rsidRDefault="00A246E3" w:rsidP="00CE6E6F"/>
    <w:p w14:paraId="3D040DD5" w14:textId="3513C1E9" w:rsidR="00A246E3" w:rsidRDefault="00A246E3" w:rsidP="00CE6E6F">
      <w:r>
        <w:t>Example:</w:t>
      </w:r>
    </w:p>
    <w:p w14:paraId="5F936843" w14:textId="063D70E3" w:rsidR="00A246E3" w:rsidRPr="00943DD1" w:rsidRDefault="00A246E3" w:rsidP="00E834E3">
      <w:pPr>
        <w:rPr>
          <w:rFonts w:ascii="Courier New" w:hAnsi="Courier New" w:cs="Courier New"/>
        </w:rPr>
      </w:pPr>
    </w:p>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
      <w:tblGrid>
        <w:gridCol w:w="827"/>
        <w:gridCol w:w="1101"/>
        <w:gridCol w:w="1376"/>
        <w:gridCol w:w="1536"/>
        <w:gridCol w:w="3800"/>
      </w:tblGrid>
      <w:tr w:rsidR="00984B51" w:rsidRPr="009F3065" w14:paraId="1503D2F2" w14:textId="180211C9" w:rsidTr="00D223A5">
        <w:tc>
          <w:tcPr>
            <w:tcW w:w="847" w:type="dxa"/>
          </w:tcPr>
          <w:p w14:paraId="4EC04EA7" w14:textId="5A0A3106" w:rsidR="00984B51" w:rsidRPr="00E834E3" w:rsidRDefault="00984B51" w:rsidP="00E36BF5">
            <w:pPr>
              <w:rPr>
                <w:rFonts w:ascii="Courier New" w:hAnsi="Courier New" w:cs="Courier New"/>
                <w:sz w:val="22"/>
              </w:rPr>
            </w:pPr>
            <w:r w:rsidRPr="00E834E3">
              <w:rPr>
                <w:rFonts w:ascii="Courier New" w:hAnsi="Courier New" w:cs="Courier New"/>
                <w:sz w:val="22"/>
              </w:rPr>
              <w:t>#chr</w:t>
            </w:r>
          </w:p>
          <w:p w14:paraId="1759EF0A"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7</w:t>
            </w:r>
          </w:p>
          <w:p w14:paraId="194DD5A7"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7</w:t>
            </w:r>
          </w:p>
          <w:p w14:paraId="73B75556" w14:textId="54078659" w:rsidR="00984B51" w:rsidRPr="00E834E3" w:rsidRDefault="00984B51" w:rsidP="00E36BF5">
            <w:pPr>
              <w:rPr>
                <w:rFonts w:ascii="Courier New" w:hAnsi="Courier New" w:cs="Courier New"/>
                <w:sz w:val="22"/>
              </w:rPr>
            </w:pPr>
            <w:r w:rsidRPr="00E834E3">
              <w:rPr>
                <w:rFonts w:ascii="Courier New" w:hAnsi="Courier New" w:cs="Courier New"/>
                <w:sz w:val="22"/>
              </w:rPr>
              <w:t>3</w:t>
            </w:r>
          </w:p>
        </w:tc>
        <w:tc>
          <w:tcPr>
            <w:tcW w:w="1123" w:type="dxa"/>
          </w:tcPr>
          <w:p w14:paraId="2A18F1AE" w14:textId="279B8D0C" w:rsidR="00984B51" w:rsidRPr="00E834E3" w:rsidRDefault="00984B51" w:rsidP="00E36BF5">
            <w:pPr>
              <w:rPr>
                <w:rFonts w:ascii="Courier New" w:hAnsi="Courier New" w:cs="Courier New"/>
                <w:sz w:val="22"/>
              </w:rPr>
            </w:pPr>
            <w:r w:rsidRPr="00E834E3">
              <w:rPr>
                <w:rFonts w:ascii="Courier New" w:hAnsi="Courier New" w:cs="Courier New"/>
                <w:sz w:val="22"/>
              </w:rPr>
              <w:t>label</w:t>
            </w:r>
          </w:p>
          <w:p w14:paraId="157EBE28"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THSD7A</w:t>
            </w:r>
          </w:p>
          <w:p w14:paraId="6FFB0922"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OSBPL3</w:t>
            </w:r>
          </w:p>
          <w:p w14:paraId="5B51AF77" w14:textId="15830AAF" w:rsidR="00984B51" w:rsidRPr="00E834E3" w:rsidRDefault="00984B51" w:rsidP="00E36BF5">
            <w:pPr>
              <w:rPr>
                <w:rFonts w:ascii="Courier New" w:hAnsi="Courier New" w:cs="Courier New"/>
                <w:sz w:val="22"/>
              </w:rPr>
            </w:pPr>
            <w:r w:rsidRPr="00E834E3">
              <w:rPr>
                <w:rFonts w:ascii="Courier New" w:hAnsi="Courier New" w:cs="Courier New"/>
                <w:sz w:val="22"/>
              </w:rPr>
              <w:t>RBMS3</w:t>
            </w:r>
          </w:p>
        </w:tc>
        <w:tc>
          <w:tcPr>
            <w:tcW w:w="1400" w:type="dxa"/>
          </w:tcPr>
          <w:p w14:paraId="5F3DA959" w14:textId="14424590" w:rsidR="00984B51" w:rsidRPr="00E834E3" w:rsidRDefault="00984B51" w:rsidP="00E36BF5">
            <w:pPr>
              <w:rPr>
                <w:rFonts w:ascii="Courier New" w:hAnsi="Courier New" w:cs="Courier New"/>
                <w:sz w:val="22"/>
              </w:rPr>
            </w:pPr>
            <w:r w:rsidRPr="00E834E3">
              <w:rPr>
                <w:rFonts w:ascii="Courier New" w:hAnsi="Courier New" w:cs="Courier New"/>
                <w:sz w:val="22"/>
              </w:rPr>
              <w:t>start</w:t>
            </w:r>
          </w:p>
          <w:p w14:paraId="5CCB9DD4"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11410061</w:t>
            </w:r>
          </w:p>
          <w:p w14:paraId="6C4506BA"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24836158</w:t>
            </w:r>
          </w:p>
          <w:p w14:paraId="67C53F5F" w14:textId="7A58C6B6" w:rsidR="00984B51" w:rsidRPr="00E834E3" w:rsidRDefault="00984B51" w:rsidP="00E36BF5">
            <w:pPr>
              <w:rPr>
                <w:rFonts w:ascii="Courier New" w:hAnsi="Courier New" w:cs="Courier New"/>
                <w:sz w:val="22"/>
              </w:rPr>
            </w:pPr>
            <w:r w:rsidRPr="00E834E3">
              <w:rPr>
                <w:rFonts w:ascii="Courier New" w:hAnsi="Courier New" w:cs="Courier New"/>
                <w:sz w:val="22"/>
              </w:rPr>
              <w:t>29322802</w:t>
            </w:r>
          </w:p>
        </w:tc>
        <w:tc>
          <w:tcPr>
            <w:tcW w:w="1598" w:type="dxa"/>
          </w:tcPr>
          <w:p w14:paraId="3ACC20C4" w14:textId="19384B40" w:rsidR="00984B51" w:rsidRPr="00E834E3" w:rsidRDefault="00984B51" w:rsidP="00E36BF5">
            <w:pPr>
              <w:rPr>
                <w:rFonts w:ascii="Courier New" w:hAnsi="Courier New" w:cs="Courier New"/>
                <w:sz w:val="22"/>
              </w:rPr>
            </w:pPr>
            <w:r w:rsidRPr="00E834E3">
              <w:rPr>
                <w:rFonts w:ascii="Courier New" w:hAnsi="Courier New" w:cs="Courier New"/>
                <w:sz w:val="22"/>
              </w:rPr>
              <w:t>stop</w:t>
            </w:r>
          </w:p>
          <w:p w14:paraId="71F510D0"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11871823</w:t>
            </w:r>
          </w:p>
          <w:p w14:paraId="5DCEAB96"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25019759</w:t>
            </w:r>
          </w:p>
          <w:p w14:paraId="151D02DF" w14:textId="0ABB7E13" w:rsidR="00984B51" w:rsidRPr="00E834E3" w:rsidRDefault="00984B51" w:rsidP="00E36BF5">
            <w:pPr>
              <w:rPr>
                <w:rFonts w:ascii="Courier New" w:hAnsi="Courier New" w:cs="Courier New"/>
                <w:sz w:val="22"/>
              </w:rPr>
            </w:pPr>
            <w:r w:rsidRPr="00E834E3">
              <w:rPr>
                <w:rFonts w:ascii="Courier New" w:hAnsi="Courier New" w:cs="Courier New"/>
                <w:sz w:val="22"/>
              </w:rPr>
              <w:t>30051885</w:t>
            </w:r>
          </w:p>
        </w:tc>
        <w:tc>
          <w:tcPr>
            <w:tcW w:w="4464" w:type="dxa"/>
          </w:tcPr>
          <w:p w14:paraId="41346858" w14:textId="77777777" w:rsidR="00984B51" w:rsidRDefault="00984B51" w:rsidP="00E36BF5">
            <w:pPr>
              <w:rPr>
                <w:rFonts w:ascii="Courier New" w:hAnsi="Courier New" w:cs="Courier New"/>
                <w:sz w:val="22"/>
              </w:rPr>
            </w:pPr>
            <w:r>
              <w:rPr>
                <w:rFonts w:ascii="Courier New" w:hAnsi="Courier New" w:cs="Courier New"/>
                <w:sz w:val="22"/>
              </w:rPr>
              <w:t>extra</w:t>
            </w:r>
          </w:p>
          <w:p w14:paraId="1293DD80" w14:textId="77777777" w:rsidR="00984B51" w:rsidRDefault="00984B51" w:rsidP="00E36BF5">
            <w:pPr>
              <w:rPr>
                <w:rFonts w:ascii="Courier New" w:hAnsi="Courier New" w:cs="Courier New"/>
                <w:sz w:val="22"/>
              </w:rPr>
            </w:pPr>
            <w:r>
              <w:rPr>
                <w:rFonts w:ascii="Courier New" w:hAnsi="Courier New" w:cs="Courier New"/>
                <w:sz w:val="22"/>
              </w:rPr>
              <w:t>first region</w:t>
            </w:r>
          </w:p>
          <w:p w14:paraId="5523A258" w14:textId="77777777" w:rsidR="00984B51" w:rsidRDefault="00984B51" w:rsidP="00E36BF5">
            <w:pPr>
              <w:rPr>
                <w:rFonts w:ascii="Courier New" w:hAnsi="Courier New" w:cs="Courier New"/>
                <w:sz w:val="22"/>
              </w:rPr>
            </w:pPr>
            <w:r>
              <w:rPr>
                <w:rFonts w:ascii="Courier New" w:hAnsi="Courier New" w:cs="Courier New"/>
                <w:sz w:val="22"/>
              </w:rPr>
              <w:t>second region</w:t>
            </w:r>
          </w:p>
          <w:p w14:paraId="22711CDF" w14:textId="57D01F42" w:rsidR="00984B51" w:rsidRPr="00E834E3" w:rsidRDefault="00984B51" w:rsidP="00E36BF5">
            <w:pPr>
              <w:rPr>
                <w:rFonts w:ascii="Courier New" w:hAnsi="Courier New" w:cs="Courier New"/>
                <w:sz w:val="22"/>
              </w:rPr>
            </w:pPr>
            <w:r>
              <w:rPr>
                <w:rFonts w:ascii="Courier New" w:hAnsi="Courier New" w:cs="Courier New"/>
                <w:sz w:val="22"/>
              </w:rPr>
              <w:t>third region</w:t>
            </w:r>
          </w:p>
        </w:tc>
      </w:tr>
    </w:tbl>
    <w:p w14:paraId="3D967DB9" w14:textId="5317EC46" w:rsidR="00E36BF5" w:rsidRDefault="00E36BF5" w:rsidP="00E834E3"/>
    <w:p w14:paraId="32055BC7" w14:textId="7B9263D5" w:rsidR="00C239FF" w:rsidRDefault="007138BD" w:rsidP="003B534B">
      <w:pPr>
        <w:pStyle w:val="Heading2"/>
      </w:pPr>
      <w:bookmarkStart w:id="1225" w:name="_Toc447021481"/>
      <w:r>
        <w:t xml:space="preserve">Gene </w:t>
      </w:r>
      <w:r w:rsidR="00D326A3">
        <w:t xml:space="preserve">and Group </w:t>
      </w:r>
      <w:r>
        <w:t>List</w:t>
      </w:r>
      <w:r w:rsidR="00C239FF">
        <w:t xml:space="preserve"> Input Files</w:t>
      </w:r>
      <w:bookmarkEnd w:id="1225"/>
    </w:p>
    <w:p w14:paraId="56FADFE9" w14:textId="77777777" w:rsidR="00C239FF" w:rsidRDefault="00C239FF" w:rsidP="00C239FF"/>
    <w:p w14:paraId="3A97DB84" w14:textId="16FB47F0" w:rsidR="00493807" w:rsidRDefault="00493807" w:rsidP="00C239FF">
      <w:r>
        <w:t>Like the SNP input file format, a gene</w:t>
      </w:r>
      <w:r w:rsidR="00D326A3">
        <w:t xml:space="preserve"> or group</w:t>
      </w:r>
      <w:r>
        <w:t xml:space="preserve"> input file may simply be a single column of identifiers. Unlike the SNP file format, gene </w:t>
      </w:r>
      <w:r w:rsidR="00D326A3">
        <w:t xml:space="preserve">or group </w:t>
      </w:r>
      <w:r>
        <w:t>input files may alternatively include two columns</w:t>
      </w:r>
      <w:r w:rsidR="00BE64E4">
        <w:t xml:space="preserve"> separated by a tab character</w:t>
      </w:r>
      <w:r>
        <w:t xml:space="preserve">; in this case, the first column lists the type </w:t>
      </w:r>
      <w:r w:rsidR="00D326A3">
        <w:t>of the</w:t>
      </w:r>
      <w:r>
        <w:t xml:space="preserve"> identifier which is in the second column on the same line</w:t>
      </w:r>
      <w:r w:rsidR="004A7EF5">
        <w:t xml:space="preserve">, and any additional columns after these two will be stored and returned via the </w:t>
      </w:r>
      <w:r w:rsidR="004A7EF5">
        <w:lastRenderedPageBreak/>
        <w:t>“gene_extra” or “group_extra” output columns</w:t>
      </w:r>
      <w:r>
        <w:t>.</w:t>
      </w:r>
    </w:p>
    <w:p w14:paraId="30B5A4E6" w14:textId="77777777" w:rsidR="00AA4A82" w:rsidRDefault="00AA4A82" w:rsidP="00AA4A82"/>
    <w:p w14:paraId="4383E4DF" w14:textId="77777777" w:rsidR="00AA4A82" w:rsidRDefault="00AA4A82" w:rsidP="00AA4A82">
      <w:r>
        <w:t>The GENE_IDENTIFIER_TYPE and GROUP_IDENTIFIER_TYPE options specify the default type for any user-provided gene or group identifiers, respectively. This applies to any identifiers given directly via the GENE or GROUP options, and any identifiers listed in single-column gene or group list input files. These options do not apply to two-column gene or group input files, since those files specify their own identifier types in the first column.</w:t>
      </w:r>
    </w:p>
    <w:p w14:paraId="5187E566" w14:textId="77777777" w:rsidR="00493807" w:rsidRDefault="00493807" w:rsidP="00C239FF"/>
    <w:p w14:paraId="2886FAE2" w14:textId="7741F3BD" w:rsidR="00493807" w:rsidRDefault="00493807" w:rsidP="00BE64E4">
      <w:r>
        <w:t xml:space="preserve">An empty identifier type (a blank in the first column of a two-column gene input file, or </w:t>
      </w:r>
      <w:r w:rsidR="00720EE7">
        <w:t>a</w:t>
      </w:r>
      <w:r>
        <w:t xml:space="preserve"> </w:t>
      </w:r>
      <w:r w:rsidR="00D326A3">
        <w:t>GENE</w:t>
      </w:r>
      <w:r w:rsidR="00720EE7">
        <w:t>/</w:t>
      </w:r>
      <w:r w:rsidR="00D326A3">
        <w:t>GROUP</w:t>
      </w:r>
      <w:r>
        <w:t>_IDENTIFIER_TYPE option with no argument) causes Biofilter to attempt to interpret the identifier using any known type. The special identifier type “-</w:t>
      </w:r>
      <w:r w:rsidR="00D422CC">
        <w:t>”</w:t>
      </w:r>
      <w:r>
        <w:t xml:space="preserve"> instead causes Biofilter to interpret identifiers as primary labels</w:t>
      </w:r>
      <w:r w:rsidR="009349FA">
        <w:t xml:space="preserve"> of genes or groups</w:t>
      </w:r>
      <w:r w:rsidR="00C2019F">
        <w:t>, and the special type “=” accepts the gene_id or group_id output values from a previous Biofilter run.</w:t>
      </w:r>
    </w:p>
    <w:p w14:paraId="10B3D82A" w14:textId="77777777" w:rsidR="00AA4A82" w:rsidRPr="00C239FF" w:rsidRDefault="00AA4A82" w:rsidP="003E6518"/>
    <w:p w14:paraId="418219A2" w14:textId="025C6ABE" w:rsidR="00BE64E4" w:rsidRDefault="00493807" w:rsidP="00943DD1">
      <w:r>
        <w:t>I</w:t>
      </w:r>
      <w:r w:rsidR="00550BB2">
        <w:t xml:space="preserve">t is important to </w:t>
      </w:r>
      <w:r>
        <w:t xml:space="preserve">recall </w:t>
      </w:r>
      <w:r w:rsidR="00550BB2">
        <w:t xml:space="preserve">that gene </w:t>
      </w:r>
      <w:r w:rsidR="00D326A3">
        <w:t xml:space="preserve">and group </w:t>
      </w:r>
      <w:r w:rsidR="00550BB2">
        <w:t>identifiers can vary in their degree of uniqueness</w:t>
      </w:r>
      <w:r w:rsidR="00D326A3">
        <w:t>. For analyses that depend on a gene’s genomic region (such as comparisons with SNP</w:t>
      </w:r>
      <w:r w:rsidR="00CA4AC5">
        <w:t>s or</w:t>
      </w:r>
      <w:r w:rsidR="00B22FA6">
        <w:t xml:space="preserve"> other</w:t>
      </w:r>
      <w:r w:rsidR="00D326A3">
        <w:t xml:space="preserve"> positions) it may be preferable to provide the regions directly rather than relying on gene identifiers.</w:t>
      </w:r>
      <w:r w:rsidR="00AE3705">
        <w:t xml:space="preserve"> </w:t>
      </w:r>
      <w:r w:rsidR="00A56091">
        <w:t xml:space="preserve">If a single identifier matches more than one gene or group, Biofilter will ignore it </w:t>
      </w:r>
      <w:r w:rsidR="00C2019F">
        <w:t xml:space="preserve">unless the appropriate </w:t>
      </w:r>
      <w:r w:rsidR="00A56091">
        <w:t xml:space="preserve">ALLOW_AMBIGUOUS_GENES </w:t>
      </w:r>
      <w:r w:rsidR="00C2019F">
        <w:t>or</w:t>
      </w:r>
      <w:r w:rsidR="00A56091">
        <w:t xml:space="preserve"> ALLOW_AMBIGUOUS_GROUPS option </w:t>
      </w:r>
      <w:r w:rsidR="00C2019F">
        <w:t>is used</w:t>
      </w:r>
      <w:r w:rsidR="00A56091">
        <w:t>.</w:t>
      </w:r>
    </w:p>
    <w:p w14:paraId="0B2DC67C" w14:textId="77777777" w:rsidR="00FA5BA5" w:rsidRDefault="00FA5BA5" w:rsidP="00943DD1"/>
    <w:p w14:paraId="11F0B28C" w14:textId="0FD452CB" w:rsidR="00BE64E4" w:rsidRDefault="00BE64E4" w:rsidP="00943DD1">
      <w:r>
        <w:t>Examples:</w:t>
      </w:r>
    </w:p>
    <w:p w14:paraId="63D02FEB" w14:textId="642FC9B3" w:rsidR="00BE64E4" w:rsidRPr="00943DD1" w:rsidRDefault="00BE64E4" w:rsidP="00E834E3">
      <w:pPr>
        <w:rPr>
          <w:rFonts w:ascii="Courier New" w:hAnsi="Courier New" w:cs="Courier New"/>
        </w:rPr>
      </w:pPr>
    </w:p>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
      <w:tblGrid>
        <w:gridCol w:w="8640"/>
      </w:tblGrid>
      <w:tr w:rsidR="00E36BF5" w:rsidRPr="009F3065" w14:paraId="155B1705" w14:textId="77777777" w:rsidTr="00D223A5">
        <w:trPr>
          <w:cantSplit/>
        </w:trPr>
        <w:tc>
          <w:tcPr>
            <w:tcW w:w="8748" w:type="dxa"/>
          </w:tcPr>
          <w:p w14:paraId="79E10F99" w14:textId="6CEACA4B" w:rsidR="00E36BF5" w:rsidRPr="00E834E3" w:rsidRDefault="00E36BF5" w:rsidP="00473DF6">
            <w:pPr>
              <w:rPr>
                <w:rFonts w:ascii="Courier New" w:hAnsi="Courier New" w:cs="Courier New"/>
                <w:sz w:val="22"/>
              </w:rPr>
            </w:pPr>
            <w:bookmarkStart w:id="1226" w:name="_Toc208459933"/>
            <w:bookmarkStart w:id="1227" w:name="_Toc208460026"/>
            <w:bookmarkStart w:id="1228" w:name="_Toc208460057"/>
            <w:r w:rsidRPr="00E834E3">
              <w:rPr>
                <w:rFonts w:ascii="Courier New" w:hAnsi="Courier New" w:cs="Courier New"/>
                <w:sz w:val="22"/>
              </w:rPr>
              <w:t>#gene</w:t>
            </w:r>
          </w:p>
          <w:p w14:paraId="54C0ECB3"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THSD7A</w:t>
            </w:r>
          </w:p>
          <w:p w14:paraId="6BF9E59E"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OSBPL3</w:t>
            </w:r>
          </w:p>
          <w:p w14:paraId="72C89DD0" w14:textId="065F8EAB" w:rsidR="00E36BF5" w:rsidRPr="00E834E3" w:rsidRDefault="00E36BF5" w:rsidP="00473DF6">
            <w:pPr>
              <w:rPr>
                <w:rFonts w:ascii="Courier New" w:hAnsi="Courier New" w:cs="Courier New"/>
                <w:sz w:val="22"/>
              </w:rPr>
            </w:pPr>
            <w:r w:rsidRPr="00E834E3">
              <w:rPr>
                <w:rFonts w:ascii="Courier New" w:hAnsi="Courier New" w:cs="Courier New"/>
                <w:sz w:val="22"/>
              </w:rPr>
              <w:t>RBMS3</w:t>
            </w:r>
          </w:p>
        </w:tc>
      </w:tr>
    </w:tbl>
    <w:p w14:paraId="52894816" w14:textId="77777777" w:rsidR="00696002" w:rsidRDefault="00696002" w:rsidP="00473DF6"/>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
      <w:tblGrid>
        <w:gridCol w:w="1992"/>
        <w:gridCol w:w="2335"/>
        <w:gridCol w:w="4313"/>
      </w:tblGrid>
      <w:tr w:rsidR="00984B51" w:rsidRPr="009F3065" w14:paraId="3A5C16BC" w14:textId="6E53252C" w:rsidTr="00D223A5">
        <w:trPr>
          <w:cantSplit/>
          <w:trHeight w:val="1020"/>
        </w:trPr>
        <w:tc>
          <w:tcPr>
            <w:tcW w:w="1998" w:type="dxa"/>
          </w:tcPr>
          <w:p w14:paraId="536B9BBC" w14:textId="2C1D9D03" w:rsidR="00984B51" w:rsidRPr="00E834E3" w:rsidRDefault="00984B51" w:rsidP="00473DF6">
            <w:pPr>
              <w:rPr>
                <w:rFonts w:ascii="Courier New" w:hAnsi="Courier New" w:cs="Courier New"/>
                <w:sz w:val="22"/>
              </w:rPr>
            </w:pPr>
            <w:r w:rsidRPr="00E834E3">
              <w:rPr>
                <w:rFonts w:ascii="Courier New" w:hAnsi="Courier New" w:cs="Courier New"/>
                <w:sz w:val="22"/>
              </w:rPr>
              <w:t>#namespace</w:t>
            </w:r>
          </w:p>
          <w:p w14:paraId="62425609" w14:textId="1CB07BE1" w:rsidR="00984B51" w:rsidRPr="00E834E3" w:rsidRDefault="00984B51" w:rsidP="00473DF6">
            <w:pPr>
              <w:rPr>
                <w:rFonts w:ascii="Courier New" w:hAnsi="Courier New" w:cs="Courier New"/>
                <w:sz w:val="22"/>
              </w:rPr>
            </w:pPr>
            <w:r w:rsidRPr="00E834E3">
              <w:rPr>
                <w:rFonts w:ascii="Courier New" w:hAnsi="Courier New" w:cs="Courier New"/>
                <w:sz w:val="22"/>
              </w:rPr>
              <w:t>symbol</w:t>
            </w:r>
          </w:p>
          <w:p w14:paraId="12E3115B" w14:textId="47D02BEA" w:rsidR="00984B51" w:rsidRPr="00E834E3" w:rsidRDefault="00984B51" w:rsidP="00473DF6">
            <w:pPr>
              <w:rPr>
                <w:rFonts w:ascii="Courier New" w:hAnsi="Courier New" w:cs="Courier New"/>
                <w:sz w:val="22"/>
              </w:rPr>
            </w:pPr>
            <w:r w:rsidRPr="00E834E3">
              <w:rPr>
                <w:rFonts w:ascii="Courier New" w:hAnsi="Courier New" w:cs="Courier New"/>
                <w:sz w:val="22"/>
              </w:rPr>
              <w:t>entrez_gid</w:t>
            </w:r>
          </w:p>
          <w:p w14:paraId="53452B3C" w14:textId="43E49920" w:rsidR="00984B51" w:rsidRPr="00E834E3" w:rsidRDefault="00984B51" w:rsidP="00473DF6">
            <w:pPr>
              <w:rPr>
                <w:rFonts w:ascii="Courier New" w:hAnsi="Courier New" w:cs="Courier New"/>
                <w:sz w:val="22"/>
              </w:rPr>
            </w:pPr>
            <w:r w:rsidRPr="00E834E3">
              <w:rPr>
                <w:rFonts w:ascii="Courier New" w:hAnsi="Courier New" w:cs="Courier New"/>
                <w:sz w:val="22"/>
              </w:rPr>
              <w:t>ensemble_gid</w:t>
            </w:r>
          </w:p>
        </w:tc>
        <w:tc>
          <w:tcPr>
            <w:tcW w:w="2340" w:type="dxa"/>
          </w:tcPr>
          <w:p w14:paraId="27D3DD88" w14:textId="67DBACD0" w:rsidR="00984B51" w:rsidRPr="00E834E3" w:rsidRDefault="00984B51" w:rsidP="00473DF6">
            <w:pPr>
              <w:rPr>
                <w:rFonts w:ascii="Courier New" w:hAnsi="Courier New" w:cs="Courier New"/>
                <w:sz w:val="22"/>
              </w:rPr>
            </w:pPr>
            <w:r w:rsidRPr="00E834E3">
              <w:rPr>
                <w:rFonts w:ascii="Courier New" w:hAnsi="Courier New" w:cs="Courier New"/>
                <w:sz w:val="22"/>
              </w:rPr>
              <w:t>name</w:t>
            </w:r>
          </w:p>
          <w:p w14:paraId="7181A643" w14:textId="77777777" w:rsidR="00984B51" w:rsidRPr="00E834E3" w:rsidRDefault="00984B51" w:rsidP="00473DF6">
            <w:pPr>
              <w:rPr>
                <w:rFonts w:ascii="Courier New" w:hAnsi="Courier New" w:cs="Courier New"/>
                <w:sz w:val="22"/>
              </w:rPr>
            </w:pPr>
            <w:r w:rsidRPr="00E834E3">
              <w:rPr>
                <w:rFonts w:ascii="Courier New" w:hAnsi="Courier New" w:cs="Courier New"/>
                <w:sz w:val="22"/>
              </w:rPr>
              <w:t>THSD7A</w:t>
            </w:r>
          </w:p>
          <w:p w14:paraId="0F38B41B" w14:textId="77777777" w:rsidR="00984B51" w:rsidRPr="00E834E3" w:rsidRDefault="00984B51" w:rsidP="00473DF6">
            <w:pPr>
              <w:rPr>
                <w:rFonts w:ascii="Courier New" w:hAnsi="Courier New" w:cs="Courier New"/>
                <w:sz w:val="22"/>
              </w:rPr>
            </w:pPr>
            <w:r w:rsidRPr="00E834E3">
              <w:rPr>
                <w:rFonts w:ascii="Courier New" w:hAnsi="Courier New" w:cs="Courier New"/>
                <w:sz w:val="22"/>
              </w:rPr>
              <w:t>26031</w:t>
            </w:r>
          </w:p>
          <w:p w14:paraId="1F988CBE" w14:textId="082A221E" w:rsidR="00984B51" w:rsidRPr="00E834E3" w:rsidRDefault="00984B51" w:rsidP="00473DF6">
            <w:pPr>
              <w:rPr>
                <w:rFonts w:ascii="Courier New" w:hAnsi="Courier New" w:cs="Courier New"/>
                <w:sz w:val="22"/>
              </w:rPr>
            </w:pPr>
            <w:r w:rsidRPr="00E834E3">
              <w:rPr>
                <w:rFonts w:ascii="Courier New" w:hAnsi="Courier New" w:cs="Courier New"/>
                <w:sz w:val="22"/>
              </w:rPr>
              <w:t>ENSG00000144642</w:t>
            </w:r>
          </w:p>
        </w:tc>
        <w:tc>
          <w:tcPr>
            <w:tcW w:w="4422" w:type="dxa"/>
          </w:tcPr>
          <w:p w14:paraId="27679EC2" w14:textId="77777777" w:rsidR="00984B51" w:rsidRDefault="00984B51" w:rsidP="00473DF6">
            <w:pPr>
              <w:rPr>
                <w:rFonts w:ascii="Courier New" w:hAnsi="Courier New" w:cs="Courier New"/>
                <w:sz w:val="22"/>
              </w:rPr>
            </w:pPr>
            <w:r>
              <w:rPr>
                <w:rFonts w:ascii="Courier New" w:hAnsi="Courier New" w:cs="Courier New"/>
                <w:sz w:val="22"/>
              </w:rPr>
              <w:t>extra</w:t>
            </w:r>
          </w:p>
          <w:p w14:paraId="4D424940" w14:textId="77777777" w:rsidR="00984B51" w:rsidRDefault="00984B51" w:rsidP="00473DF6">
            <w:pPr>
              <w:rPr>
                <w:rFonts w:ascii="Courier New" w:hAnsi="Courier New" w:cs="Courier New"/>
                <w:sz w:val="22"/>
              </w:rPr>
            </w:pPr>
            <w:r>
              <w:rPr>
                <w:rFonts w:ascii="Courier New" w:hAnsi="Courier New" w:cs="Courier New"/>
                <w:sz w:val="22"/>
              </w:rPr>
              <w:t>first gene</w:t>
            </w:r>
          </w:p>
          <w:p w14:paraId="55D3EEB3" w14:textId="77777777" w:rsidR="00984B51" w:rsidRDefault="00984B51" w:rsidP="00473DF6">
            <w:pPr>
              <w:rPr>
                <w:rFonts w:ascii="Courier New" w:hAnsi="Courier New" w:cs="Courier New"/>
                <w:sz w:val="22"/>
              </w:rPr>
            </w:pPr>
            <w:r>
              <w:rPr>
                <w:rFonts w:ascii="Courier New" w:hAnsi="Courier New" w:cs="Courier New"/>
                <w:sz w:val="22"/>
              </w:rPr>
              <w:t>second gene</w:t>
            </w:r>
          </w:p>
          <w:p w14:paraId="06C5F542" w14:textId="4B32652E" w:rsidR="00984B51" w:rsidRPr="00E834E3" w:rsidRDefault="00984B51" w:rsidP="00473DF6">
            <w:pPr>
              <w:rPr>
                <w:rFonts w:ascii="Courier New" w:hAnsi="Courier New" w:cs="Courier New"/>
                <w:sz w:val="22"/>
              </w:rPr>
            </w:pPr>
            <w:r>
              <w:rPr>
                <w:rFonts w:ascii="Courier New" w:hAnsi="Courier New" w:cs="Courier New"/>
                <w:sz w:val="22"/>
              </w:rPr>
              <w:t>third gene</w:t>
            </w:r>
          </w:p>
        </w:tc>
      </w:tr>
    </w:tbl>
    <w:p w14:paraId="628EE85E" w14:textId="3E7936A6" w:rsidR="00E36BF5" w:rsidRDefault="00E36BF5" w:rsidP="00473DF6"/>
    <w:p w14:paraId="5A1D108F" w14:textId="6B22EE8D" w:rsidR="008107E8" w:rsidRDefault="0039546D" w:rsidP="003B534B">
      <w:pPr>
        <w:pStyle w:val="Heading2"/>
      </w:pPr>
      <w:bookmarkStart w:id="1229" w:name="_Toc447021482"/>
      <w:r>
        <w:t xml:space="preserve">Source </w:t>
      </w:r>
      <w:r w:rsidR="00744C3E">
        <w:t xml:space="preserve">List </w:t>
      </w:r>
      <w:r>
        <w:t>Input Files</w:t>
      </w:r>
      <w:bookmarkEnd w:id="1229"/>
    </w:p>
    <w:p w14:paraId="75D9E3E5" w14:textId="77777777" w:rsidR="008723DD" w:rsidRPr="008723DD" w:rsidRDefault="008723DD" w:rsidP="008723DD"/>
    <w:p w14:paraId="736E53CC" w14:textId="251B5916" w:rsidR="002E1587" w:rsidRDefault="00BC2787" w:rsidP="002E1587">
      <w:r>
        <w:t>Since the knowledge sources in LOKI all have single, unique names, there are no identifier types to consider. Source input files simply contain a single column with the name of a source on each line.</w:t>
      </w:r>
    </w:p>
    <w:p w14:paraId="7469A993" w14:textId="77777777" w:rsidR="003B534B" w:rsidRDefault="003B534B" w:rsidP="002E1587"/>
    <w:p w14:paraId="1006AB08" w14:textId="2E77B7B7" w:rsidR="00D32228" w:rsidRDefault="005B2DE5" w:rsidP="002E1587">
      <w:r>
        <w:t xml:space="preserve">Note that sources play a slightly different role in Biofilter than in LOKI. When building the prior knowledge database, </w:t>
      </w:r>
      <w:r w:rsidR="00EF50D6">
        <w:t>every source is relevant because they all contribute a different set of knowledge to the final product: many</w:t>
      </w:r>
      <w:r>
        <w:t xml:space="preserve"> sources provide groupings of genes or proteins (pathways, interactions, etc), while others provide information about genes or SNPs themselves (such as their regions or boundaries, alternate names, etc). </w:t>
      </w:r>
      <w:r w:rsidR="00D779D9">
        <w:t>In</w:t>
      </w:r>
      <w:r w:rsidR="00614303">
        <w:t xml:space="preserve"> Biofilter, however, </w:t>
      </w:r>
      <w:r w:rsidR="00E466AC">
        <w:t>sources are only considered in connection with groups</w:t>
      </w:r>
      <w:r w:rsidR="00871C8C">
        <w:t>;</w:t>
      </w:r>
      <w:r w:rsidR="00EF50D6">
        <w:t xml:space="preserve"> providing a source list to focus a Biofilter analysis is therefore exactly the same as providing a group list which includes every group from the source(s) in the source list. In particular, the sources which LOKI used to define </w:t>
      </w:r>
      <w:r w:rsidR="00871C8C">
        <w:t xml:space="preserve">basic </w:t>
      </w:r>
      <w:r w:rsidR="00EF50D6">
        <w:t xml:space="preserve">SNP </w:t>
      </w:r>
      <w:r w:rsidR="00871C8C">
        <w:t>and</w:t>
      </w:r>
      <w:r w:rsidR="00EF50D6">
        <w:t xml:space="preserve"> gene </w:t>
      </w:r>
      <w:r w:rsidR="00871C8C">
        <w:t>information</w:t>
      </w:r>
      <w:r w:rsidR="00EF50D6">
        <w:t xml:space="preserve"> </w:t>
      </w:r>
      <w:r w:rsidR="002F0EDC">
        <w:t xml:space="preserve">(such as “dbsnp” or “entrez”) </w:t>
      </w:r>
      <w:r w:rsidR="00EF50D6">
        <w:t>are not relevant to Biofilter since those sources generally do not defin</w:t>
      </w:r>
      <w:r w:rsidR="004F15D9">
        <w:t xml:space="preserve">e any groupings of genes; consequently, using any of those </w:t>
      </w:r>
      <w:r w:rsidR="004F15D9">
        <w:lastRenderedPageBreak/>
        <w:t>sources as inputs to Biofilter will generally result in no output.</w:t>
      </w:r>
    </w:p>
    <w:p w14:paraId="76242942" w14:textId="77777777" w:rsidR="00FA5BA5" w:rsidRDefault="00FA5BA5" w:rsidP="002E1587"/>
    <w:p w14:paraId="6ADC1CE8" w14:textId="41CFC644" w:rsidR="00D32228" w:rsidRDefault="00BE64E4" w:rsidP="002E1587">
      <w:r>
        <w:t>Example:</w:t>
      </w:r>
    </w:p>
    <w:p w14:paraId="58AB3582" w14:textId="77777777" w:rsidR="00BE64E4" w:rsidRPr="00FA5BA5" w:rsidRDefault="00BE64E4">
      <w:pPr>
        <w:rPr>
          <w:rFonts w:ascii="Courier New" w:hAnsi="Courier New" w:cs="Courier New"/>
        </w:rPr>
      </w:pPr>
    </w:p>
    <w:tbl>
      <w:tblPr>
        <w:tblStyle w:val="TableGrid"/>
        <w:tblW w:w="8640" w:type="dxa"/>
        <w:tblInd w:w="720" w:type="dxa"/>
        <w:tblLook w:val="04A0" w:firstRow="1" w:lastRow="0" w:firstColumn="1" w:lastColumn="0" w:noHBand="0" w:noVBand="1"/>
      </w:tblPr>
      <w:tblGrid>
        <w:gridCol w:w="8640"/>
      </w:tblGrid>
      <w:tr w:rsidR="00347833" w:rsidRPr="009F3065" w14:paraId="64C9A931" w14:textId="77777777" w:rsidTr="00725347">
        <w:trPr>
          <w:cantSplit/>
        </w:trPr>
        <w:tc>
          <w:tcPr>
            <w:tcW w:w="8640" w:type="dxa"/>
          </w:tcPr>
          <w:p w14:paraId="6830BA3F" w14:textId="2B74A557" w:rsidR="00347833" w:rsidRPr="00E834E3" w:rsidRDefault="00347833" w:rsidP="00347833">
            <w:pPr>
              <w:rPr>
                <w:rFonts w:ascii="Courier New" w:hAnsi="Courier New" w:cs="Courier New"/>
                <w:sz w:val="22"/>
              </w:rPr>
            </w:pPr>
            <w:r w:rsidRPr="00E834E3">
              <w:rPr>
                <w:rFonts w:ascii="Courier New" w:hAnsi="Courier New" w:cs="Courier New"/>
                <w:sz w:val="22"/>
              </w:rPr>
              <w:t>#source</w:t>
            </w:r>
          </w:p>
          <w:p w14:paraId="37BCE5D3" w14:textId="1A8A430D" w:rsidR="00347833" w:rsidRPr="00E834E3" w:rsidRDefault="00347833" w:rsidP="00347833">
            <w:pPr>
              <w:rPr>
                <w:rFonts w:ascii="Courier New" w:hAnsi="Courier New" w:cs="Courier New"/>
                <w:sz w:val="22"/>
              </w:rPr>
            </w:pPr>
            <w:r w:rsidRPr="00E834E3">
              <w:rPr>
                <w:rFonts w:ascii="Courier New" w:hAnsi="Courier New" w:cs="Courier New"/>
                <w:sz w:val="22"/>
              </w:rPr>
              <w:t>netpath</w:t>
            </w:r>
          </w:p>
        </w:tc>
      </w:tr>
    </w:tbl>
    <w:p w14:paraId="00E68FC1" w14:textId="77777777" w:rsidR="00725347" w:rsidRDefault="00725347" w:rsidP="00725347">
      <w:pPr>
        <w:rPr>
          <w:ins w:id="1230" w:author="Alexander Thomas Frase" w:date="2016-03-29T12:40:00Z"/>
        </w:rPr>
      </w:pPr>
    </w:p>
    <w:p w14:paraId="28259F7A" w14:textId="09CDAAEA" w:rsidR="00725347" w:rsidRDefault="00725347" w:rsidP="00725347">
      <w:pPr>
        <w:pStyle w:val="Heading2"/>
        <w:rPr>
          <w:ins w:id="1231" w:author="Alexander Thomas Frase" w:date="2016-03-29T12:40:00Z"/>
        </w:rPr>
      </w:pPr>
      <w:bookmarkStart w:id="1232" w:name="_Toc447021483"/>
      <w:ins w:id="1233" w:author="Alexander Thomas Frase" w:date="2016-03-29T12:40:00Z">
        <w:r>
          <w:t>User-Defined Knowledge Input Files</w:t>
        </w:r>
        <w:bookmarkEnd w:id="1232"/>
      </w:ins>
    </w:p>
    <w:p w14:paraId="4663E649" w14:textId="77777777" w:rsidR="00725347" w:rsidRPr="008723DD" w:rsidRDefault="00725347" w:rsidP="00725347">
      <w:pPr>
        <w:rPr>
          <w:ins w:id="1234" w:author="Alexander Thomas Frase" w:date="2016-03-29T12:40:00Z"/>
        </w:rPr>
      </w:pPr>
    </w:p>
    <w:p w14:paraId="01865122" w14:textId="23256A92" w:rsidR="00725347" w:rsidRDefault="00725347" w:rsidP="00725347">
      <w:pPr>
        <w:rPr>
          <w:ins w:id="1235" w:author="Alexander Thomas Frase" w:date="2016-03-29T13:07:00Z"/>
        </w:rPr>
      </w:pPr>
      <w:ins w:id="1236" w:author="Alexander Thomas Frase" w:date="2016-03-29T12:41:00Z">
        <w:r>
          <w:t xml:space="preserve">In addition to the gene groupings which are compiled into LOKI from each external source, you may also </w:t>
        </w:r>
      </w:ins>
      <w:ins w:id="1237" w:author="Alexander Thomas Frase" w:date="2016-03-29T12:43:00Z">
        <w:r>
          <w:t xml:space="preserve">specify your own custom gene groupings for use in your specific analysis. These custom groups are provided in a user-defined knowledge input file, which </w:t>
        </w:r>
      </w:ins>
      <w:ins w:id="1238" w:author="Alexander Thomas Frase" w:date="2016-03-29T13:05:00Z">
        <w:r w:rsidR="001D5375">
          <w:t>begins with a single</w:t>
        </w:r>
      </w:ins>
      <w:ins w:id="1239" w:author="Alexander Thomas Frase" w:date="2016-03-29T13:07:00Z">
        <w:r w:rsidR="001D5375">
          <w:t xml:space="preserve"> header</w:t>
        </w:r>
      </w:ins>
      <w:ins w:id="1240" w:author="Alexander Thomas Frase" w:date="2016-03-29T13:05:00Z">
        <w:r w:rsidR="001D5375">
          <w:t xml:space="preserve"> line identifying the user-defined source as a whole, followed by </w:t>
        </w:r>
      </w:ins>
      <w:ins w:id="1241" w:author="Alexander Thomas Frase" w:date="2016-03-29T13:07:00Z">
        <w:r w:rsidR="001D5375">
          <w:t>any number of sections which each describe one gene group within the source.</w:t>
        </w:r>
      </w:ins>
    </w:p>
    <w:p w14:paraId="6C930B45" w14:textId="77777777" w:rsidR="001D5375" w:rsidRDefault="001D5375" w:rsidP="00725347">
      <w:pPr>
        <w:rPr>
          <w:ins w:id="1242" w:author="Alexander Thomas Frase" w:date="2016-03-29T13:07:00Z"/>
        </w:rPr>
      </w:pPr>
    </w:p>
    <w:p w14:paraId="097EB940" w14:textId="756359FA" w:rsidR="001D5375" w:rsidRDefault="001D5375" w:rsidP="00725347">
      <w:pPr>
        <w:rPr>
          <w:ins w:id="1243" w:author="Alexander Thomas Frase" w:date="2016-03-29T13:08:00Z"/>
        </w:rPr>
      </w:pPr>
      <w:ins w:id="1244" w:author="Alexander Thomas Frase" w:date="2016-03-29T13:07:00Z">
        <w:r>
          <w:t>The source header line must begin with a single word which serves as the source</w:t>
        </w:r>
      </w:ins>
      <w:ins w:id="1245" w:author="Alexander Thomas Frase" w:date="2016-03-29T13:08:00Z">
        <w:r>
          <w:t xml:space="preserve">’s shorthand label, analogous to “biogrid”, “netpath”, etc. This is the label that will be output in the “source” column of any results which involve this user-defined source, and which may be used as a source filter. Any additional words on this </w:t>
        </w:r>
      </w:ins>
      <w:ins w:id="1246" w:author="Alexander Thomas Frase" w:date="2016-03-29T13:10:00Z">
        <w:r>
          <w:t xml:space="preserve">source </w:t>
        </w:r>
      </w:ins>
      <w:ins w:id="1247" w:author="Alexander Thomas Frase" w:date="2016-03-29T13:08:00Z">
        <w:r>
          <w:t>header line will be stored as a longer description of the source.</w:t>
        </w:r>
      </w:ins>
    </w:p>
    <w:p w14:paraId="115AB1D9" w14:textId="77777777" w:rsidR="001D5375" w:rsidRDefault="001D5375" w:rsidP="00725347">
      <w:pPr>
        <w:rPr>
          <w:ins w:id="1248" w:author="Alexander Thomas Frase" w:date="2016-03-29T13:09:00Z"/>
        </w:rPr>
      </w:pPr>
    </w:p>
    <w:p w14:paraId="41CED938" w14:textId="1BF042F9" w:rsidR="001D5375" w:rsidRDefault="001D5375" w:rsidP="00725347">
      <w:pPr>
        <w:rPr>
          <w:ins w:id="1249" w:author="Alexander Thomas Frase" w:date="2016-03-29T13:10:00Z"/>
        </w:rPr>
      </w:pPr>
      <w:ins w:id="1250" w:author="Alexander Thomas Frase" w:date="2016-03-29T13:09:00Z">
        <w:r>
          <w:t xml:space="preserve">Each group section must begin with a section header line. The section header line must begin with the word </w:t>
        </w:r>
      </w:ins>
      <w:ins w:id="1251" w:author="Alexander Thomas Frase" w:date="2016-03-29T13:10:00Z">
        <w:r>
          <w:t>“GROUP”, followed by a single word which serves as the group’s shorthand label. Any additional words on this section header line will be stored as a longer description of the group.</w:t>
        </w:r>
      </w:ins>
    </w:p>
    <w:p w14:paraId="5222CBC6" w14:textId="340E5A18" w:rsidR="001D5375" w:rsidRDefault="001D5375" w:rsidP="00725347">
      <w:pPr>
        <w:rPr>
          <w:ins w:id="1252" w:author="Alexander Thomas Frase" w:date="2016-03-29T13:12:00Z"/>
        </w:rPr>
      </w:pPr>
    </w:p>
    <w:p w14:paraId="5468D331" w14:textId="37D47992" w:rsidR="00223335" w:rsidRDefault="00223335" w:rsidP="00725347">
      <w:pPr>
        <w:rPr>
          <w:ins w:id="1253" w:author="Alexander Thomas Frase" w:date="2016-03-29T13:14:00Z"/>
        </w:rPr>
      </w:pPr>
      <w:ins w:id="1254" w:author="Alexander Thomas Frase" w:date="2016-03-29T13:12:00Z">
        <w:r>
          <w:t xml:space="preserve">Each line after a group section header, and before the next group section (identified by a line beginning with the word </w:t>
        </w:r>
      </w:ins>
      <w:ins w:id="1255" w:author="Alexander Thomas Frase" w:date="2016-03-29T13:13:00Z">
        <w:r>
          <w:t xml:space="preserve">“GROUP”), may contain any number of gene identifiers which will be assigned to this group. </w:t>
        </w:r>
      </w:ins>
      <w:ins w:id="1256" w:author="Alexander Thomas Frase" w:date="2016-03-29T13:14:00Z">
        <w:r>
          <w:t>T</w:t>
        </w:r>
      </w:ins>
      <w:ins w:id="1257" w:author="Alexander Thomas Frase" w:date="2016-03-29T13:13:00Z">
        <w:r>
          <w:t>hese gene identifiers will be interpreted according to the GENE_IDENTIFIER_TYPE option.</w:t>
        </w:r>
      </w:ins>
    </w:p>
    <w:p w14:paraId="395C4F81" w14:textId="77777777" w:rsidR="00223335" w:rsidRDefault="00223335" w:rsidP="00725347">
      <w:pPr>
        <w:rPr>
          <w:ins w:id="1258" w:author="Alexander Thomas Frase" w:date="2016-03-29T13:14:00Z"/>
        </w:rPr>
      </w:pPr>
    </w:p>
    <w:p w14:paraId="1F77736C" w14:textId="3B58EB4B" w:rsidR="00223335" w:rsidRDefault="00223335" w:rsidP="00725347">
      <w:pPr>
        <w:rPr>
          <w:ins w:id="1259" w:author="Alexander Thomas Frase" w:date="2016-03-29T13:14:00Z"/>
        </w:rPr>
      </w:pPr>
      <w:ins w:id="1260" w:author="Alexander Thomas Frase" w:date="2016-03-29T13:14:00Z">
        <w:r>
          <w:t>Example:</w:t>
        </w:r>
      </w:ins>
    </w:p>
    <w:p w14:paraId="47C81C0A" w14:textId="77777777" w:rsidR="00223335" w:rsidRPr="00FA5BA5" w:rsidRDefault="00223335" w:rsidP="00223335">
      <w:pPr>
        <w:rPr>
          <w:ins w:id="1261" w:author="Alexander Thomas Frase" w:date="2016-03-29T13:15:00Z"/>
          <w:rFonts w:ascii="Courier New" w:hAnsi="Courier New" w:cs="Courier New"/>
        </w:rPr>
      </w:pPr>
    </w:p>
    <w:tbl>
      <w:tblPr>
        <w:tblStyle w:val="TableGrid"/>
        <w:tblW w:w="8640" w:type="dxa"/>
        <w:tblInd w:w="720" w:type="dxa"/>
        <w:tblLook w:val="04A0" w:firstRow="1" w:lastRow="0" w:firstColumn="1" w:lastColumn="0" w:noHBand="0" w:noVBand="1"/>
      </w:tblPr>
      <w:tblGrid>
        <w:gridCol w:w="8640"/>
      </w:tblGrid>
      <w:tr w:rsidR="00223335" w:rsidRPr="009F3065" w14:paraId="5E4F3E30" w14:textId="77777777" w:rsidTr="00DC3449">
        <w:trPr>
          <w:cantSplit/>
          <w:ins w:id="1262" w:author="Alexander Thomas Frase" w:date="2016-03-29T13:15:00Z"/>
        </w:trPr>
        <w:tc>
          <w:tcPr>
            <w:tcW w:w="8640" w:type="dxa"/>
          </w:tcPr>
          <w:p w14:paraId="62E87FC7" w14:textId="2103D606" w:rsidR="00223335" w:rsidRPr="00E834E3" w:rsidRDefault="00223335" w:rsidP="00DC3449">
            <w:pPr>
              <w:rPr>
                <w:ins w:id="1263" w:author="Alexander Thomas Frase" w:date="2016-03-29T13:15:00Z"/>
                <w:rFonts w:ascii="Courier New" w:hAnsi="Courier New" w:cs="Courier New"/>
                <w:sz w:val="22"/>
              </w:rPr>
            </w:pPr>
            <w:ins w:id="1264" w:author="Alexander Thomas Frase" w:date="2016-03-29T13:15:00Z">
              <w:r>
                <w:rPr>
                  <w:rFonts w:ascii="Courier New" w:hAnsi="Courier New" w:cs="Courier New"/>
                  <w:sz w:val="22"/>
                </w:rPr>
                <w:t>cancer My custom cancer gene sets</w:t>
              </w:r>
            </w:ins>
          </w:p>
          <w:p w14:paraId="3AD29DCC" w14:textId="63577393" w:rsidR="00223335" w:rsidRDefault="00223335" w:rsidP="00DC3449">
            <w:pPr>
              <w:rPr>
                <w:ins w:id="1265" w:author="Alexander Thomas Frase" w:date="2016-03-29T13:15:00Z"/>
                <w:rFonts w:ascii="Courier New" w:hAnsi="Courier New" w:cs="Courier New"/>
                <w:sz w:val="22"/>
              </w:rPr>
            </w:pPr>
            <w:ins w:id="1266" w:author="Alexander Thomas Frase" w:date="2016-03-29T13:15:00Z">
              <w:r>
                <w:rPr>
                  <w:rFonts w:ascii="Courier New" w:hAnsi="Courier New" w:cs="Courier New"/>
                  <w:sz w:val="22"/>
                </w:rPr>
                <w:t>GROUP</w:t>
              </w:r>
            </w:ins>
            <w:ins w:id="1267" w:author="Alexander Thomas Frase" w:date="2016-03-29T13:16:00Z">
              <w:r>
                <w:rPr>
                  <w:rFonts w:ascii="Courier New" w:hAnsi="Courier New" w:cs="Courier New"/>
                  <w:sz w:val="22"/>
                </w:rPr>
                <w:t xml:space="preserve"> </w:t>
              </w:r>
            </w:ins>
            <w:ins w:id="1268" w:author="Alexander Thomas Frase" w:date="2016-03-29T13:15:00Z">
              <w:r>
                <w:rPr>
                  <w:rFonts w:ascii="Courier New" w:hAnsi="Courier New" w:cs="Courier New"/>
                  <w:sz w:val="22"/>
                </w:rPr>
                <w:t>lung My lung cancer genes</w:t>
              </w:r>
            </w:ins>
          </w:p>
          <w:p w14:paraId="36716D47" w14:textId="77777777" w:rsidR="00223335" w:rsidRDefault="00223335" w:rsidP="00DC3449">
            <w:pPr>
              <w:rPr>
                <w:ins w:id="1269" w:author="Alexander Thomas Frase" w:date="2016-03-29T13:16:00Z"/>
                <w:rFonts w:ascii="Courier New" w:hAnsi="Courier New" w:cs="Courier New"/>
                <w:sz w:val="22"/>
              </w:rPr>
            </w:pPr>
            <w:ins w:id="1270" w:author="Alexander Thomas Frase" w:date="2016-03-29T13:16:00Z">
              <w:r>
                <w:rPr>
                  <w:rFonts w:ascii="Courier New" w:hAnsi="Courier New" w:cs="Courier New"/>
                  <w:sz w:val="22"/>
                </w:rPr>
                <w:t>A1BC</w:t>
              </w:r>
            </w:ins>
          </w:p>
          <w:p w14:paraId="33EAA88E" w14:textId="77777777" w:rsidR="00223335" w:rsidRDefault="00223335" w:rsidP="00DC3449">
            <w:pPr>
              <w:rPr>
                <w:ins w:id="1271" w:author="Alexander Thomas Frase" w:date="2016-03-29T13:16:00Z"/>
                <w:rFonts w:ascii="Courier New" w:hAnsi="Courier New" w:cs="Courier New"/>
                <w:sz w:val="22"/>
              </w:rPr>
            </w:pPr>
            <w:ins w:id="1272" w:author="Alexander Thomas Frase" w:date="2016-03-29T13:16:00Z">
              <w:r>
                <w:rPr>
                  <w:rFonts w:ascii="Courier New" w:hAnsi="Courier New" w:cs="Courier New"/>
                  <w:sz w:val="22"/>
                </w:rPr>
                <w:t>D2EF</w:t>
              </w:r>
            </w:ins>
          </w:p>
          <w:p w14:paraId="1FEF5913" w14:textId="77777777" w:rsidR="00223335" w:rsidRDefault="00223335" w:rsidP="00DC3449">
            <w:pPr>
              <w:rPr>
                <w:ins w:id="1273" w:author="Alexander Thomas Frase" w:date="2016-03-29T13:16:00Z"/>
                <w:rFonts w:ascii="Courier New" w:hAnsi="Courier New" w:cs="Courier New"/>
                <w:sz w:val="22"/>
              </w:rPr>
            </w:pPr>
            <w:ins w:id="1274" w:author="Alexander Thomas Frase" w:date="2016-03-29T13:16:00Z">
              <w:r>
                <w:rPr>
                  <w:rFonts w:ascii="Courier New" w:hAnsi="Courier New" w:cs="Courier New"/>
                  <w:sz w:val="22"/>
                </w:rPr>
                <w:t>GROUP liver My liver cancer genes</w:t>
              </w:r>
            </w:ins>
          </w:p>
          <w:p w14:paraId="6648866F" w14:textId="77777777" w:rsidR="00223335" w:rsidRDefault="00223335" w:rsidP="00DC3449">
            <w:pPr>
              <w:rPr>
                <w:ins w:id="1275" w:author="Alexander Thomas Frase" w:date="2016-03-29T13:16:00Z"/>
                <w:rFonts w:ascii="Courier New" w:hAnsi="Courier New" w:cs="Courier New"/>
                <w:sz w:val="22"/>
              </w:rPr>
            </w:pPr>
            <w:ins w:id="1276" w:author="Alexander Thomas Frase" w:date="2016-03-29T13:16:00Z">
              <w:r>
                <w:rPr>
                  <w:rFonts w:ascii="Courier New" w:hAnsi="Courier New" w:cs="Courier New"/>
                  <w:sz w:val="22"/>
                </w:rPr>
                <w:t>G3HI</w:t>
              </w:r>
            </w:ins>
          </w:p>
          <w:p w14:paraId="5C50C0DD" w14:textId="77777777" w:rsidR="00223335" w:rsidRDefault="00223335" w:rsidP="00DC3449">
            <w:pPr>
              <w:rPr>
                <w:ins w:id="1277" w:author="Alexander Thomas Frase" w:date="2016-03-29T13:16:00Z"/>
                <w:rFonts w:ascii="Courier New" w:hAnsi="Courier New" w:cs="Courier New"/>
                <w:sz w:val="22"/>
              </w:rPr>
            </w:pPr>
            <w:ins w:id="1278" w:author="Alexander Thomas Frase" w:date="2016-03-29T13:16:00Z">
              <w:r>
                <w:rPr>
                  <w:rFonts w:ascii="Courier New" w:hAnsi="Courier New" w:cs="Courier New"/>
                  <w:sz w:val="22"/>
                </w:rPr>
                <w:t>J4KL</w:t>
              </w:r>
            </w:ins>
          </w:p>
          <w:p w14:paraId="0C7ACE76" w14:textId="5AB9006A" w:rsidR="00223335" w:rsidRPr="00E834E3" w:rsidRDefault="00223335" w:rsidP="00DC3449">
            <w:pPr>
              <w:rPr>
                <w:ins w:id="1279" w:author="Alexander Thomas Frase" w:date="2016-03-29T13:15:00Z"/>
                <w:rFonts w:ascii="Courier New" w:hAnsi="Courier New" w:cs="Courier New"/>
                <w:sz w:val="22"/>
              </w:rPr>
            </w:pPr>
            <w:ins w:id="1280" w:author="Alexander Thomas Frase" w:date="2016-03-29T13:16:00Z">
              <w:r>
                <w:rPr>
                  <w:rFonts w:ascii="Courier New" w:hAnsi="Courier New" w:cs="Courier New"/>
                  <w:sz w:val="22"/>
                </w:rPr>
                <w:t>M5NO</w:t>
              </w:r>
            </w:ins>
          </w:p>
        </w:tc>
      </w:tr>
    </w:tbl>
    <w:p w14:paraId="21118F8E" w14:textId="77777777" w:rsidR="00223335" w:rsidRDefault="00223335" w:rsidP="00223335">
      <w:pPr>
        <w:rPr>
          <w:ins w:id="1281" w:author="Alexander Thomas Frase" w:date="2016-03-29T13:15:00Z"/>
        </w:rPr>
      </w:pPr>
    </w:p>
    <w:p w14:paraId="65F8B393" w14:textId="49372DE9" w:rsidR="001D5375" w:rsidRDefault="001D5375">
      <w:pPr>
        <w:widowControl/>
        <w:suppressAutoHyphens w:val="0"/>
        <w:rPr>
          <w:ins w:id="1282" w:author="Alexander Thomas Frase" w:date="2016-03-29T13:05:00Z"/>
        </w:rPr>
      </w:pPr>
      <w:ins w:id="1283" w:author="Alexander Thomas Frase" w:date="2016-03-29T13:05:00Z">
        <w:r>
          <w:br w:type="page"/>
        </w:r>
      </w:ins>
    </w:p>
    <w:p w14:paraId="64E913D1" w14:textId="464B2EFE" w:rsidR="00D32228" w:rsidDel="001D5375" w:rsidRDefault="00D32228" w:rsidP="00D32228">
      <w:pPr>
        <w:rPr>
          <w:del w:id="1284" w:author="Alexander Thomas Frase" w:date="2016-03-29T13:05:00Z"/>
        </w:rPr>
      </w:pPr>
    </w:p>
    <w:p w14:paraId="60E510C9" w14:textId="602C6832" w:rsidR="002E1587" w:rsidRDefault="008723DD" w:rsidP="00943DD1">
      <w:pPr>
        <w:pStyle w:val="Heading1"/>
      </w:pPr>
      <w:bookmarkStart w:id="1285" w:name="_Toc447021484"/>
      <w:r>
        <w:t>Output File</w:t>
      </w:r>
      <w:r w:rsidR="00512F79">
        <w:t xml:space="preserve"> Format</w:t>
      </w:r>
      <w:r>
        <w:t>s</w:t>
      </w:r>
      <w:bookmarkEnd w:id="1285"/>
    </w:p>
    <w:p w14:paraId="4CAED795" w14:textId="2F917BF0" w:rsidR="00BA578D" w:rsidRDefault="00BA578D" w:rsidP="00943DD1">
      <w:pPr>
        <w:pStyle w:val="Heading2"/>
      </w:pPr>
      <w:bookmarkStart w:id="1286" w:name="_Toc447021485"/>
      <w:r>
        <w:t>Configuration Report</w:t>
      </w:r>
      <w:bookmarkEnd w:id="1286"/>
    </w:p>
    <w:p w14:paraId="4D89D25C" w14:textId="77777777" w:rsidR="001E3B9E" w:rsidRDefault="001E3B9E"/>
    <w:p w14:paraId="3B57EF82" w14:textId="22BA8884" w:rsidR="001E3B9E" w:rsidRDefault="00F15A80">
      <w:r>
        <w:t>The</w:t>
      </w:r>
      <w:r w:rsidR="001E3B9E">
        <w:t xml:space="preserve"> format of a configuration output file is, by design, identical to a configuration input file. The details of that format can be found in the corresponding section of the previous chapter.</w:t>
      </w:r>
    </w:p>
    <w:p w14:paraId="64B571A5" w14:textId="77777777" w:rsidR="001E3B9E" w:rsidRDefault="001E3B9E"/>
    <w:p w14:paraId="57CF7A0B" w14:textId="70C9E410" w:rsidR="001E3B9E" w:rsidDel="003E6518" w:rsidRDefault="001E3B9E">
      <w:r>
        <w:t xml:space="preserve">Note however that the INCLUDE instruction </w:t>
      </w:r>
      <w:r w:rsidR="00C15362">
        <w:t>is not releva</w:t>
      </w:r>
      <w:r>
        <w:t>nt for configuration output files because the structure of inclu</w:t>
      </w:r>
      <w:r w:rsidR="00C15362">
        <w:t>sions</w:t>
      </w:r>
      <w:r>
        <w:t xml:space="preserve"> is not preserved internally. This means that even if the configuration file(s) provided to Biofilter include other configuration files, the report generated by the REPORT_CONFIGURATION option will not contain any INCLUDE instructions. Instead, all options from all included files will be merged into a single reported configuration.</w:t>
      </w:r>
    </w:p>
    <w:p w14:paraId="2FD9ED4E" w14:textId="253564F4" w:rsidR="00A7340C" w:rsidRDefault="00BA578D" w:rsidP="00943DD1">
      <w:pPr>
        <w:pStyle w:val="Heading2"/>
      </w:pPr>
      <w:bookmarkStart w:id="1287" w:name="_Toc447021486"/>
      <w:r>
        <w:t>Gene and Group Name Statistics Reports</w:t>
      </w:r>
      <w:bookmarkEnd w:id="1287"/>
    </w:p>
    <w:p w14:paraId="56719457" w14:textId="77777777" w:rsidR="00A7340C" w:rsidRDefault="00A7340C" w:rsidP="009460F2"/>
    <w:p w14:paraId="78F92C85" w14:textId="30E749BB" w:rsidR="00686470" w:rsidRDefault="00F07F7A" w:rsidP="00943DD1">
      <w:r>
        <w:t xml:space="preserve">These reports </w:t>
      </w:r>
      <w:r w:rsidR="00686470">
        <w:t xml:space="preserve">list all of the types of identifiers available for genes or groups, respectively, along with some statistics about their </w:t>
      </w:r>
      <w:r w:rsidR="00FC7D63">
        <w:t xml:space="preserve">overall </w:t>
      </w:r>
      <w:r w:rsidR="00686470">
        <w:t>uniqueness. For example</w:t>
      </w:r>
      <w:del w:id="1288" w:author="Alexander Thomas Frase" w:date="2016-03-29T13:18:00Z">
        <w:r w:rsidR="00686470" w:rsidDel="00857F0C">
          <w:delText>, this is the gene name statistics report at the time of writing:</w:delText>
        </w:r>
      </w:del>
    </w:p>
    <w:p w14:paraId="0FE873A4" w14:textId="2010F5E6" w:rsidR="00686470" w:rsidRPr="00943DD1" w:rsidRDefault="00686470" w:rsidP="00473DF6">
      <w:pPr>
        <w:rPr>
          <w:rFonts w:ascii="Courier New" w:hAnsi="Courier New" w:cs="Courier New"/>
        </w:rPr>
      </w:pPr>
    </w:p>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
      <w:tblGrid>
        <w:gridCol w:w="2081"/>
        <w:gridCol w:w="1218"/>
        <w:gridCol w:w="1218"/>
        <w:gridCol w:w="4123"/>
      </w:tblGrid>
      <w:tr w:rsidR="002E16CC" w:rsidRPr="009F3065" w14:paraId="6C612F0A" w14:textId="77777777" w:rsidTr="00E834E3">
        <w:trPr>
          <w:cantSplit/>
        </w:trPr>
        <w:tc>
          <w:tcPr>
            <w:tcW w:w="2089" w:type="dxa"/>
          </w:tcPr>
          <w:p w14:paraId="07EB65F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#type</w:t>
            </w:r>
          </w:p>
          <w:p w14:paraId="6CB49EB5"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symbol</w:t>
            </w:r>
          </w:p>
          <w:p w14:paraId="683972F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entrez_gid</w:t>
            </w:r>
          </w:p>
          <w:p w14:paraId="7EFD9A8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refseq_gid</w:t>
            </w:r>
          </w:p>
          <w:p w14:paraId="621EB4A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refseq_pid</w:t>
            </w:r>
          </w:p>
          <w:p w14:paraId="4F04D20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ensembl_gid</w:t>
            </w:r>
          </w:p>
          <w:p w14:paraId="06F9C68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ensembl_pid</w:t>
            </w:r>
          </w:p>
          <w:p w14:paraId="3741480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hgnc_id</w:t>
            </w:r>
          </w:p>
          <w:p w14:paraId="5E746C5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mim_id</w:t>
            </w:r>
          </w:p>
          <w:p w14:paraId="336C0F0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hprd_id</w:t>
            </w:r>
          </w:p>
          <w:p w14:paraId="5388805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vega_id</w:t>
            </w:r>
          </w:p>
          <w:p w14:paraId="36AF6CEE" w14:textId="5D546DFD" w:rsidR="002E16CC" w:rsidRPr="00E834E3" w:rsidDel="00857F0C" w:rsidRDefault="002E16CC" w:rsidP="002E16CC">
            <w:pPr>
              <w:rPr>
                <w:del w:id="1289" w:author="Alexander Thomas Frase" w:date="2016-03-29T13:20:00Z"/>
                <w:rFonts w:ascii="Courier New" w:hAnsi="Courier New" w:cs="Courier New"/>
                <w:sz w:val="22"/>
                <w:szCs w:val="22"/>
              </w:rPr>
            </w:pPr>
            <w:del w:id="1290" w:author="Alexander Thomas Frase" w:date="2016-03-29T13:20:00Z">
              <w:r w:rsidRPr="00E834E3" w:rsidDel="00857F0C">
                <w:rPr>
                  <w:rFonts w:ascii="Courier New" w:hAnsi="Courier New" w:cs="Courier New"/>
                  <w:sz w:val="22"/>
                  <w:szCs w:val="22"/>
                </w:rPr>
                <w:delText>rgd_id</w:delText>
              </w:r>
            </w:del>
          </w:p>
          <w:p w14:paraId="02F2C79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mirbase_id</w:t>
            </w:r>
          </w:p>
          <w:p w14:paraId="36DEEF1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unigene_gid</w:t>
            </w:r>
          </w:p>
          <w:p w14:paraId="218781B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uniprot_gid</w:t>
            </w:r>
          </w:p>
          <w:p w14:paraId="66889FC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uniprot_pid</w:t>
            </w:r>
          </w:p>
          <w:p w14:paraId="1115A0C0" w14:textId="22665BA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pharmgkb_gid</w:t>
            </w:r>
          </w:p>
        </w:tc>
        <w:tc>
          <w:tcPr>
            <w:tcW w:w="1225" w:type="dxa"/>
          </w:tcPr>
          <w:p w14:paraId="02A6CB5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names</w:t>
            </w:r>
          </w:p>
          <w:p w14:paraId="53D29D78"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91687</w:t>
            </w:r>
          </w:p>
          <w:p w14:paraId="51EFE388"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62977</w:t>
            </w:r>
          </w:p>
          <w:p w14:paraId="7AF8A83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48880</w:t>
            </w:r>
          </w:p>
          <w:p w14:paraId="3059BDE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35719</w:t>
            </w:r>
          </w:p>
          <w:p w14:paraId="7DD695F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50159</w:t>
            </w:r>
          </w:p>
          <w:p w14:paraId="2C44F3A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31225</w:t>
            </w:r>
          </w:p>
          <w:p w14:paraId="6C4471D5"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33036</w:t>
            </w:r>
          </w:p>
          <w:p w14:paraId="18CFF79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15446</w:t>
            </w:r>
          </w:p>
          <w:p w14:paraId="7D5ADFA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18065</w:t>
            </w:r>
          </w:p>
          <w:p w14:paraId="22421A0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17572</w:t>
            </w:r>
          </w:p>
          <w:p w14:paraId="5CED3FCE" w14:textId="39BCE245" w:rsidR="002E16CC" w:rsidRPr="00E834E3" w:rsidDel="00857F0C" w:rsidRDefault="002E16CC" w:rsidP="002E16CC">
            <w:pPr>
              <w:rPr>
                <w:del w:id="1291" w:author="Alexander Thomas Frase" w:date="2016-03-29T13:20:00Z"/>
                <w:rFonts w:ascii="Courier New" w:hAnsi="Courier New" w:cs="Courier New"/>
                <w:sz w:val="22"/>
                <w:szCs w:val="22"/>
              </w:rPr>
            </w:pPr>
            <w:del w:id="1292" w:author="Alexander Thomas Frase" w:date="2016-03-29T13:20:00Z">
              <w:r w:rsidRPr="00E834E3" w:rsidDel="00857F0C">
                <w:rPr>
                  <w:rFonts w:ascii="Courier New" w:hAnsi="Courier New" w:cs="Courier New"/>
                  <w:sz w:val="22"/>
                  <w:szCs w:val="22"/>
                </w:rPr>
                <w:delText>268</w:delText>
              </w:r>
            </w:del>
          </w:p>
          <w:p w14:paraId="14B5A3B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1523</w:t>
            </w:r>
          </w:p>
          <w:p w14:paraId="17559FA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25016</w:t>
            </w:r>
          </w:p>
          <w:p w14:paraId="4ADBC30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101047</w:t>
            </w:r>
          </w:p>
          <w:p w14:paraId="6BD4F3A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105084</w:t>
            </w:r>
          </w:p>
          <w:p w14:paraId="05C4A704" w14:textId="6395066B"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27062</w:t>
            </w:r>
          </w:p>
        </w:tc>
        <w:tc>
          <w:tcPr>
            <w:tcW w:w="1225" w:type="dxa"/>
          </w:tcPr>
          <w:p w14:paraId="64C79D7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unique</w:t>
            </w:r>
          </w:p>
          <w:p w14:paraId="58F1908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89417</w:t>
            </w:r>
          </w:p>
          <w:p w14:paraId="4642C69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62977</w:t>
            </w:r>
          </w:p>
          <w:p w14:paraId="0AC95B2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48880</w:t>
            </w:r>
          </w:p>
          <w:p w14:paraId="69B9FDB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35719</w:t>
            </w:r>
          </w:p>
          <w:p w14:paraId="1F484C6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50098</w:t>
            </w:r>
          </w:p>
          <w:p w14:paraId="33A8A26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31225</w:t>
            </w:r>
          </w:p>
          <w:p w14:paraId="676A203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33036</w:t>
            </w:r>
          </w:p>
          <w:p w14:paraId="6D634BB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15446</w:t>
            </w:r>
          </w:p>
          <w:p w14:paraId="155D05A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18065</w:t>
            </w:r>
          </w:p>
          <w:p w14:paraId="2CAF6EE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17545</w:t>
            </w:r>
          </w:p>
          <w:p w14:paraId="613F52F6" w14:textId="0E28F245" w:rsidR="002E16CC" w:rsidRPr="00E834E3" w:rsidDel="00857F0C" w:rsidRDefault="002E16CC" w:rsidP="002E16CC">
            <w:pPr>
              <w:rPr>
                <w:del w:id="1293" w:author="Alexander Thomas Frase" w:date="2016-03-29T13:20:00Z"/>
                <w:rFonts w:ascii="Courier New" w:hAnsi="Courier New" w:cs="Courier New"/>
                <w:sz w:val="22"/>
                <w:szCs w:val="22"/>
              </w:rPr>
            </w:pPr>
            <w:del w:id="1294" w:author="Alexander Thomas Frase" w:date="2016-03-29T13:20:00Z">
              <w:r w:rsidRPr="00E834E3" w:rsidDel="00857F0C">
                <w:rPr>
                  <w:rFonts w:ascii="Courier New" w:hAnsi="Courier New" w:cs="Courier New"/>
                  <w:sz w:val="22"/>
                  <w:szCs w:val="22"/>
                </w:rPr>
                <w:delText>268</w:delText>
              </w:r>
            </w:del>
          </w:p>
          <w:p w14:paraId="555E918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1523</w:t>
            </w:r>
          </w:p>
          <w:p w14:paraId="280243B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24131</w:t>
            </w:r>
          </w:p>
          <w:p w14:paraId="79ED4CA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101047</w:t>
            </w:r>
          </w:p>
          <w:p w14:paraId="1FA275D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98839</w:t>
            </w:r>
          </w:p>
          <w:p w14:paraId="6447FFF2" w14:textId="368F848F"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27062</w:t>
            </w:r>
          </w:p>
        </w:tc>
        <w:tc>
          <w:tcPr>
            <w:tcW w:w="4209" w:type="dxa"/>
          </w:tcPr>
          <w:p w14:paraId="3746541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ambiguous</w:t>
            </w:r>
          </w:p>
          <w:p w14:paraId="2015F4C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2270</w:t>
            </w:r>
          </w:p>
          <w:p w14:paraId="055CC6D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53442D2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7985C46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1BCB9D7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61</w:t>
            </w:r>
          </w:p>
          <w:p w14:paraId="6D6400F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3085184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7D01705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3B40F42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45E28D8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w:t>
            </w:r>
          </w:p>
          <w:p w14:paraId="1F5B367A" w14:textId="2239F6C8" w:rsidR="002E16CC" w:rsidRPr="00E834E3" w:rsidDel="00857F0C" w:rsidRDefault="002E16CC" w:rsidP="002E16CC">
            <w:pPr>
              <w:rPr>
                <w:del w:id="1295" w:author="Alexander Thomas Frase" w:date="2016-03-29T13:20:00Z"/>
                <w:rFonts w:ascii="Courier New" w:hAnsi="Courier New" w:cs="Courier New"/>
                <w:sz w:val="22"/>
                <w:szCs w:val="22"/>
              </w:rPr>
            </w:pPr>
            <w:del w:id="1296" w:author="Alexander Thomas Frase" w:date="2016-03-29T13:20:00Z">
              <w:r w:rsidRPr="00E834E3" w:rsidDel="00857F0C">
                <w:rPr>
                  <w:rFonts w:ascii="Courier New" w:hAnsi="Courier New" w:cs="Courier New"/>
                  <w:sz w:val="22"/>
                  <w:szCs w:val="22"/>
                </w:rPr>
                <w:delText>0</w:delText>
              </w:r>
            </w:del>
          </w:p>
          <w:p w14:paraId="0945AB0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50BF1B0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885</w:t>
            </w:r>
          </w:p>
          <w:p w14:paraId="4E7D0CE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2E64AB3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6245</w:t>
            </w:r>
          </w:p>
          <w:p w14:paraId="3932C94C" w14:textId="6709711D"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tc>
      </w:tr>
    </w:tbl>
    <w:p w14:paraId="7651BB0D" w14:textId="77777777" w:rsidR="002E16CC" w:rsidRDefault="002E16CC" w:rsidP="00943DD1"/>
    <w:p w14:paraId="60C48E7E" w14:textId="4688081E" w:rsidR="00686470" w:rsidRDefault="00686470" w:rsidP="00943DD1">
      <w:r>
        <w:t xml:space="preserve">The labels in the first column are the identifier types themselves; these are the values which can be used with the GENE_IDENTIFIER_TYPE option or in the first column of a two-column gene list input file. The second column shows the total number of </w:t>
      </w:r>
      <w:r w:rsidR="000D30F3">
        <w:t xml:space="preserve">distinct </w:t>
      </w:r>
      <w:r>
        <w:t>identifiers of that type which are found in the prior knowledge database file; for example, there are 91,687 di</w:t>
      </w:r>
      <w:r w:rsidR="000D30F3">
        <w:t>fferent</w:t>
      </w:r>
      <w:r>
        <w:t xml:space="preserve"> “symbol” identifiers, which are symbolic abbreviations of genes (i.e. “A1BG”). The seco</w:t>
      </w:r>
      <w:r w:rsidR="00004878">
        <w:t xml:space="preserve">nd and third columns break </w:t>
      </w:r>
      <w:r>
        <w:t>that total</w:t>
      </w:r>
      <w:r w:rsidR="00004878">
        <w:t xml:space="preserve"> down</w:t>
      </w:r>
      <w:r>
        <w:t xml:space="preserve"> into the number which are associated with only one gene (unique identifiers) and the number which are associated with multiple genes (ambiguous identifiers).</w:t>
      </w:r>
    </w:p>
    <w:p w14:paraId="39FE7CBE" w14:textId="77777777" w:rsidR="000B2150" w:rsidRDefault="000B2150" w:rsidP="00943DD1"/>
    <w:p w14:paraId="236B913E" w14:textId="0C79154F" w:rsidR="003E6518" w:rsidRDefault="000B2150" w:rsidP="00943DD1">
      <w:r>
        <w:lastRenderedPageBreak/>
        <w:t xml:space="preserve">The names of the identifier types are </w:t>
      </w:r>
      <w:r w:rsidR="0065037A">
        <w:t>defined by LOKI, and generally correspond to the organization or project which assigns that type of name, followed by the particular kind of thing being named. For example “entrez_gid” refers to the numeric gene numbers assigned by NCBI’s Entrez Gene database, while “ensemb</w:t>
      </w:r>
      <w:r w:rsidR="000821C7">
        <w:t>l</w:t>
      </w:r>
      <w:r w:rsidR="0065037A">
        <w:t>_pid” refers to protein identifiers assigned by Ensembl.</w:t>
      </w:r>
      <w:bookmarkStart w:id="1297" w:name="_Toc208459934"/>
      <w:bookmarkStart w:id="1298" w:name="_Toc208460027"/>
      <w:bookmarkStart w:id="1299" w:name="_Toc208460058"/>
      <w:bookmarkEnd w:id="1226"/>
      <w:bookmarkEnd w:id="1227"/>
      <w:bookmarkEnd w:id="1228"/>
    </w:p>
    <w:p w14:paraId="7B4C6ABE" w14:textId="7185C492" w:rsidR="00BA578D" w:rsidRDefault="00BA578D" w:rsidP="00943DD1">
      <w:pPr>
        <w:pStyle w:val="Heading2"/>
      </w:pPr>
      <w:bookmarkStart w:id="1300" w:name="_Toc447021487"/>
      <w:r>
        <w:t>LD Profiles Report</w:t>
      </w:r>
      <w:bookmarkEnd w:id="1300"/>
    </w:p>
    <w:p w14:paraId="1BEC9E13" w14:textId="77777777" w:rsidR="00680785" w:rsidRDefault="00680785" w:rsidP="00943DD1"/>
    <w:p w14:paraId="738B60F8" w14:textId="6F511DB5" w:rsidR="00B3665B" w:rsidRDefault="00B3665B" w:rsidP="00943DD1">
      <w:r>
        <w:t>This report lists the LD profiles available in the knowledge database. If LD Spline has not been used to calculate LD-adjusted gene boundaries, then only the default profile with canonical gene boundaries will be shown.</w:t>
      </w:r>
    </w:p>
    <w:p w14:paraId="3DA802F2" w14:textId="3FC98C8D" w:rsidR="00BA578D" w:rsidRDefault="00BA578D" w:rsidP="00943DD1">
      <w:pPr>
        <w:pStyle w:val="Heading2"/>
      </w:pPr>
      <w:bookmarkStart w:id="1301" w:name="_Toc447021488"/>
      <w:r>
        <w:t>Invalid Input Reports</w:t>
      </w:r>
      <w:bookmarkEnd w:id="1301"/>
    </w:p>
    <w:p w14:paraId="02A6F685" w14:textId="77777777" w:rsidR="008D65C8" w:rsidRDefault="008D65C8" w:rsidP="00943DD1"/>
    <w:p w14:paraId="2F702E21" w14:textId="16E0E0FF" w:rsidR="003B534B" w:rsidRDefault="008D65C8">
      <w:r>
        <w:t>If the REPORT_INVALID_INPUT option has been enabled, then any user input data which cannot be parsed or understood by Biofilter will appear in one of these report files. A separate file is generated for each type of input (SNP, position, region, etc.), and for each invalid input line, that entire line will be copied to the corresponding report file preced</w:t>
      </w:r>
      <w:r w:rsidR="006D4406">
        <w:t>ed by a</w:t>
      </w:r>
      <w:r>
        <w:t xml:space="preserve"> comment line describing the error. For example, the SNP input file on the left will yield the invalid SNP report file on the right:</w:t>
      </w:r>
    </w:p>
    <w:p w14:paraId="1D263E60" w14:textId="47A3525B" w:rsidR="003B534B" w:rsidRDefault="003B534B">
      <w:pPr>
        <w:widowControl/>
        <w:suppressAutoHyphens w:val="0"/>
      </w:pPr>
    </w:p>
    <w:tbl>
      <w:tblPr>
        <w:tblStyle w:val="TableGrid"/>
        <w:tblW w:w="8640" w:type="dxa"/>
        <w:tblInd w:w="720" w:type="dxa"/>
        <w:tblLook w:val="04A0" w:firstRow="1" w:lastRow="0" w:firstColumn="1" w:lastColumn="0" w:noHBand="0" w:noVBand="1"/>
      </w:tblPr>
      <w:tblGrid>
        <w:gridCol w:w="1369"/>
        <w:gridCol w:w="7271"/>
      </w:tblGrid>
      <w:tr w:rsidR="008D65C8" w:rsidRPr="009F3065" w14:paraId="65F0FA7F" w14:textId="77777777" w:rsidTr="00943DD1">
        <w:tc>
          <w:tcPr>
            <w:tcW w:w="1369" w:type="dxa"/>
          </w:tcPr>
          <w:p w14:paraId="05FE3DE2"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#snp</w:t>
            </w:r>
          </w:p>
          <w:p w14:paraId="0598AC58"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rs12</w:t>
            </w:r>
          </w:p>
          <w:p w14:paraId="4D186A02"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rs34</w:t>
            </w:r>
          </w:p>
          <w:p w14:paraId="3CA7B7DA"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chr5:678</w:t>
            </w:r>
          </w:p>
          <w:p w14:paraId="1D94C39D" w14:textId="0944F9F8"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rs90</w:t>
            </w:r>
          </w:p>
        </w:tc>
        <w:tc>
          <w:tcPr>
            <w:tcW w:w="7271" w:type="dxa"/>
          </w:tcPr>
          <w:p w14:paraId="05066DEB"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 invalid literal for long() with base 10: 'chr5:678'</w:t>
            </w:r>
          </w:p>
          <w:p w14:paraId="6F212763" w14:textId="62B38C9D"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chr5:678</w:t>
            </w:r>
          </w:p>
        </w:tc>
      </w:tr>
    </w:tbl>
    <w:p w14:paraId="26BA320D" w14:textId="77777777" w:rsidR="008D65C8" w:rsidRDefault="008D65C8" w:rsidP="00943DD1"/>
    <w:p w14:paraId="5E716424" w14:textId="2CA5AD10" w:rsidR="008D65C8" w:rsidRDefault="006D4406" w:rsidP="00943DD1">
      <w:r>
        <w:t>One of the inputs was not understood as a valid RS number, but the other three were parsed successfully and added to the input dataset.</w:t>
      </w:r>
    </w:p>
    <w:p w14:paraId="33D2F9E5" w14:textId="54BD8F95" w:rsidR="00BA578D" w:rsidRDefault="00BA578D" w:rsidP="00943DD1">
      <w:pPr>
        <w:pStyle w:val="Heading2"/>
      </w:pPr>
      <w:bookmarkStart w:id="1302" w:name="_Toc447021489"/>
      <w:r>
        <w:t>Analysis Outputs</w:t>
      </w:r>
      <w:bookmarkEnd w:id="1302"/>
    </w:p>
    <w:p w14:paraId="5B627FA1" w14:textId="77777777" w:rsidR="00B64946" w:rsidRDefault="00B64946" w:rsidP="00943DD1"/>
    <w:p w14:paraId="035B9E1C" w14:textId="048C8B18" w:rsidR="00615758" w:rsidRDefault="003669AA" w:rsidP="00943DD1">
      <w:r>
        <w:t>F</w:t>
      </w:r>
      <w:r w:rsidR="00615758">
        <w:t>iltering, annotation and modeling analys</w:t>
      </w:r>
      <w:r>
        <w:t>e</w:t>
      </w:r>
      <w:r w:rsidR="00615758">
        <w:t xml:space="preserve">s </w:t>
      </w:r>
      <w:r>
        <w:t>always return one or more tab-separated columns, but the number and contents of those columns can vary. Each analysis mode allows the user to exactly specify the desired output columns.</w:t>
      </w:r>
    </w:p>
    <w:p w14:paraId="75969DD0" w14:textId="77777777" w:rsidR="003669AA" w:rsidRDefault="003669AA" w:rsidP="00943DD1"/>
    <w:p w14:paraId="2909A0D5" w14:textId="1F701A74" w:rsidR="004E211F" w:rsidRDefault="003669AA" w:rsidP="00943DD1">
      <w:r>
        <w:t xml:space="preserve">In the simplest case, the user can request </w:t>
      </w:r>
      <w:r w:rsidR="008D3C50">
        <w:t xml:space="preserve">one of the six data types which Biofilter also takes as input: SNP, position, region, gene, group or source. </w:t>
      </w:r>
      <w:r w:rsidR="004E211F">
        <w:t>The</w:t>
      </w:r>
      <w:r w:rsidR="008D3C50">
        <w:t xml:space="preserve"> output </w:t>
      </w:r>
      <w:r w:rsidR="00CD5A83">
        <w:t xml:space="preserve">will </w:t>
      </w:r>
      <w:r w:rsidR="004E211F">
        <w:t xml:space="preserve">then </w:t>
      </w:r>
      <w:r w:rsidR="00CD5A83">
        <w:t>contain one or more columns describing the specified data type, in exactly the same format as Biofilter requires for input of the same type. For example, SNP output produces a single column of RS numbers, position output produces three columns (chromosome, label, position), and so on. More than one basic type can also be output together (and is required for annotation and modeling analyses), in which case the columns corresponding to any additional types are simply appended in order to the final output.</w:t>
      </w:r>
      <w:r w:rsidR="00696002">
        <w:t xml:space="preserve"> </w:t>
      </w:r>
      <w:r w:rsidR="004E211F">
        <w:t>For example, the analysis options on the left will produce the output columns on the right:</w:t>
      </w:r>
    </w:p>
    <w:p w14:paraId="774BF8FA" w14:textId="77777777" w:rsidR="004E211F" w:rsidRDefault="004E211F" w:rsidP="00943DD1"/>
    <w:tbl>
      <w:tblPr>
        <w:tblStyle w:val="TableGrid"/>
        <w:tblW w:w="8640" w:type="dxa"/>
        <w:tblInd w:w="720" w:type="dxa"/>
        <w:tblLook w:val="04A0" w:firstRow="1" w:lastRow="0" w:firstColumn="1" w:lastColumn="0" w:noHBand="0" w:noVBand="1"/>
      </w:tblPr>
      <w:tblGrid>
        <w:gridCol w:w="3168"/>
        <w:gridCol w:w="5472"/>
      </w:tblGrid>
      <w:tr w:rsidR="004E211F" w:rsidRPr="006760CF" w14:paraId="3709A99E" w14:textId="77777777" w:rsidTr="00943DD1">
        <w:tc>
          <w:tcPr>
            <w:tcW w:w="3168" w:type="dxa"/>
          </w:tcPr>
          <w:p w14:paraId="321E0C54" w14:textId="74FD60FC" w:rsidR="004E211F" w:rsidRPr="00943DD1" w:rsidRDefault="004E211F">
            <w:pPr>
              <w:rPr>
                <w:rFonts w:ascii="Courier New" w:hAnsi="Courier New" w:cs="Courier New"/>
                <w:sz w:val="22"/>
                <w:szCs w:val="22"/>
              </w:rPr>
            </w:pPr>
            <w:r w:rsidRPr="00943DD1">
              <w:rPr>
                <w:rFonts w:ascii="Courier New" w:hAnsi="Courier New" w:cs="Courier New"/>
                <w:sz w:val="22"/>
                <w:szCs w:val="22"/>
              </w:rPr>
              <w:t xml:space="preserve">FILTER </w:t>
            </w:r>
            <w:r w:rsidR="006760CF" w:rsidRPr="00943DD1">
              <w:rPr>
                <w:rFonts w:ascii="Courier New" w:hAnsi="Courier New" w:cs="Courier New"/>
                <w:sz w:val="22"/>
                <w:szCs w:val="22"/>
              </w:rPr>
              <w:t>position</w:t>
            </w:r>
          </w:p>
        </w:tc>
        <w:tc>
          <w:tcPr>
            <w:tcW w:w="5472" w:type="dxa"/>
          </w:tcPr>
          <w:p w14:paraId="45CBD07A" w14:textId="42B82697" w:rsidR="006760CF" w:rsidRPr="00943DD1" w:rsidRDefault="006760CF">
            <w:pPr>
              <w:rPr>
                <w:rFonts w:ascii="Courier New" w:hAnsi="Courier New" w:cs="Courier New"/>
                <w:sz w:val="22"/>
                <w:szCs w:val="22"/>
              </w:rPr>
            </w:pPr>
            <w:r>
              <w:rPr>
                <w:rFonts w:ascii="Courier New" w:hAnsi="Courier New" w:cs="Courier New"/>
                <w:sz w:val="22"/>
                <w:szCs w:val="22"/>
              </w:rPr>
              <w:t>c</w:t>
            </w:r>
            <w:r w:rsidRPr="00943DD1">
              <w:rPr>
                <w:rFonts w:ascii="Courier New" w:hAnsi="Courier New" w:cs="Courier New"/>
                <w:sz w:val="22"/>
                <w:szCs w:val="22"/>
              </w:rPr>
              <w:t>hr</w:t>
            </w:r>
            <w:r>
              <w:rPr>
                <w:rFonts w:ascii="Courier New" w:hAnsi="Courier New" w:cs="Courier New"/>
                <w:sz w:val="22"/>
                <w:szCs w:val="22"/>
              </w:rPr>
              <w:t xml:space="preserve">    </w:t>
            </w:r>
            <w:r w:rsidRPr="00943DD1">
              <w:rPr>
                <w:rFonts w:ascii="Courier New" w:hAnsi="Courier New" w:cs="Courier New"/>
                <w:sz w:val="22"/>
                <w:szCs w:val="22"/>
              </w:rPr>
              <w:t>position</w:t>
            </w:r>
            <w:r>
              <w:rPr>
                <w:rFonts w:ascii="Courier New" w:hAnsi="Courier New" w:cs="Courier New"/>
                <w:sz w:val="22"/>
                <w:szCs w:val="22"/>
              </w:rPr>
              <w:t xml:space="preserve">  </w:t>
            </w:r>
            <w:r w:rsidRPr="00943DD1">
              <w:rPr>
                <w:rFonts w:ascii="Courier New" w:hAnsi="Courier New" w:cs="Courier New"/>
                <w:sz w:val="22"/>
                <w:szCs w:val="22"/>
              </w:rPr>
              <w:t>pos</w:t>
            </w:r>
          </w:p>
        </w:tc>
      </w:tr>
      <w:tr w:rsidR="004E211F" w:rsidRPr="006760CF" w14:paraId="485D0749" w14:textId="77777777" w:rsidTr="00943DD1">
        <w:tc>
          <w:tcPr>
            <w:tcW w:w="3168" w:type="dxa"/>
          </w:tcPr>
          <w:p w14:paraId="08BCEF50" w14:textId="1B25BFC8" w:rsidR="004E211F" w:rsidRPr="00943DD1" w:rsidRDefault="006760CF" w:rsidP="00713D76">
            <w:pPr>
              <w:rPr>
                <w:rFonts w:ascii="Courier New" w:hAnsi="Courier New" w:cs="Courier New"/>
                <w:sz w:val="22"/>
                <w:szCs w:val="22"/>
              </w:rPr>
            </w:pPr>
            <w:r w:rsidRPr="00943DD1">
              <w:rPr>
                <w:rFonts w:ascii="Courier New" w:hAnsi="Courier New" w:cs="Courier New"/>
                <w:sz w:val="22"/>
                <w:szCs w:val="22"/>
              </w:rPr>
              <w:t xml:space="preserve">FILTER </w:t>
            </w:r>
            <w:r w:rsidR="004E211F" w:rsidRPr="00943DD1">
              <w:rPr>
                <w:rFonts w:ascii="Courier New" w:hAnsi="Courier New" w:cs="Courier New"/>
                <w:sz w:val="22"/>
                <w:szCs w:val="22"/>
              </w:rPr>
              <w:t>gene</w:t>
            </w:r>
            <w:r w:rsidR="006078FB">
              <w:rPr>
                <w:rFonts w:ascii="Courier New" w:hAnsi="Courier New" w:cs="Courier New"/>
                <w:sz w:val="22"/>
                <w:szCs w:val="22"/>
              </w:rPr>
              <w:t xml:space="preserve"> snp</w:t>
            </w:r>
          </w:p>
        </w:tc>
        <w:tc>
          <w:tcPr>
            <w:tcW w:w="5472" w:type="dxa"/>
          </w:tcPr>
          <w:p w14:paraId="53358C87" w14:textId="5242A2EA" w:rsidR="006760CF" w:rsidRPr="00943DD1" w:rsidRDefault="006078FB" w:rsidP="00B83CEA">
            <w:pPr>
              <w:rPr>
                <w:rFonts w:ascii="Courier New" w:hAnsi="Courier New" w:cs="Courier New"/>
                <w:sz w:val="22"/>
                <w:szCs w:val="22"/>
              </w:rPr>
            </w:pPr>
            <w:r>
              <w:rPr>
                <w:rFonts w:ascii="Courier New" w:hAnsi="Courier New" w:cs="Courier New"/>
                <w:sz w:val="22"/>
                <w:szCs w:val="22"/>
              </w:rPr>
              <w:t>g</w:t>
            </w:r>
            <w:r w:rsidR="006760CF" w:rsidRPr="00713D76">
              <w:rPr>
                <w:rFonts w:ascii="Courier New" w:hAnsi="Courier New" w:cs="Courier New"/>
                <w:sz w:val="22"/>
                <w:szCs w:val="22"/>
              </w:rPr>
              <w:t>ene</w:t>
            </w:r>
            <w:r>
              <w:rPr>
                <w:rFonts w:ascii="Courier New" w:hAnsi="Courier New" w:cs="Courier New"/>
                <w:sz w:val="22"/>
                <w:szCs w:val="22"/>
              </w:rPr>
              <w:t xml:space="preserve">   snp</w:t>
            </w:r>
          </w:p>
        </w:tc>
      </w:tr>
      <w:tr w:rsidR="004E211F" w:rsidRPr="006760CF" w14:paraId="58962CA4" w14:textId="77777777" w:rsidTr="00943DD1">
        <w:tc>
          <w:tcPr>
            <w:tcW w:w="3168" w:type="dxa"/>
          </w:tcPr>
          <w:p w14:paraId="33ED591B" w14:textId="4ED4A28A" w:rsidR="004E211F" w:rsidRPr="00943DD1" w:rsidRDefault="004E211F">
            <w:pPr>
              <w:rPr>
                <w:rFonts w:ascii="Courier New" w:hAnsi="Courier New" w:cs="Courier New"/>
                <w:sz w:val="22"/>
                <w:szCs w:val="22"/>
              </w:rPr>
            </w:pPr>
            <w:r w:rsidRPr="00943DD1">
              <w:rPr>
                <w:rFonts w:ascii="Courier New" w:hAnsi="Courier New" w:cs="Courier New"/>
                <w:sz w:val="22"/>
                <w:szCs w:val="22"/>
              </w:rPr>
              <w:t>ANNOTATE gene region</w:t>
            </w:r>
          </w:p>
        </w:tc>
        <w:tc>
          <w:tcPr>
            <w:tcW w:w="5472" w:type="dxa"/>
          </w:tcPr>
          <w:p w14:paraId="338035A1" w14:textId="3FBB87B8" w:rsidR="006760CF" w:rsidRPr="00943DD1" w:rsidRDefault="006760CF" w:rsidP="00713D76">
            <w:pPr>
              <w:rPr>
                <w:rFonts w:ascii="Courier New" w:hAnsi="Courier New" w:cs="Courier New"/>
                <w:sz w:val="22"/>
                <w:szCs w:val="22"/>
              </w:rPr>
            </w:pPr>
            <w:r>
              <w:rPr>
                <w:rFonts w:ascii="Courier New" w:hAnsi="Courier New" w:cs="Courier New"/>
                <w:sz w:val="22"/>
                <w:szCs w:val="22"/>
              </w:rPr>
              <w:t>g</w:t>
            </w:r>
            <w:r w:rsidRPr="00713D76">
              <w:rPr>
                <w:rFonts w:ascii="Courier New" w:hAnsi="Courier New" w:cs="Courier New"/>
                <w:sz w:val="22"/>
                <w:szCs w:val="22"/>
              </w:rPr>
              <w:t>ene</w:t>
            </w:r>
            <w:r>
              <w:rPr>
                <w:rFonts w:ascii="Courier New" w:hAnsi="Courier New" w:cs="Courier New"/>
                <w:sz w:val="22"/>
                <w:szCs w:val="22"/>
              </w:rPr>
              <w:t xml:space="preserve">   </w:t>
            </w:r>
            <w:r w:rsidRPr="00713D76">
              <w:rPr>
                <w:rFonts w:ascii="Courier New" w:hAnsi="Courier New" w:cs="Courier New"/>
                <w:sz w:val="22"/>
                <w:szCs w:val="22"/>
              </w:rPr>
              <w:t>chr</w:t>
            </w:r>
            <w:r>
              <w:rPr>
                <w:rFonts w:ascii="Courier New" w:hAnsi="Courier New" w:cs="Courier New"/>
                <w:sz w:val="22"/>
                <w:szCs w:val="22"/>
              </w:rPr>
              <w:t xml:space="preserve">       </w:t>
            </w:r>
            <w:r w:rsidRPr="00713D76">
              <w:rPr>
                <w:rFonts w:ascii="Courier New" w:hAnsi="Courier New" w:cs="Courier New"/>
                <w:sz w:val="22"/>
                <w:szCs w:val="22"/>
              </w:rPr>
              <w:t>region</w:t>
            </w:r>
            <w:r>
              <w:rPr>
                <w:rFonts w:ascii="Courier New" w:hAnsi="Courier New" w:cs="Courier New"/>
                <w:sz w:val="22"/>
                <w:szCs w:val="22"/>
              </w:rPr>
              <w:t xml:space="preserve">  </w:t>
            </w:r>
            <w:r w:rsidRPr="00713D76">
              <w:rPr>
                <w:rFonts w:ascii="Courier New" w:hAnsi="Courier New" w:cs="Courier New"/>
                <w:sz w:val="22"/>
                <w:szCs w:val="22"/>
              </w:rPr>
              <w:t>start</w:t>
            </w:r>
            <w:r>
              <w:rPr>
                <w:rFonts w:ascii="Courier New" w:hAnsi="Courier New" w:cs="Courier New"/>
                <w:sz w:val="22"/>
                <w:szCs w:val="22"/>
              </w:rPr>
              <w:t xml:space="preserve">  </w:t>
            </w:r>
            <w:r w:rsidRPr="00713D76">
              <w:rPr>
                <w:rFonts w:ascii="Courier New" w:hAnsi="Courier New" w:cs="Courier New"/>
                <w:sz w:val="22"/>
                <w:szCs w:val="22"/>
              </w:rPr>
              <w:t>stop</w:t>
            </w:r>
          </w:p>
        </w:tc>
      </w:tr>
      <w:tr w:rsidR="004E211F" w:rsidRPr="006760CF" w14:paraId="3F449C80" w14:textId="77777777" w:rsidTr="00943DD1">
        <w:tc>
          <w:tcPr>
            <w:tcW w:w="3168" w:type="dxa"/>
          </w:tcPr>
          <w:p w14:paraId="143B708A" w14:textId="448CF456" w:rsidR="004E211F" w:rsidRPr="00943DD1" w:rsidRDefault="004E211F">
            <w:pPr>
              <w:rPr>
                <w:rFonts w:ascii="Courier New" w:hAnsi="Courier New" w:cs="Courier New"/>
                <w:sz w:val="22"/>
                <w:szCs w:val="22"/>
              </w:rPr>
            </w:pPr>
            <w:r w:rsidRPr="00943DD1">
              <w:rPr>
                <w:rFonts w:ascii="Courier New" w:hAnsi="Courier New" w:cs="Courier New"/>
                <w:sz w:val="22"/>
                <w:szCs w:val="22"/>
              </w:rPr>
              <w:t>MODEL gene</w:t>
            </w:r>
          </w:p>
        </w:tc>
        <w:tc>
          <w:tcPr>
            <w:tcW w:w="5472" w:type="dxa"/>
          </w:tcPr>
          <w:p w14:paraId="47591342" w14:textId="12358291" w:rsidR="004E211F" w:rsidRPr="00943DD1" w:rsidRDefault="006760CF" w:rsidP="00713D76">
            <w:pPr>
              <w:rPr>
                <w:rFonts w:ascii="Courier New" w:hAnsi="Courier New" w:cs="Courier New"/>
                <w:sz w:val="22"/>
                <w:szCs w:val="22"/>
              </w:rPr>
            </w:pPr>
            <w:r w:rsidRPr="00943DD1">
              <w:rPr>
                <w:rFonts w:ascii="Courier New" w:hAnsi="Courier New" w:cs="Courier New"/>
                <w:sz w:val="22"/>
                <w:szCs w:val="22"/>
              </w:rPr>
              <w:t>gene1</w:t>
            </w:r>
            <w:r>
              <w:rPr>
                <w:rFonts w:ascii="Courier New" w:hAnsi="Courier New" w:cs="Courier New"/>
                <w:sz w:val="22"/>
                <w:szCs w:val="22"/>
              </w:rPr>
              <w:t xml:space="preserve">  </w:t>
            </w:r>
            <w:r w:rsidRPr="00943DD1">
              <w:rPr>
                <w:rFonts w:ascii="Courier New" w:hAnsi="Courier New" w:cs="Courier New"/>
                <w:sz w:val="22"/>
                <w:szCs w:val="22"/>
              </w:rPr>
              <w:t>gene2</w:t>
            </w:r>
            <w:r>
              <w:rPr>
                <w:rFonts w:ascii="Courier New" w:hAnsi="Courier New" w:cs="Courier New"/>
                <w:sz w:val="22"/>
                <w:szCs w:val="22"/>
              </w:rPr>
              <w:t xml:space="preserve">     </w:t>
            </w:r>
            <w:r w:rsidRPr="00943DD1">
              <w:rPr>
                <w:rFonts w:ascii="Courier New" w:hAnsi="Courier New" w:cs="Courier New"/>
                <w:sz w:val="22"/>
                <w:szCs w:val="22"/>
              </w:rPr>
              <w:t>score</w:t>
            </w:r>
          </w:p>
        </w:tc>
      </w:tr>
    </w:tbl>
    <w:p w14:paraId="54B56058" w14:textId="77777777" w:rsidR="004E211F" w:rsidRPr="00943DD1" w:rsidRDefault="004E211F" w:rsidP="00943DD1">
      <w:pPr>
        <w:rPr>
          <w:sz w:val="22"/>
          <w:szCs w:val="22"/>
        </w:rPr>
      </w:pPr>
    </w:p>
    <w:p w14:paraId="3E492D5F" w14:textId="2AB3982D" w:rsidR="00B1247B" w:rsidRDefault="007966D7" w:rsidP="00943DD1">
      <w:r>
        <w:t>N</w:t>
      </w:r>
      <w:r w:rsidR="00E222FF">
        <w:t xml:space="preserve">ote that there are two different places Biofilter could draw from when outputting any given type of data: </w:t>
      </w:r>
      <w:r w:rsidR="00B1247B">
        <w:t xml:space="preserve">one of </w:t>
      </w:r>
      <w:r w:rsidR="00E222FF">
        <w:t>the user input dataset</w:t>
      </w:r>
      <w:r w:rsidR="00B1247B">
        <w:t>s</w:t>
      </w:r>
      <w:r w:rsidR="00E222FF">
        <w:t>, or the prior knowledge database. If an output type is requested which was not provided as input then the choice is clear, and Biofilter will produce the requested output based on the data contained in the knowledge database. For any data type which was provided as input, however, Biofilter will pull any corresponding output columns from the input dat</w:t>
      </w:r>
      <w:r>
        <w:t>a rather than the knowledge database.</w:t>
      </w:r>
    </w:p>
    <w:p w14:paraId="772B00A9" w14:textId="77777777" w:rsidR="00B1247B" w:rsidRDefault="00B1247B" w:rsidP="00943DD1"/>
    <w:p w14:paraId="3675EC4A" w14:textId="35C60ADE" w:rsidR="00E222FF" w:rsidRDefault="007966D7" w:rsidP="00943DD1">
      <w:r>
        <w:t xml:space="preserve">This means, for example, that if regions are supplied as input and both </w:t>
      </w:r>
      <w:r w:rsidR="005502FB">
        <w:t>“</w:t>
      </w:r>
      <w:r>
        <w:t>gene</w:t>
      </w:r>
      <w:r w:rsidR="005502FB">
        <w:t>”</w:t>
      </w:r>
      <w:r>
        <w:t xml:space="preserve"> and </w:t>
      </w:r>
      <w:r w:rsidR="005502FB">
        <w:t>“</w:t>
      </w:r>
      <w:r>
        <w:t>region</w:t>
      </w:r>
      <w:r w:rsidR="005502FB">
        <w:t>”</w:t>
      </w:r>
      <w:r>
        <w:t xml:space="preserve"> are requested as output,</w:t>
      </w:r>
      <w:r w:rsidR="00B1247B">
        <w:t xml:space="preserve"> then the result may not be as expected. The output will list both genes and regions, and the genes in the first column will indeed be the ones whose genomic region matched one of the provided input regions. However, the region </w:t>
      </w:r>
      <w:r w:rsidR="005502FB">
        <w:t>shown</w:t>
      </w:r>
      <w:r w:rsidR="00B1247B">
        <w:t xml:space="preserve"> next to each gene will </w:t>
      </w:r>
      <w:r w:rsidR="00B1247B" w:rsidRPr="00473DF6">
        <w:rPr>
          <w:i/>
        </w:rPr>
        <w:t>not</w:t>
      </w:r>
      <w:r w:rsidR="00B1247B">
        <w:t xml:space="preserve"> be that gene’s region, as one might hope; it will instead be the user-provided input region which matched the gene’s region.</w:t>
      </w:r>
    </w:p>
    <w:p w14:paraId="64F6B363" w14:textId="77777777" w:rsidR="00E222FF" w:rsidRDefault="00E222FF" w:rsidP="00943DD1"/>
    <w:p w14:paraId="2DB77EBD" w14:textId="763D56DB" w:rsidR="00CD5A83" w:rsidRDefault="00B1247B" w:rsidP="00943DD1">
      <w:r>
        <w:t xml:space="preserve">Biofilter </w:t>
      </w:r>
      <w:r w:rsidR="005502FB">
        <w:t xml:space="preserve">provides additional output options to deal with situations such as these. </w:t>
      </w:r>
      <w:r w:rsidR="00994205">
        <w:t xml:space="preserve">The six basic types will suffice for most use cases, but </w:t>
      </w:r>
      <w:r w:rsidR="00E10AE8">
        <w:t>they are actually only shorthand for their respective sets of individual output columns. For more particular use cases</w:t>
      </w:r>
      <w:r w:rsidR="005502FB">
        <w:t xml:space="preserve"> there are</w:t>
      </w:r>
      <w:r w:rsidR="00210A6E">
        <w:t xml:space="preserve"> </w:t>
      </w:r>
      <w:r w:rsidR="005502FB">
        <w:t xml:space="preserve">a few </w:t>
      </w:r>
      <w:r w:rsidR="00210A6E">
        <w:t>additional shorthand types</w:t>
      </w:r>
      <w:r w:rsidR="009C5DD5">
        <w:t xml:space="preserve"> (such as “generegion”)</w:t>
      </w:r>
      <w:r w:rsidR="005502FB">
        <w:t>,</w:t>
      </w:r>
      <w:r w:rsidR="00210A6E">
        <w:t xml:space="preserve"> and </w:t>
      </w:r>
      <w:r w:rsidR="00E10AE8">
        <w:t xml:space="preserve">any single output column </w:t>
      </w:r>
      <w:r w:rsidR="005502FB">
        <w:t xml:space="preserve">may also </w:t>
      </w:r>
      <w:r w:rsidR="00E10AE8">
        <w:t>be requested individually</w:t>
      </w:r>
      <w:r w:rsidR="00210A6E">
        <w:t>. T</w:t>
      </w:r>
      <w:r w:rsidR="00E10AE8">
        <w:t xml:space="preserve">his includes each </w:t>
      </w:r>
      <w:r w:rsidR="00A167BC">
        <w:t xml:space="preserve">separate </w:t>
      </w:r>
      <w:r w:rsidR="00E10AE8">
        <w:t>column</w:t>
      </w:r>
      <w:r w:rsidR="00A167BC">
        <w:t xml:space="preserve"> from any of the six data type outputs</w:t>
      </w:r>
      <w:r w:rsidR="005502FB">
        <w:t xml:space="preserve"> (such as “region_chr” which is the first of four columns included in the “region” output type)</w:t>
      </w:r>
      <w:r w:rsidR="00A167BC">
        <w:t>, as well as some columns which are not inc</w:t>
      </w:r>
      <w:r w:rsidR="00210A6E">
        <w:t>luded in any of the shorthand sets.</w:t>
      </w:r>
    </w:p>
    <w:p w14:paraId="1FCC3944" w14:textId="77777777" w:rsidR="00A167BC" w:rsidRDefault="00A167BC" w:rsidP="00943DD1"/>
    <w:p w14:paraId="78BDBAAB" w14:textId="2A3A196E" w:rsidR="00A167BC" w:rsidRDefault="00A167BC" w:rsidP="00943DD1">
      <w:r>
        <w:t>Biofilter currently supports the following output</w:t>
      </w:r>
      <w:r w:rsidR="004C24EB">
        <w:t>s:</w:t>
      </w:r>
    </w:p>
    <w:p w14:paraId="3BE051BF" w14:textId="77777777" w:rsidR="00801029" w:rsidRDefault="00801029" w:rsidP="00943DD1"/>
    <w:tbl>
      <w:tblPr>
        <w:tblStyle w:val="TableGrid"/>
        <w:tblW w:w="8640" w:type="dxa"/>
        <w:tblInd w:w="720" w:type="dxa"/>
        <w:tblBorders>
          <w:insideV w:val="none" w:sz="0" w:space="0" w:color="auto"/>
        </w:tblBorders>
        <w:tblLook w:val="0600" w:firstRow="0" w:lastRow="0" w:firstColumn="0" w:lastColumn="0" w:noHBand="1" w:noVBand="1"/>
      </w:tblPr>
      <w:tblGrid>
        <w:gridCol w:w="2725"/>
        <w:gridCol w:w="5915"/>
      </w:tblGrid>
      <w:tr w:rsidR="007F1D76" w:rsidRPr="001F2CC2" w14:paraId="64F7AD92" w14:textId="77777777" w:rsidTr="00D223A5">
        <w:trPr>
          <w:cantSplit/>
        </w:trPr>
        <w:tc>
          <w:tcPr>
            <w:tcW w:w="2593" w:type="dxa"/>
          </w:tcPr>
          <w:p w14:paraId="1C8AFCE0" w14:textId="6D807B21" w:rsidR="00801029" w:rsidRPr="00E834E3" w:rsidRDefault="007F1D76">
            <w:pPr>
              <w:rPr>
                <w:rFonts w:ascii="Courier New" w:hAnsi="Courier New" w:cs="Courier New"/>
                <w:sz w:val="22"/>
                <w:szCs w:val="22"/>
              </w:rPr>
            </w:pPr>
            <w:r w:rsidRPr="00E834E3">
              <w:rPr>
                <w:rFonts w:ascii="Courier New" w:hAnsi="Courier New" w:cs="Courier New"/>
                <w:sz w:val="22"/>
                <w:szCs w:val="22"/>
              </w:rPr>
              <w:t>snp</w:t>
            </w:r>
          </w:p>
        </w:tc>
        <w:tc>
          <w:tcPr>
            <w:tcW w:w="6179" w:type="dxa"/>
          </w:tcPr>
          <w:p w14:paraId="1B13E2FC" w14:textId="0889ADAF" w:rsidR="00801029" w:rsidRPr="00943DD1" w:rsidRDefault="00986D9A" w:rsidP="00713D76">
            <w:pPr>
              <w:rPr>
                <w:rFonts w:cs="Times New Roman"/>
                <w:sz w:val="22"/>
                <w:szCs w:val="22"/>
              </w:rPr>
            </w:pPr>
            <w:r>
              <w:rPr>
                <w:rFonts w:cs="Times New Roman"/>
                <w:sz w:val="22"/>
                <w:szCs w:val="22"/>
              </w:rPr>
              <w:t>S</w:t>
            </w:r>
            <w:r w:rsidR="007F1D76" w:rsidRPr="00943DD1">
              <w:rPr>
                <w:rFonts w:cs="Times New Roman"/>
                <w:sz w:val="22"/>
                <w:szCs w:val="22"/>
              </w:rPr>
              <w:t>horthand for: snp_label</w:t>
            </w:r>
          </w:p>
        </w:tc>
      </w:tr>
      <w:tr w:rsidR="007F1D76" w:rsidRPr="001F2CC2" w14:paraId="70D51DF8" w14:textId="77777777" w:rsidTr="00D223A5">
        <w:trPr>
          <w:cantSplit/>
        </w:trPr>
        <w:tc>
          <w:tcPr>
            <w:tcW w:w="2593" w:type="dxa"/>
          </w:tcPr>
          <w:p w14:paraId="0CCA9395" w14:textId="6C366893" w:rsidR="00801029" w:rsidRPr="00E834E3" w:rsidRDefault="007F1D76">
            <w:pPr>
              <w:rPr>
                <w:rFonts w:ascii="Courier New" w:hAnsi="Courier New" w:cs="Courier New"/>
                <w:sz w:val="22"/>
                <w:szCs w:val="22"/>
              </w:rPr>
            </w:pPr>
            <w:r w:rsidRPr="00E834E3">
              <w:rPr>
                <w:rFonts w:ascii="Courier New" w:hAnsi="Courier New" w:cs="Courier New"/>
                <w:sz w:val="22"/>
                <w:szCs w:val="22"/>
              </w:rPr>
              <w:t>snp_id</w:t>
            </w:r>
          </w:p>
        </w:tc>
        <w:tc>
          <w:tcPr>
            <w:tcW w:w="6179" w:type="dxa"/>
          </w:tcPr>
          <w:p w14:paraId="528C70ED" w14:textId="2F5FA46B" w:rsidR="00801029" w:rsidRPr="00943DD1" w:rsidRDefault="001F2CC2" w:rsidP="00713D76">
            <w:pPr>
              <w:rPr>
                <w:rFonts w:cs="Times New Roman"/>
                <w:sz w:val="22"/>
                <w:szCs w:val="22"/>
              </w:rPr>
            </w:pPr>
            <w:r w:rsidRPr="00943DD1">
              <w:rPr>
                <w:rFonts w:cs="Times New Roman"/>
                <w:sz w:val="22"/>
                <w:szCs w:val="22"/>
              </w:rPr>
              <w:t xml:space="preserve">The SNP’s RS number, with no prefix; if an input SNP was merged, the </w:t>
            </w:r>
            <w:r w:rsidR="008D3205">
              <w:rPr>
                <w:rFonts w:cs="Times New Roman"/>
                <w:sz w:val="22"/>
                <w:szCs w:val="22"/>
              </w:rPr>
              <w:t>current</w:t>
            </w:r>
            <w:r w:rsidRPr="00943DD1">
              <w:rPr>
                <w:rFonts w:cs="Times New Roman"/>
                <w:sz w:val="22"/>
                <w:szCs w:val="22"/>
              </w:rPr>
              <w:t xml:space="preserve"> (</w:t>
            </w:r>
            <w:r w:rsidR="008D3205">
              <w:rPr>
                <w:rFonts w:cs="Times New Roman"/>
                <w:sz w:val="22"/>
                <w:szCs w:val="22"/>
              </w:rPr>
              <w:t>new</w:t>
            </w:r>
            <w:r w:rsidRPr="00943DD1">
              <w:rPr>
                <w:rFonts w:cs="Times New Roman"/>
                <w:sz w:val="22"/>
                <w:szCs w:val="22"/>
              </w:rPr>
              <w:t>) RS number is shown</w:t>
            </w:r>
          </w:p>
        </w:tc>
      </w:tr>
      <w:tr w:rsidR="007F1D76" w:rsidRPr="001F2CC2" w14:paraId="7BD50CAD" w14:textId="77777777" w:rsidTr="00D223A5">
        <w:trPr>
          <w:cantSplit/>
        </w:trPr>
        <w:tc>
          <w:tcPr>
            <w:tcW w:w="2593" w:type="dxa"/>
          </w:tcPr>
          <w:p w14:paraId="3AEBA62F" w14:textId="7F9B5AFE" w:rsidR="00801029" w:rsidRPr="00E834E3" w:rsidRDefault="007F1D76">
            <w:pPr>
              <w:rPr>
                <w:rFonts w:ascii="Courier New" w:hAnsi="Courier New" w:cs="Courier New"/>
                <w:sz w:val="22"/>
                <w:szCs w:val="22"/>
              </w:rPr>
            </w:pPr>
            <w:r w:rsidRPr="00E834E3">
              <w:rPr>
                <w:rFonts w:ascii="Courier New" w:hAnsi="Courier New" w:cs="Courier New"/>
                <w:sz w:val="22"/>
                <w:szCs w:val="22"/>
              </w:rPr>
              <w:t>snp_label</w:t>
            </w:r>
          </w:p>
        </w:tc>
        <w:tc>
          <w:tcPr>
            <w:tcW w:w="6179" w:type="dxa"/>
          </w:tcPr>
          <w:p w14:paraId="7D5332E9" w14:textId="2B762227" w:rsidR="00801029" w:rsidRPr="00943DD1" w:rsidRDefault="001F2CC2">
            <w:pPr>
              <w:rPr>
                <w:rFonts w:cs="Times New Roman"/>
                <w:sz w:val="22"/>
                <w:szCs w:val="22"/>
              </w:rPr>
            </w:pPr>
            <w:r w:rsidRPr="00943DD1">
              <w:rPr>
                <w:rFonts w:cs="Times New Roman"/>
                <w:sz w:val="22"/>
                <w:szCs w:val="22"/>
              </w:rPr>
              <w:t>The SNP’s RS number, with “rs” prefix; if an input SNP was merged, the user-provided (old) RS number is shown</w:t>
            </w:r>
          </w:p>
        </w:tc>
      </w:tr>
      <w:tr w:rsidR="00984B51" w:rsidRPr="001F2CC2" w14:paraId="775FF4B8" w14:textId="77777777" w:rsidTr="00D223A5">
        <w:trPr>
          <w:cantSplit/>
        </w:trPr>
        <w:tc>
          <w:tcPr>
            <w:tcW w:w="2593" w:type="dxa"/>
          </w:tcPr>
          <w:p w14:paraId="43635F9B" w14:textId="37DFD5FD" w:rsidR="00984B51" w:rsidRPr="00E834E3" w:rsidRDefault="00984B51">
            <w:pPr>
              <w:rPr>
                <w:rFonts w:ascii="Courier New" w:hAnsi="Courier New" w:cs="Courier New"/>
                <w:sz w:val="22"/>
                <w:szCs w:val="22"/>
              </w:rPr>
            </w:pPr>
            <w:r>
              <w:rPr>
                <w:rFonts w:ascii="Courier New" w:hAnsi="Courier New" w:cs="Courier New"/>
                <w:sz w:val="22"/>
                <w:szCs w:val="22"/>
              </w:rPr>
              <w:t>snp_extra</w:t>
            </w:r>
          </w:p>
        </w:tc>
        <w:tc>
          <w:tcPr>
            <w:tcW w:w="6179" w:type="dxa"/>
          </w:tcPr>
          <w:p w14:paraId="56578A42" w14:textId="1BFBF430" w:rsidR="00984B51" w:rsidRPr="00943DD1" w:rsidRDefault="00984B51">
            <w:pPr>
              <w:rPr>
                <w:rFonts w:cs="Times New Roman"/>
                <w:sz w:val="22"/>
                <w:szCs w:val="22"/>
              </w:rPr>
            </w:pPr>
            <w:r>
              <w:rPr>
                <w:rFonts w:cs="Times New Roman"/>
                <w:sz w:val="22"/>
                <w:szCs w:val="22"/>
              </w:rPr>
              <w:t>Any extra columns</w:t>
            </w:r>
            <w:r w:rsidR="00D90520">
              <w:rPr>
                <w:rFonts w:cs="Times New Roman"/>
                <w:sz w:val="22"/>
                <w:szCs w:val="22"/>
              </w:rPr>
              <w:t xml:space="preserve"> provided in the SNP input file</w:t>
            </w:r>
          </w:p>
        </w:tc>
      </w:tr>
      <w:tr w:rsidR="007F1D76" w:rsidRPr="001F2CC2" w14:paraId="098CB964" w14:textId="77777777" w:rsidTr="00D223A5">
        <w:trPr>
          <w:cantSplit/>
        </w:trPr>
        <w:tc>
          <w:tcPr>
            <w:tcW w:w="2593" w:type="dxa"/>
          </w:tcPr>
          <w:p w14:paraId="375448C0" w14:textId="08CBB715"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w:t>
            </w:r>
          </w:p>
        </w:tc>
        <w:tc>
          <w:tcPr>
            <w:tcW w:w="6179" w:type="dxa"/>
          </w:tcPr>
          <w:p w14:paraId="3777C9FD" w14:textId="24D8DAE2" w:rsidR="00801029" w:rsidRPr="00943DD1" w:rsidRDefault="00986D9A">
            <w:pPr>
              <w:rPr>
                <w:rFonts w:cs="Times New Roman"/>
                <w:sz w:val="22"/>
                <w:szCs w:val="22"/>
              </w:rPr>
            </w:pPr>
            <w:r>
              <w:rPr>
                <w:rFonts w:cs="Times New Roman"/>
                <w:sz w:val="22"/>
                <w:szCs w:val="22"/>
              </w:rPr>
              <w:t>Shorthand for: position_chr , position_label , position_pos</w:t>
            </w:r>
          </w:p>
        </w:tc>
      </w:tr>
      <w:tr w:rsidR="007F1D76" w:rsidRPr="001F2CC2" w14:paraId="54E6EDC8" w14:textId="77777777" w:rsidTr="00D223A5">
        <w:trPr>
          <w:cantSplit/>
        </w:trPr>
        <w:tc>
          <w:tcPr>
            <w:tcW w:w="2593" w:type="dxa"/>
          </w:tcPr>
          <w:p w14:paraId="76B0F9EE" w14:textId="43C548C3"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position_id</w:t>
            </w:r>
          </w:p>
        </w:tc>
        <w:tc>
          <w:tcPr>
            <w:tcW w:w="6179" w:type="dxa"/>
          </w:tcPr>
          <w:p w14:paraId="7E712009" w14:textId="14C76E59" w:rsidR="00801029" w:rsidRPr="00943DD1" w:rsidRDefault="00986D9A" w:rsidP="00713D76">
            <w:pPr>
              <w:rPr>
                <w:rFonts w:cs="Times New Roman"/>
                <w:sz w:val="22"/>
                <w:szCs w:val="22"/>
              </w:rPr>
            </w:pPr>
            <w:r>
              <w:rPr>
                <w:rFonts w:cs="Times New Roman"/>
                <w:sz w:val="22"/>
                <w:szCs w:val="22"/>
              </w:rPr>
              <w:t xml:space="preserve">An arbitrary unique ID number for the position; </w:t>
            </w:r>
            <w:r w:rsidR="008D3205">
              <w:rPr>
                <w:rFonts w:cs="Times New Roman"/>
                <w:sz w:val="22"/>
                <w:szCs w:val="22"/>
              </w:rPr>
              <w:t xml:space="preserve">can be </w:t>
            </w:r>
            <w:r>
              <w:rPr>
                <w:rFonts w:cs="Times New Roman"/>
                <w:sz w:val="22"/>
                <w:szCs w:val="22"/>
              </w:rPr>
              <w:t>use</w:t>
            </w:r>
            <w:r w:rsidR="008D3205">
              <w:rPr>
                <w:rFonts w:cs="Times New Roman"/>
                <w:sz w:val="22"/>
                <w:szCs w:val="22"/>
              </w:rPr>
              <w:t>d</w:t>
            </w:r>
            <w:r>
              <w:rPr>
                <w:rFonts w:cs="Times New Roman"/>
                <w:sz w:val="22"/>
                <w:szCs w:val="22"/>
              </w:rPr>
              <w:t xml:space="preserve"> to distinguish </w:t>
            </w:r>
            <w:r w:rsidR="008D3205">
              <w:rPr>
                <w:rFonts w:cs="Times New Roman"/>
                <w:sz w:val="22"/>
                <w:szCs w:val="22"/>
              </w:rPr>
              <w:t xml:space="preserve">unlabeled </w:t>
            </w:r>
            <w:r>
              <w:rPr>
                <w:rFonts w:cs="Times New Roman"/>
                <w:sz w:val="22"/>
                <w:szCs w:val="22"/>
              </w:rPr>
              <w:t>position</w:t>
            </w:r>
            <w:r w:rsidR="008D3205">
              <w:rPr>
                <w:rFonts w:cs="Times New Roman"/>
                <w:sz w:val="22"/>
                <w:szCs w:val="22"/>
              </w:rPr>
              <w:t>s</w:t>
            </w:r>
            <w:r>
              <w:rPr>
                <w:rFonts w:cs="Times New Roman"/>
                <w:sz w:val="22"/>
                <w:szCs w:val="22"/>
              </w:rPr>
              <w:t xml:space="preserve"> with identical genomic locations</w:t>
            </w:r>
          </w:p>
        </w:tc>
      </w:tr>
      <w:tr w:rsidR="007F1D76" w:rsidRPr="001F2CC2" w14:paraId="28172D39" w14:textId="77777777" w:rsidTr="00D223A5">
        <w:trPr>
          <w:cantSplit/>
        </w:trPr>
        <w:tc>
          <w:tcPr>
            <w:tcW w:w="2593" w:type="dxa"/>
          </w:tcPr>
          <w:p w14:paraId="3A3CFCE1" w14:textId="77B91273"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position_label</w:t>
            </w:r>
          </w:p>
        </w:tc>
        <w:tc>
          <w:tcPr>
            <w:tcW w:w="6179" w:type="dxa"/>
          </w:tcPr>
          <w:p w14:paraId="50BE1ACE" w14:textId="63E0D665" w:rsidR="00801029" w:rsidRPr="00943DD1" w:rsidRDefault="00986D9A">
            <w:pPr>
              <w:rPr>
                <w:rFonts w:cs="Times New Roman"/>
                <w:sz w:val="22"/>
                <w:szCs w:val="22"/>
              </w:rPr>
            </w:pPr>
            <w:r>
              <w:rPr>
                <w:rFonts w:cs="Times New Roman"/>
                <w:sz w:val="22"/>
                <w:szCs w:val="22"/>
              </w:rPr>
              <w:t>The provided (or generated) label for an input position, or the RS number (with “rs” prefix) for a SNP position from the knowledge database</w:t>
            </w:r>
          </w:p>
        </w:tc>
      </w:tr>
      <w:tr w:rsidR="007F1D76" w:rsidRPr="001F2CC2" w14:paraId="70B1DFDF" w14:textId="77777777" w:rsidTr="00D223A5">
        <w:trPr>
          <w:cantSplit/>
        </w:trPr>
        <w:tc>
          <w:tcPr>
            <w:tcW w:w="2593" w:type="dxa"/>
          </w:tcPr>
          <w:p w14:paraId="1C2EBC20" w14:textId="192A3C25"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position_chr</w:t>
            </w:r>
          </w:p>
        </w:tc>
        <w:tc>
          <w:tcPr>
            <w:tcW w:w="6179" w:type="dxa"/>
          </w:tcPr>
          <w:p w14:paraId="47F3D7FD" w14:textId="07F251F7" w:rsidR="00801029" w:rsidRPr="00943DD1" w:rsidRDefault="00161E89">
            <w:pPr>
              <w:rPr>
                <w:rFonts w:cs="Times New Roman"/>
                <w:sz w:val="22"/>
                <w:szCs w:val="22"/>
              </w:rPr>
            </w:pPr>
            <w:r>
              <w:rPr>
                <w:rFonts w:cs="Times New Roman"/>
                <w:sz w:val="22"/>
                <w:szCs w:val="22"/>
              </w:rPr>
              <w:t>The position’s chromosome number or name</w:t>
            </w:r>
          </w:p>
        </w:tc>
      </w:tr>
      <w:tr w:rsidR="007F1D76" w:rsidRPr="001F2CC2" w14:paraId="49682856" w14:textId="77777777" w:rsidTr="00D223A5">
        <w:trPr>
          <w:cantSplit/>
        </w:trPr>
        <w:tc>
          <w:tcPr>
            <w:tcW w:w="2593" w:type="dxa"/>
          </w:tcPr>
          <w:p w14:paraId="72E65B7B" w14:textId="3D40524F" w:rsidR="007F1D76" w:rsidRPr="00E834E3" w:rsidRDefault="007F1D76" w:rsidP="00713D76">
            <w:pPr>
              <w:rPr>
                <w:rFonts w:ascii="Courier New" w:hAnsi="Courier New" w:cs="Courier New"/>
                <w:sz w:val="22"/>
                <w:szCs w:val="22"/>
              </w:rPr>
            </w:pPr>
            <w:r w:rsidRPr="00E834E3">
              <w:rPr>
                <w:rFonts w:ascii="Courier New" w:hAnsi="Courier New" w:cs="Courier New"/>
                <w:sz w:val="22"/>
                <w:szCs w:val="22"/>
              </w:rPr>
              <w:t>position_pos</w:t>
            </w:r>
          </w:p>
        </w:tc>
        <w:tc>
          <w:tcPr>
            <w:tcW w:w="6179" w:type="dxa"/>
          </w:tcPr>
          <w:p w14:paraId="0A506610" w14:textId="405B5090" w:rsidR="00801029" w:rsidRPr="00943DD1" w:rsidRDefault="00161E89">
            <w:pPr>
              <w:rPr>
                <w:rFonts w:cs="Times New Roman"/>
                <w:sz w:val="22"/>
                <w:szCs w:val="22"/>
              </w:rPr>
            </w:pPr>
            <w:r>
              <w:rPr>
                <w:rFonts w:cs="Times New Roman"/>
                <w:sz w:val="22"/>
                <w:szCs w:val="22"/>
              </w:rPr>
              <w:t>The position’s basepair location</w:t>
            </w:r>
          </w:p>
        </w:tc>
      </w:tr>
      <w:tr w:rsidR="00984B51" w:rsidRPr="001F2CC2" w14:paraId="4B496915" w14:textId="77777777" w:rsidTr="00D223A5">
        <w:trPr>
          <w:cantSplit/>
        </w:trPr>
        <w:tc>
          <w:tcPr>
            <w:tcW w:w="2593" w:type="dxa"/>
          </w:tcPr>
          <w:p w14:paraId="393AA3FA" w14:textId="44BD84BE" w:rsidR="00984B51" w:rsidRPr="00E834E3" w:rsidRDefault="00D90520" w:rsidP="00713D76">
            <w:pPr>
              <w:rPr>
                <w:rFonts w:ascii="Courier New" w:hAnsi="Courier New" w:cs="Courier New"/>
                <w:sz w:val="22"/>
                <w:szCs w:val="22"/>
              </w:rPr>
            </w:pPr>
            <w:r>
              <w:rPr>
                <w:rFonts w:ascii="Courier New" w:hAnsi="Courier New" w:cs="Courier New"/>
                <w:sz w:val="22"/>
                <w:szCs w:val="22"/>
              </w:rPr>
              <w:t>position_extra</w:t>
            </w:r>
          </w:p>
        </w:tc>
        <w:tc>
          <w:tcPr>
            <w:tcW w:w="6179" w:type="dxa"/>
          </w:tcPr>
          <w:p w14:paraId="19B18BB5" w14:textId="359A3E19" w:rsidR="00984B51" w:rsidRDefault="00D90520">
            <w:pPr>
              <w:rPr>
                <w:rFonts w:cs="Times New Roman"/>
                <w:sz w:val="22"/>
                <w:szCs w:val="22"/>
              </w:rPr>
            </w:pPr>
            <w:r>
              <w:rPr>
                <w:rFonts w:cs="Times New Roman"/>
                <w:sz w:val="22"/>
                <w:szCs w:val="22"/>
              </w:rPr>
              <w:t>Any extra columns provided in the position input file</w:t>
            </w:r>
          </w:p>
        </w:tc>
      </w:tr>
      <w:tr w:rsidR="00EE412F" w:rsidRPr="001F2CC2" w14:paraId="10022A64" w14:textId="77777777" w:rsidTr="00D223A5">
        <w:trPr>
          <w:cantSplit/>
        </w:trPr>
        <w:tc>
          <w:tcPr>
            <w:tcW w:w="2593" w:type="dxa"/>
          </w:tcPr>
          <w:p w14:paraId="4B82EF57" w14:textId="339098B9" w:rsidR="00EE412F" w:rsidRPr="00E834E3" w:rsidRDefault="00EE412F">
            <w:pPr>
              <w:rPr>
                <w:rFonts w:ascii="Courier New" w:hAnsi="Courier New" w:cs="Courier New"/>
                <w:sz w:val="22"/>
                <w:szCs w:val="22"/>
              </w:rPr>
            </w:pPr>
            <w:r w:rsidRPr="00E834E3">
              <w:rPr>
                <w:rFonts w:ascii="Courier New" w:hAnsi="Courier New" w:cs="Courier New"/>
                <w:sz w:val="22"/>
                <w:szCs w:val="22"/>
              </w:rPr>
              <w:t>region</w:t>
            </w:r>
          </w:p>
        </w:tc>
        <w:tc>
          <w:tcPr>
            <w:tcW w:w="6179" w:type="dxa"/>
          </w:tcPr>
          <w:p w14:paraId="7924B35F" w14:textId="27B84949" w:rsidR="00EE412F" w:rsidRPr="00943DD1" w:rsidRDefault="00161E89">
            <w:pPr>
              <w:rPr>
                <w:rFonts w:cs="Times New Roman"/>
                <w:sz w:val="22"/>
                <w:szCs w:val="22"/>
              </w:rPr>
            </w:pPr>
            <w:r>
              <w:rPr>
                <w:rFonts w:cs="Times New Roman"/>
                <w:sz w:val="22"/>
                <w:szCs w:val="22"/>
              </w:rPr>
              <w:t>Shorthand for: region_chr , region_label , region_start , region_stop</w:t>
            </w:r>
          </w:p>
        </w:tc>
      </w:tr>
      <w:tr w:rsidR="00EE412F" w:rsidRPr="001F2CC2" w14:paraId="462D8A6A" w14:textId="77777777" w:rsidTr="00D223A5">
        <w:trPr>
          <w:cantSplit/>
        </w:trPr>
        <w:tc>
          <w:tcPr>
            <w:tcW w:w="2593" w:type="dxa"/>
          </w:tcPr>
          <w:p w14:paraId="62790B87" w14:textId="06DCE886"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region_id</w:t>
            </w:r>
          </w:p>
        </w:tc>
        <w:tc>
          <w:tcPr>
            <w:tcW w:w="6179" w:type="dxa"/>
          </w:tcPr>
          <w:p w14:paraId="58BC2D95" w14:textId="2A7785F7" w:rsidR="00EE412F" w:rsidRPr="00943DD1" w:rsidRDefault="00161E89">
            <w:pPr>
              <w:rPr>
                <w:rFonts w:cs="Times New Roman"/>
                <w:sz w:val="22"/>
                <w:szCs w:val="22"/>
              </w:rPr>
            </w:pPr>
            <w:r>
              <w:rPr>
                <w:rFonts w:cs="Times New Roman"/>
                <w:sz w:val="22"/>
                <w:szCs w:val="22"/>
              </w:rPr>
              <w:t>An arbitrary unique ID number for the region; can be used to distinguish unlabeled regions with identical genomic start and stop locations</w:t>
            </w:r>
          </w:p>
        </w:tc>
      </w:tr>
      <w:tr w:rsidR="00EE412F" w:rsidRPr="001F2CC2" w14:paraId="7B900E4B" w14:textId="77777777" w:rsidTr="00D223A5">
        <w:trPr>
          <w:cantSplit/>
        </w:trPr>
        <w:tc>
          <w:tcPr>
            <w:tcW w:w="2593" w:type="dxa"/>
          </w:tcPr>
          <w:p w14:paraId="3CA107C6" w14:textId="174E610F"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region_label</w:t>
            </w:r>
          </w:p>
        </w:tc>
        <w:tc>
          <w:tcPr>
            <w:tcW w:w="6179" w:type="dxa"/>
          </w:tcPr>
          <w:p w14:paraId="08B3FA25" w14:textId="0833A7A9" w:rsidR="00EE412F" w:rsidRPr="00943DD1" w:rsidRDefault="00762E43" w:rsidP="00713D76">
            <w:pPr>
              <w:rPr>
                <w:rFonts w:cs="Times New Roman"/>
                <w:sz w:val="22"/>
                <w:szCs w:val="22"/>
              </w:rPr>
            </w:pPr>
            <w:r>
              <w:rPr>
                <w:rFonts w:cs="Times New Roman"/>
                <w:sz w:val="22"/>
                <w:szCs w:val="22"/>
              </w:rPr>
              <w:t>The provided (or generated) label for an input region, or the primary label for a region from the knowledge database</w:t>
            </w:r>
          </w:p>
        </w:tc>
      </w:tr>
      <w:tr w:rsidR="00EE412F" w:rsidRPr="001F2CC2" w14:paraId="56335D0A" w14:textId="77777777" w:rsidTr="00D223A5">
        <w:trPr>
          <w:cantSplit/>
        </w:trPr>
        <w:tc>
          <w:tcPr>
            <w:tcW w:w="2593" w:type="dxa"/>
          </w:tcPr>
          <w:p w14:paraId="4F7A10F7" w14:textId="5EC91F97"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region_chr</w:t>
            </w:r>
          </w:p>
        </w:tc>
        <w:tc>
          <w:tcPr>
            <w:tcW w:w="6179" w:type="dxa"/>
          </w:tcPr>
          <w:p w14:paraId="18E9A388" w14:textId="1AB00E28" w:rsidR="00EE412F" w:rsidRPr="00943DD1" w:rsidRDefault="00762E43">
            <w:pPr>
              <w:rPr>
                <w:rFonts w:cs="Times New Roman"/>
                <w:sz w:val="22"/>
                <w:szCs w:val="22"/>
              </w:rPr>
            </w:pPr>
            <w:r>
              <w:rPr>
                <w:rFonts w:cs="Times New Roman"/>
                <w:sz w:val="22"/>
                <w:szCs w:val="22"/>
              </w:rPr>
              <w:t>The region’s chromosome number or name</w:t>
            </w:r>
          </w:p>
        </w:tc>
      </w:tr>
      <w:tr w:rsidR="00EE412F" w:rsidRPr="001F2CC2" w14:paraId="0FA906CF" w14:textId="77777777" w:rsidTr="00D223A5">
        <w:trPr>
          <w:cantSplit/>
        </w:trPr>
        <w:tc>
          <w:tcPr>
            <w:tcW w:w="2593" w:type="dxa"/>
          </w:tcPr>
          <w:p w14:paraId="2F000573" w14:textId="402210BD"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region_start</w:t>
            </w:r>
          </w:p>
        </w:tc>
        <w:tc>
          <w:tcPr>
            <w:tcW w:w="6179" w:type="dxa"/>
          </w:tcPr>
          <w:p w14:paraId="2EDDD7B5" w14:textId="1C18F9B8" w:rsidR="00EE412F" w:rsidRPr="00943DD1" w:rsidRDefault="00762E43" w:rsidP="00713D76">
            <w:pPr>
              <w:rPr>
                <w:rFonts w:cs="Times New Roman"/>
                <w:sz w:val="22"/>
                <w:szCs w:val="22"/>
              </w:rPr>
            </w:pPr>
            <w:r>
              <w:rPr>
                <w:rFonts w:cs="Times New Roman"/>
                <w:sz w:val="22"/>
                <w:szCs w:val="22"/>
              </w:rPr>
              <w:t>The region’s basepair start location</w:t>
            </w:r>
          </w:p>
        </w:tc>
      </w:tr>
      <w:tr w:rsidR="00EE412F" w:rsidRPr="001F2CC2" w14:paraId="15D38F04" w14:textId="77777777" w:rsidTr="00D223A5">
        <w:trPr>
          <w:cantSplit/>
        </w:trPr>
        <w:tc>
          <w:tcPr>
            <w:tcW w:w="2593" w:type="dxa"/>
          </w:tcPr>
          <w:p w14:paraId="76FFBD42" w14:textId="54FE5CF0" w:rsidR="00EE412F" w:rsidRPr="00E834E3" w:rsidRDefault="00EE412F">
            <w:pPr>
              <w:rPr>
                <w:rFonts w:ascii="Courier New" w:hAnsi="Courier New" w:cs="Courier New"/>
                <w:sz w:val="22"/>
                <w:szCs w:val="22"/>
              </w:rPr>
            </w:pPr>
            <w:r w:rsidRPr="00E834E3">
              <w:rPr>
                <w:rFonts w:ascii="Courier New" w:hAnsi="Courier New" w:cs="Courier New"/>
                <w:sz w:val="22"/>
                <w:szCs w:val="22"/>
              </w:rPr>
              <w:lastRenderedPageBreak/>
              <w:t>region_stop</w:t>
            </w:r>
          </w:p>
        </w:tc>
        <w:tc>
          <w:tcPr>
            <w:tcW w:w="6179" w:type="dxa"/>
          </w:tcPr>
          <w:p w14:paraId="4C0C7AE5" w14:textId="0530D014" w:rsidR="00EE412F" w:rsidRPr="00943DD1" w:rsidRDefault="00762E43">
            <w:pPr>
              <w:rPr>
                <w:rFonts w:cs="Times New Roman"/>
                <w:sz w:val="22"/>
                <w:szCs w:val="22"/>
              </w:rPr>
            </w:pPr>
            <w:r>
              <w:rPr>
                <w:rFonts w:cs="Times New Roman"/>
                <w:sz w:val="22"/>
                <w:szCs w:val="22"/>
              </w:rPr>
              <w:t>The region’s basepair stop location</w:t>
            </w:r>
          </w:p>
        </w:tc>
      </w:tr>
      <w:tr w:rsidR="00D90520" w:rsidRPr="001F2CC2" w14:paraId="60CF087A" w14:textId="77777777" w:rsidTr="00D90520">
        <w:trPr>
          <w:cantSplit/>
        </w:trPr>
        <w:tc>
          <w:tcPr>
            <w:tcW w:w="2593" w:type="dxa"/>
          </w:tcPr>
          <w:p w14:paraId="79B3478C" w14:textId="25E347D1" w:rsidR="00D90520" w:rsidRPr="00E834E3" w:rsidRDefault="00D90520">
            <w:pPr>
              <w:rPr>
                <w:rFonts w:ascii="Courier New" w:hAnsi="Courier New" w:cs="Courier New"/>
                <w:sz w:val="22"/>
                <w:szCs w:val="22"/>
              </w:rPr>
            </w:pPr>
            <w:r>
              <w:rPr>
                <w:rFonts w:ascii="Courier New" w:hAnsi="Courier New" w:cs="Courier New"/>
                <w:sz w:val="22"/>
                <w:szCs w:val="22"/>
              </w:rPr>
              <w:t>region_extra</w:t>
            </w:r>
          </w:p>
        </w:tc>
        <w:tc>
          <w:tcPr>
            <w:tcW w:w="6179" w:type="dxa"/>
          </w:tcPr>
          <w:p w14:paraId="6DCCB1D4" w14:textId="1B46D340" w:rsidR="00D90520" w:rsidRDefault="00D90520">
            <w:pPr>
              <w:rPr>
                <w:rFonts w:cs="Times New Roman"/>
                <w:sz w:val="22"/>
                <w:szCs w:val="22"/>
              </w:rPr>
            </w:pPr>
            <w:r>
              <w:rPr>
                <w:rFonts w:cs="Times New Roman"/>
                <w:sz w:val="22"/>
                <w:szCs w:val="22"/>
              </w:rPr>
              <w:t>Any extra columns provided in the region input file</w:t>
            </w:r>
          </w:p>
        </w:tc>
      </w:tr>
      <w:tr w:rsidR="00065B25" w:rsidRPr="001F2CC2" w14:paraId="06F6A9A9" w14:textId="77777777" w:rsidTr="00D223A5">
        <w:trPr>
          <w:cantSplit/>
        </w:trPr>
        <w:tc>
          <w:tcPr>
            <w:tcW w:w="2593" w:type="dxa"/>
          </w:tcPr>
          <w:p w14:paraId="09E9BDD8" w14:textId="5CBBE768" w:rsidR="00065B25" w:rsidRPr="00E834E3" w:rsidRDefault="00065B25">
            <w:pPr>
              <w:rPr>
                <w:rFonts w:ascii="Courier New" w:hAnsi="Courier New" w:cs="Courier New"/>
                <w:sz w:val="22"/>
                <w:szCs w:val="22"/>
              </w:rPr>
            </w:pPr>
            <w:r w:rsidRPr="00E834E3">
              <w:rPr>
                <w:rFonts w:ascii="Courier New" w:hAnsi="Courier New" w:cs="Courier New"/>
                <w:sz w:val="22"/>
                <w:szCs w:val="22"/>
              </w:rPr>
              <w:t>generegion</w:t>
            </w:r>
          </w:p>
        </w:tc>
        <w:tc>
          <w:tcPr>
            <w:tcW w:w="6179" w:type="dxa"/>
          </w:tcPr>
          <w:p w14:paraId="103429DC" w14:textId="77777777" w:rsidR="00065B25" w:rsidRDefault="00065B25">
            <w:pPr>
              <w:rPr>
                <w:rFonts w:cs="Times New Roman"/>
                <w:sz w:val="22"/>
                <w:szCs w:val="22"/>
              </w:rPr>
            </w:pPr>
            <w:r>
              <w:rPr>
                <w:rFonts w:cs="Times New Roman"/>
                <w:sz w:val="22"/>
                <w:szCs w:val="22"/>
              </w:rPr>
              <w:t>Shorthand for: region_chr , gene_label , region_start , region_stop</w:t>
            </w:r>
          </w:p>
          <w:p w14:paraId="6724B9BE" w14:textId="08C45FCB" w:rsidR="00065B25" w:rsidRDefault="00065B25" w:rsidP="00713D76">
            <w:pPr>
              <w:rPr>
                <w:rFonts w:cs="Times New Roman"/>
                <w:sz w:val="22"/>
                <w:szCs w:val="22"/>
              </w:rPr>
            </w:pPr>
            <w:r>
              <w:rPr>
                <w:rFonts w:cs="Times New Roman"/>
                <w:sz w:val="22"/>
                <w:szCs w:val="22"/>
              </w:rPr>
              <w:t>Similar to “region” except that only gene regions from the knowledge database are returned, even if the user also provided input regions</w:t>
            </w:r>
          </w:p>
        </w:tc>
      </w:tr>
      <w:tr w:rsidR="00EE412F" w:rsidRPr="001F2CC2" w14:paraId="668407B0" w14:textId="77777777" w:rsidTr="00D223A5">
        <w:trPr>
          <w:cantSplit/>
        </w:trPr>
        <w:tc>
          <w:tcPr>
            <w:tcW w:w="2593" w:type="dxa"/>
          </w:tcPr>
          <w:p w14:paraId="529DA1E7" w14:textId="3C36853C" w:rsidR="00EE412F" w:rsidRPr="00E834E3" w:rsidRDefault="00EE412F">
            <w:pPr>
              <w:rPr>
                <w:rFonts w:ascii="Courier New" w:hAnsi="Courier New" w:cs="Courier New"/>
                <w:sz w:val="22"/>
                <w:szCs w:val="22"/>
              </w:rPr>
            </w:pPr>
            <w:r w:rsidRPr="00E834E3">
              <w:rPr>
                <w:rFonts w:ascii="Courier New" w:hAnsi="Courier New" w:cs="Courier New"/>
                <w:sz w:val="22"/>
                <w:szCs w:val="22"/>
              </w:rPr>
              <w:t>gene</w:t>
            </w:r>
          </w:p>
        </w:tc>
        <w:tc>
          <w:tcPr>
            <w:tcW w:w="6179" w:type="dxa"/>
          </w:tcPr>
          <w:p w14:paraId="04590791" w14:textId="3CAB46A3" w:rsidR="00EE412F" w:rsidRPr="00943DD1" w:rsidRDefault="00762E43">
            <w:pPr>
              <w:rPr>
                <w:rFonts w:cs="Times New Roman"/>
                <w:sz w:val="22"/>
                <w:szCs w:val="22"/>
              </w:rPr>
            </w:pPr>
            <w:r>
              <w:rPr>
                <w:rFonts w:cs="Times New Roman"/>
                <w:sz w:val="22"/>
                <w:szCs w:val="22"/>
              </w:rPr>
              <w:t>Shorthand for: gene_label</w:t>
            </w:r>
          </w:p>
        </w:tc>
      </w:tr>
      <w:tr w:rsidR="00EE412F" w:rsidRPr="001F2CC2" w14:paraId="51D9D1EA" w14:textId="77777777" w:rsidTr="00D223A5">
        <w:trPr>
          <w:cantSplit/>
        </w:trPr>
        <w:tc>
          <w:tcPr>
            <w:tcW w:w="2593" w:type="dxa"/>
          </w:tcPr>
          <w:p w14:paraId="0189DE54" w14:textId="45C77A4A" w:rsidR="00EE412F" w:rsidRPr="00E834E3" w:rsidRDefault="00EE412F">
            <w:pPr>
              <w:rPr>
                <w:rFonts w:ascii="Courier New" w:hAnsi="Courier New" w:cs="Courier New"/>
                <w:sz w:val="22"/>
                <w:szCs w:val="22"/>
              </w:rPr>
            </w:pPr>
            <w:r w:rsidRPr="00E834E3">
              <w:rPr>
                <w:rFonts w:ascii="Courier New" w:hAnsi="Courier New" w:cs="Courier New"/>
                <w:sz w:val="22"/>
                <w:szCs w:val="22"/>
              </w:rPr>
              <w:t>gene_id</w:t>
            </w:r>
          </w:p>
        </w:tc>
        <w:tc>
          <w:tcPr>
            <w:tcW w:w="6179" w:type="dxa"/>
          </w:tcPr>
          <w:p w14:paraId="2122DF36" w14:textId="56711833" w:rsidR="00EE412F" w:rsidRPr="00943DD1" w:rsidRDefault="007C5477">
            <w:pPr>
              <w:rPr>
                <w:rFonts w:cs="Times New Roman"/>
                <w:sz w:val="22"/>
                <w:szCs w:val="22"/>
              </w:rPr>
            </w:pPr>
            <w:r>
              <w:rPr>
                <w:rFonts w:cs="Times New Roman"/>
                <w:sz w:val="22"/>
                <w:szCs w:val="22"/>
              </w:rPr>
              <w:t>An arbitrary unique ID number for the gene; can be used to distinguish genes with identical labels</w:t>
            </w:r>
          </w:p>
        </w:tc>
      </w:tr>
      <w:tr w:rsidR="00EE412F" w:rsidRPr="001F2CC2" w14:paraId="116B9CAF" w14:textId="77777777" w:rsidTr="00D223A5">
        <w:trPr>
          <w:cantSplit/>
        </w:trPr>
        <w:tc>
          <w:tcPr>
            <w:tcW w:w="2593" w:type="dxa"/>
          </w:tcPr>
          <w:p w14:paraId="62E39311" w14:textId="1F6CF5C2" w:rsidR="00EE412F" w:rsidRPr="00E834E3" w:rsidRDefault="00EE412F" w:rsidP="00713D76">
            <w:pPr>
              <w:rPr>
                <w:rFonts w:ascii="Courier New" w:hAnsi="Courier New" w:cs="Courier New"/>
                <w:sz w:val="22"/>
                <w:szCs w:val="22"/>
              </w:rPr>
            </w:pPr>
            <w:r w:rsidRPr="00E834E3">
              <w:rPr>
                <w:rFonts w:ascii="Courier New" w:hAnsi="Courier New" w:cs="Courier New"/>
                <w:sz w:val="22"/>
                <w:szCs w:val="22"/>
              </w:rPr>
              <w:t>gene_label</w:t>
            </w:r>
          </w:p>
        </w:tc>
        <w:tc>
          <w:tcPr>
            <w:tcW w:w="6179" w:type="dxa"/>
          </w:tcPr>
          <w:p w14:paraId="4F8DE3DE" w14:textId="4BBA419B" w:rsidR="00EE412F" w:rsidRPr="00943DD1" w:rsidRDefault="007C5477">
            <w:pPr>
              <w:rPr>
                <w:rFonts w:cs="Times New Roman"/>
                <w:sz w:val="22"/>
                <w:szCs w:val="22"/>
              </w:rPr>
            </w:pPr>
            <w:r>
              <w:rPr>
                <w:rFonts w:cs="Times New Roman"/>
                <w:sz w:val="22"/>
                <w:szCs w:val="22"/>
              </w:rPr>
              <w:t>The provided identifier for an input gene, or the primary label for a gene from the knowledge database</w:t>
            </w:r>
          </w:p>
        </w:tc>
      </w:tr>
      <w:tr w:rsidR="00EE412F" w:rsidRPr="001F2CC2" w14:paraId="7E0C3CBE" w14:textId="77777777" w:rsidTr="00D223A5">
        <w:trPr>
          <w:cantSplit/>
        </w:trPr>
        <w:tc>
          <w:tcPr>
            <w:tcW w:w="2593" w:type="dxa"/>
          </w:tcPr>
          <w:p w14:paraId="08B5E283" w14:textId="711BEB98" w:rsidR="00EE412F" w:rsidRPr="00E834E3" w:rsidRDefault="00EE412F">
            <w:pPr>
              <w:rPr>
                <w:rFonts w:ascii="Courier New" w:hAnsi="Courier New" w:cs="Courier New"/>
                <w:sz w:val="22"/>
                <w:szCs w:val="22"/>
              </w:rPr>
            </w:pPr>
            <w:r w:rsidRPr="00E834E3">
              <w:rPr>
                <w:rFonts w:ascii="Courier New" w:hAnsi="Courier New" w:cs="Courier New"/>
                <w:sz w:val="22"/>
                <w:szCs w:val="22"/>
              </w:rPr>
              <w:t>gene_description</w:t>
            </w:r>
          </w:p>
        </w:tc>
        <w:tc>
          <w:tcPr>
            <w:tcW w:w="6179" w:type="dxa"/>
          </w:tcPr>
          <w:p w14:paraId="44BF682C" w14:textId="08A79994" w:rsidR="00EE412F" w:rsidRPr="00943DD1" w:rsidRDefault="007C5477" w:rsidP="00713D76">
            <w:pPr>
              <w:rPr>
                <w:rFonts w:cs="Times New Roman"/>
                <w:sz w:val="22"/>
                <w:szCs w:val="22"/>
              </w:rPr>
            </w:pPr>
            <w:r>
              <w:rPr>
                <w:rFonts w:cs="Times New Roman"/>
                <w:sz w:val="22"/>
                <w:szCs w:val="22"/>
              </w:rPr>
              <w:t>The gene’s descriptive text from the knowledge database, if any</w:t>
            </w:r>
          </w:p>
        </w:tc>
      </w:tr>
      <w:tr w:rsidR="00EE412F" w:rsidRPr="001F2CC2" w14:paraId="746EF2E5" w14:textId="77777777" w:rsidTr="00D223A5">
        <w:trPr>
          <w:cantSplit/>
        </w:trPr>
        <w:tc>
          <w:tcPr>
            <w:tcW w:w="2593" w:type="dxa"/>
          </w:tcPr>
          <w:p w14:paraId="67234C7F" w14:textId="0C819D46" w:rsidR="00EE412F" w:rsidRPr="00E834E3" w:rsidRDefault="00EE412F">
            <w:pPr>
              <w:rPr>
                <w:rFonts w:ascii="Courier New" w:hAnsi="Courier New" w:cs="Courier New"/>
                <w:sz w:val="22"/>
                <w:szCs w:val="22"/>
              </w:rPr>
            </w:pPr>
            <w:r w:rsidRPr="00E834E3">
              <w:rPr>
                <w:rFonts w:ascii="Courier New" w:hAnsi="Courier New" w:cs="Courier New"/>
                <w:sz w:val="22"/>
                <w:szCs w:val="22"/>
              </w:rPr>
              <w:t>gene_identifiers</w:t>
            </w:r>
          </w:p>
        </w:tc>
        <w:tc>
          <w:tcPr>
            <w:tcW w:w="6179" w:type="dxa"/>
          </w:tcPr>
          <w:p w14:paraId="503AA23E" w14:textId="4614C216" w:rsidR="00EE412F" w:rsidRPr="00943DD1" w:rsidRDefault="007C5477" w:rsidP="00713D76">
            <w:pPr>
              <w:rPr>
                <w:rFonts w:cs="Times New Roman"/>
                <w:sz w:val="22"/>
                <w:szCs w:val="22"/>
              </w:rPr>
            </w:pPr>
            <w:r>
              <w:rPr>
                <w:rFonts w:cs="Times New Roman"/>
                <w:sz w:val="22"/>
                <w:szCs w:val="22"/>
              </w:rPr>
              <w:t>All known identifiers for the gene, of any type; formatted as “type:name|type:name|…”</w:t>
            </w:r>
          </w:p>
        </w:tc>
      </w:tr>
      <w:tr w:rsidR="00EE412F" w:rsidRPr="001F2CC2" w14:paraId="694E109E" w14:textId="77777777" w:rsidTr="00D223A5">
        <w:trPr>
          <w:cantSplit/>
        </w:trPr>
        <w:tc>
          <w:tcPr>
            <w:tcW w:w="2593" w:type="dxa"/>
          </w:tcPr>
          <w:p w14:paraId="5D1ECC43" w14:textId="6DE0A82E" w:rsidR="00EE412F" w:rsidRPr="00E834E3" w:rsidRDefault="00EE412F">
            <w:pPr>
              <w:rPr>
                <w:rFonts w:ascii="Courier New" w:hAnsi="Courier New" w:cs="Courier New"/>
                <w:sz w:val="22"/>
                <w:szCs w:val="22"/>
              </w:rPr>
            </w:pPr>
            <w:r w:rsidRPr="00E834E3">
              <w:rPr>
                <w:rFonts w:ascii="Courier New" w:hAnsi="Courier New" w:cs="Courier New"/>
                <w:sz w:val="22"/>
                <w:szCs w:val="22"/>
              </w:rPr>
              <w:t>gene_symbols</w:t>
            </w:r>
          </w:p>
        </w:tc>
        <w:tc>
          <w:tcPr>
            <w:tcW w:w="6179" w:type="dxa"/>
          </w:tcPr>
          <w:p w14:paraId="018F1610" w14:textId="29BB573A" w:rsidR="00EE412F" w:rsidRPr="00943DD1" w:rsidRDefault="007C5477">
            <w:pPr>
              <w:rPr>
                <w:rFonts w:cs="Times New Roman"/>
                <w:sz w:val="22"/>
                <w:szCs w:val="22"/>
              </w:rPr>
            </w:pPr>
            <w:r>
              <w:rPr>
                <w:rFonts w:cs="Times New Roman"/>
                <w:sz w:val="22"/>
                <w:szCs w:val="22"/>
              </w:rPr>
              <w:t>All known “symbol”-type identifiers (symbolic aliases) for the gene, formatted as “symbol|symbol|…”</w:t>
            </w:r>
          </w:p>
        </w:tc>
      </w:tr>
      <w:tr w:rsidR="00D90520" w:rsidRPr="001F2CC2" w14:paraId="2B2676CE" w14:textId="77777777" w:rsidTr="00D90520">
        <w:trPr>
          <w:cantSplit/>
        </w:trPr>
        <w:tc>
          <w:tcPr>
            <w:tcW w:w="2593" w:type="dxa"/>
          </w:tcPr>
          <w:p w14:paraId="4798AD51" w14:textId="064259B4" w:rsidR="00D90520" w:rsidRPr="00E834E3" w:rsidRDefault="00D90520">
            <w:pPr>
              <w:rPr>
                <w:rFonts w:ascii="Courier New" w:hAnsi="Courier New" w:cs="Courier New"/>
                <w:sz w:val="22"/>
                <w:szCs w:val="22"/>
              </w:rPr>
            </w:pPr>
            <w:r>
              <w:rPr>
                <w:rFonts w:ascii="Courier New" w:hAnsi="Courier New" w:cs="Courier New"/>
                <w:sz w:val="22"/>
                <w:szCs w:val="22"/>
              </w:rPr>
              <w:t>gene_extra</w:t>
            </w:r>
          </w:p>
        </w:tc>
        <w:tc>
          <w:tcPr>
            <w:tcW w:w="6179" w:type="dxa"/>
          </w:tcPr>
          <w:p w14:paraId="473DDBCF" w14:textId="3A7800F8" w:rsidR="00D90520" w:rsidRDefault="00D90520">
            <w:pPr>
              <w:rPr>
                <w:rFonts w:cs="Times New Roman"/>
                <w:sz w:val="22"/>
                <w:szCs w:val="22"/>
              </w:rPr>
            </w:pPr>
            <w:r>
              <w:rPr>
                <w:rFonts w:cs="Times New Roman"/>
                <w:sz w:val="22"/>
                <w:szCs w:val="22"/>
              </w:rPr>
              <w:t>Any extra columns provided in the gene input file</w:t>
            </w:r>
          </w:p>
        </w:tc>
      </w:tr>
      <w:tr w:rsidR="0038119C" w:rsidRPr="001F2CC2" w14:paraId="3711D4EF" w14:textId="77777777" w:rsidTr="00D223A5">
        <w:trPr>
          <w:cantSplit/>
        </w:trPr>
        <w:tc>
          <w:tcPr>
            <w:tcW w:w="2593" w:type="dxa"/>
          </w:tcPr>
          <w:p w14:paraId="5CC02D04" w14:textId="4222A42C" w:rsidR="0038119C" w:rsidRPr="00E834E3" w:rsidRDefault="0038119C">
            <w:pPr>
              <w:rPr>
                <w:rFonts w:ascii="Courier New" w:hAnsi="Courier New" w:cs="Courier New"/>
                <w:sz w:val="22"/>
                <w:szCs w:val="22"/>
              </w:rPr>
            </w:pPr>
            <w:r>
              <w:rPr>
                <w:rFonts w:ascii="Courier New" w:hAnsi="Courier New" w:cs="Courier New"/>
                <w:sz w:val="22"/>
                <w:szCs w:val="22"/>
              </w:rPr>
              <w:t>upstream</w:t>
            </w:r>
          </w:p>
        </w:tc>
        <w:tc>
          <w:tcPr>
            <w:tcW w:w="6179" w:type="dxa"/>
          </w:tcPr>
          <w:p w14:paraId="538BD907" w14:textId="209B5D83" w:rsidR="0038119C" w:rsidRDefault="0038119C">
            <w:pPr>
              <w:rPr>
                <w:rFonts w:cs="Times New Roman"/>
                <w:sz w:val="22"/>
                <w:szCs w:val="22"/>
              </w:rPr>
            </w:pPr>
            <w:r>
              <w:rPr>
                <w:rFonts w:cs="Times New Roman"/>
                <w:sz w:val="22"/>
                <w:szCs w:val="22"/>
              </w:rPr>
              <w:t>Shorthand for: upstream_label , upstream_distance</w:t>
            </w:r>
          </w:p>
        </w:tc>
      </w:tr>
      <w:tr w:rsidR="0038119C" w:rsidRPr="001F2CC2" w14:paraId="595BE97C" w14:textId="77777777" w:rsidTr="00D223A5">
        <w:trPr>
          <w:cantSplit/>
        </w:trPr>
        <w:tc>
          <w:tcPr>
            <w:tcW w:w="2593" w:type="dxa"/>
          </w:tcPr>
          <w:p w14:paraId="59B19888" w14:textId="49D90165" w:rsidR="0038119C" w:rsidRDefault="0038119C">
            <w:pPr>
              <w:rPr>
                <w:rFonts w:ascii="Courier New" w:hAnsi="Courier New" w:cs="Courier New"/>
                <w:sz w:val="22"/>
                <w:szCs w:val="22"/>
              </w:rPr>
            </w:pPr>
            <w:r>
              <w:rPr>
                <w:rFonts w:ascii="Courier New" w:hAnsi="Courier New" w:cs="Courier New"/>
                <w:sz w:val="22"/>
                <w:szCs w:val="22"/>
              </w:rPr>
              <w:t>upstream_id</w:t>
            </w:r>
          </w:p>
        </w:tc>
        <w:tc>
          <w:tcPr>
            <w:tcW w:w="6179" w:type="dxa"/>
          </w:tcPr>
          <w:p w14:paraId="0D3585D5" w14:textId="7A6B6A8A" w:rsidR="0038119C" w:rsidRDefault="0038119C">
            <w:pPr>
              <w:rPr>
                <w:rFonts w:cs="Times New Roman"/>
                <w:sz w:val="22"/>
                <w:szCs w:val="22"/>
              </w:rPr>
            </w:pPr>
            <w:r>
              <w:rPr>
                <w:rFonts w:cs="Times New Roman"/>
                <w:sz w:val="22"/>
                <w:szCs w:val="22"/>
              </w:rPr>
              <w:t>An arbitrary unique ID number for the closest upstream gene</w:t>
            </w:r>
          </w:p>
        </w:tc>
      </w:tr>
      <w:tr w:rsidR="0038119C" w:rsidRPr="001F2CC2" w14:paraId="7B587BF4" w14:textId="77777777" w:rsidTr="00D223A5">
        <w:trPr>
          <w:cantSplit/>
        </w:trPr>
        <w:tc>
          <w:tcPr>
            <w:tcW w:w="2593" w:type="dxa"/>
          </w:tcPr>
          <w:p w14:paraId="3C80D91B" w14:textId="1BBE6FA1" w:rsidR="0038119C" w:rsidRDefault="0038119C">
            <w:pPr>
              <w:rPr>
                <w:rFonts w:ascii="Courier New" w:hAnsi="Courier New" w:cs="Courier New"/>
                <w:sz w:val="22"/>
                <w:szCs w:val="22"/>
              </w:rPr>
            </w:pPr>
            <w:r>
              <w:rPr>
                <w:rFonts w:ascii="Courier New" w:hAnsi="Courier New" w:cs="Courier New"/>
                <w:sz w:val="22"/>
                <w:szCs w:val="22"/>
              </w:rPr>
              <w:t>upstream_label</w:t>
            </w:r>
          </w:p>
        </w:tc>
        <w:tc>
          <w:tcPr>
            <w:tcW w:w="6179" w:type="dxa"/>
          </w:tcPr>
          <w:p w14:paraId="3615BF4B" w14:textId="05E3356F" w:rsidR="0038119C" w:rsidRDefault="0038119C">
            <w:pPr>
              <w:rPr>
                <w:rFonts w:cs="Times New Roman"/>
                <w:sz w:val="22"/>
                <w:szCs w:val="22"/>
              </w:rPr>
            </w:pPr>
            <w:r>
              <w:rPr>
                <w:rFonts w:cs="Times New Roman"/>
                <w:sz w:val="22"/>
                <w:szCs w:val="22"/>
              </w:rPr>
              <w:t>The primary label for the closest upstream gene</w:t>
            </w:r>
          </w:p>
        </w:tc>
      </w:tr>
      <w:tr w:rsidR="0038119C" w:rsidRPr="001F2CC2" w14:paraId="27C421D4" w14:textId="77777777" w:rsidTr="00D223A5">
        <w:trPr>
          <w:cantSplit/>
        </w:trPr>
        <w:tc>
          <w:tcPr>
            <w:tcW w:w="2593" w:type="dxa"/>
          </w:tcPr>
          <w:p w14:paraId="71C7A64C" w14:textId="1957DB9F" w:rsidR="0038119C" w:rsidRDefault="0038119C">
            <w:pPr>
              <w:rPr>
                <w:rFonts w:ascii="Courier New" w:hAnsi="Courier New" w:cs="Courier New"/>
                <w:sz w:val="22"/>
                <w:szCs w:val="22"/>
              </w:rPr>
            </w:pPr>
            <w:r>
              <w:rPr>
                <w:rFonts w:ascii="Courier New" w:hAnsi="Courier New" w:cs="Courier New"/>
                <w:sz w:val="22"/>
                <w:szCs w:val="22"/>
              </w:rPr>
              <w:t>upsteam_distance</w:t>
            </w:r>
          </w:p>
        </w:tc>
        <w:tc>
          <w:tcPr>
            <w:tcW w:w="6179" w:type="dxa"/>
          </w:tcPr>
          <w:p w14:paraId="1343B6AF" w14:textId="1ECE151C" w:rsidR="0038119C" w:rsidRDefault="0038119C">
            <w:pPr>
              <w:rPr>
                <w:rFonts w:cs="Times New Roman"/>
                <w:sz w:val="22"/>
                <w:szCs w:val="22"/>
              </w:rPr>
            </w:pPr>
            <w:r>
              <w:rPr>
                <w:rFonts w:cs="Times New Roman"/>
                <w:sz w:val="22"/>
                <w:szCs w:val="22"/>
              </w:rPr>
              <w:t>The distance to the closest upstream gene</w:t>
            </w:r>
          </w:p>
        </w:tc>
      </w:tr>
      <w:tr w:rsidR="0038119C" w:rsidRPr="001F2CC2" w14:paraId="468580DC" w14:textId="77777777" w:rsidTr="00D223A5">
        <w:trPr>
          <w:cantSplit/>
        </w:trPr>
        <w:tc>
          <w:tcPr>
            <w:tcW w:w="2593" w:type="dxa"/>
          </w:tcPr>
          <w:p w14:paraId="31984CD8" w14:textId="0CE1170C" w:rsidR="0038119C" w:rsidRDefault="0038119C">
            <w:pPr>
              <w:rPr>
                <w:rFonts w:ascii="Courier New" w:hAnsi="Courier New" w:cs="Courier New"/>
                <w:sz w:val="22"/>
                <w:szCs w:val="22"/>
              </w:rPr>
            </w:pPr>
            <w:r>
              <w:rPr>
                <w:rFonts w:ascii="Courier New" w:hAnsi="Courier New" w:cs="Courier New"/>
                <w:sz w:val="22"/>
                <w:szCs w:val="22"/>
              </w:rPr>
              <w:t>upsteam_start</w:t>
            </w:r>
          </w:p>
        </w:tc>
        <w:tc>
          <w:tcPr>
            <w:tcW w:w="6179" w:type="dxa"/>
          </w:tcPr>
          <w:p w14:paraId="3AC8DAFA" w14:textId="01DD94FA" w:rsidR="0038119C" w:rsidRDefault="0038119C">
            <w:pPr>
              <w:rPr>
                <w:rFonts w:cs="Times New Roman"/>
                <w:sz w:val="22"/>
                <w:szCs w:val="22"/>
              </w:rPr>
            </w:pPr>
            <w:r>
              <w:rPr>
                <w:rFonts w:cs="Times New Roman"/>
                <w:sz w:val="22"/>
                <w:szCs w:val="22"/>
              </w:rPr>
              <w:t>The closest upstream gene’s basepair start location</w:t>
            </w:r>
          </w:p>
        </w:tc>
      </w:tr>
      <w:tr w:rsidR="0038119C" w:rsidRPr="001F2CC2" w14:paraId="3C0B112A" w14:textId="77777777" w:rsidTr="00D223A5">
        <w:trPr>
          <w:cantSplit/>
        </w:trPr>
        <w:tc>
          <w:tcPr>
            <w:tcW w:w="2593" w:type="dxa"/>
          </w:tcPr>
          <w:p w14:paraId="434B4DC9" w14:textId="72284738" w:rsidR="0038119C" w:rsidRDefault="0038119C">
            <w:pPr>
              <w:rPr>
                <w:rFonts w:ascii="Courier New" w:hAnsi="Courier New" w:cs="Courier New"/>
                <w:sz w:val="22"/>
                <w:szCs w:val="22"/>
              </w:rPr>
            </w:pPr>
            <w:r>
              <w:rPr>
                <w:rFonts w:ascii="Courier New" w:hAnsi="Courier New" w:cs="Courier New"/>
                <w:sz w:val="22"/>
                <w:szCs w:val="22"/>
              </w:rPr>
              <w:t>upsteam_stop</w:t>
            </w:r>
          </w:p>
        </w:tc>
        <w:tc>
          <w:tcPr>
            <w:tcW w:w="6179" w:type="dxa"/>
          </w:tcPr>
          <w:p w14:paraId="3AF3F502" w14:textId="475EACD2" w:rsidR="0038119C" w:rsidRDefault="0038119C">
            <w:pPr>
              <w:rPr>
                <w:rFonts w:cs="Times New Roman"/>
                <w:sz w:val="22"/>
                <w:szCs w:val="22"/>
              </w:rPr>
            </w:pPr>
            <w:r>
              <w:rPr>
                <w:rFonts w:cs="Times New Roman"/>
                <w:sz w:val="22"/>
                <w:szCs w:val="22"/>
              </w:rPr>
              <w:t>The closest upstream gene’s basepair stop location</w:t>
            </w:r>
          </w:p>
        </w:tc>
      </w:tr>
      <w:tr w:rsidR="0038119C" w:rsidRPr="001F2CC2" w14:paraId="23E3D4A6" w14:textId="77777777" w:rsidTr="00D223A5">
        <w:trPr>
          <w:cantSplit/>
        </w:trPr>
        <w:tc>
          <w:tcPr>
            <w:tcW w:w="2593" w:type="dxa"/>
          </w:tcPr>
          <w:p w14:paraId="6654CC33" w14:textId="7661B24D" w:rsidR="0038119C" w:rsidRDefault="0038119C">
            <w:pPr>
              <w:rPr>
                <w:rFonts w:ascii="Courier New" w:hAnsi="Courier New" w:cs="Courier New"/>
                <w:sz w:val="22"/>
                <w:szCs w:val="22"/>
              </w:rPr>
            </w:pPr>
            <w:r>
              <w:rPr>
                <w:rFonts w:ascii="Courier New" w:hAnsi="Courier New" w:cs="Courier New"/>
                <w:sz w:val="22"/>
                <w:szCs w:val="22"/>
              </w:rPr>
              <w:t>downstream</w:t>
            </w:r>
          </w:p>
        </w:tc>
        <w:tc>
          <w:tcPr>
            <w:tcW w:w="6179" w:type="dxa"/>
          </w:tcPr>
          <w:p w14:paraId="5E2A9D5D" w14:textId="035F3F30" w:rsidR="0038119C" w:rsidRDefault="0038119C">
            <w:pPr>
              <w:rPr>
                <w:rFonts w:cs="Times New Roman"/>
                <w:sz w:val="22"/>
                <w:szCs w:val="22"/>
              </w:rPr>
            </w:pPr>
            <w:r>
              <w:rPr>
                <w:rFonts w:cs="Times New Roman"/>
                <w:sz w:val="22"/>
                <w:szCs w:val="22"/>
              </w:rPr>
              <w:t>Shorthand for: downstream_label , downstream_distance</w:t>
            </w:r>
          </w:p>
        </w:tc>
      </w:tr>
      <w:tr w:rsidR="0038119C" w:rsidRPr="001F2CC2" w14:paraId="308A9DDC" w14:textId="77777777" w:rsidTr="00D223A5">
        <w:trPr>
          <w:cantSplit/>
        </w:trPr>
        <w:tc>
          <w:tcPr>
            <w:tcW w:w="2593" w:type="dxa"/>
          </w:tcPr>
          <w:p w14:paraId="6E085A49" w14:textId="75070783" w:rsidR="0038119C" w:rsidRDefault="0038119C">
            <w:pPr>
              <w:rPr>
                <w:rFonts w:ascii="Courier New" w:hAnsi="Courier New" w:cs="Courier New"/>
                <w:sz w:val="22"/>
                <w:szCs w:val="22"/>
              </w:rPr>
            </w:pPr>
            <w:r>
              <w:rPr>
                <w:rFonts w:ascii="Courier New" w:hAnsi="Courier New" w:cs="Courier New"/>
                <w:sz w:val="22"/>
                <w:szCs w:val="22"/>
              </w:rPr>
              <w:t>downstream_id</w:t>
            </w:r>
          </w:p>
        </w:tc>
        <w:tc>
          <w:tcPr>
            <w:tcW w:w="6179" w:type="dxa"/>
          </w:tcPr>
          <w:p w14:paraId="517C81C1" w14:textId="78859C31" w:rsidR="0038119C" w:rsidRDefault="0038119C">
            <w:pPr>
              <w:rPr>
                <w:rFonts w:cs="Times New Roman"/>
                <w:sz w:val="22"/>
                <w:szCs w:val="22"/>
              </w:rPr>
            </w:pPr>
            <w:r>
              <w:rPr>
                <w:rFonts w:cs="Times New Roman"/>
                <w:sz w:val="22"/>
                <w:szCs w:val="22"/>
              </w:rPr>
              <w:t>An arbitrary unique ID number for the closest downstream gene</w:t>
            </w:r>
          </w:p>
        </w:tc>
      </w:tr>
      <w:tr w:rsidR="0038119C" w:rsidRPr="001F2CC2" w14:paraId="484E4682" w14:textId="77777777" w:rsidTr="00D223A5">
        <w:trPr>
          <w:cantSplit/>
        </w:trPr>
        <w:tc>
          <w:tcPr>
            <w:tcW w:w="2593" w:type="dxa"/>
          </w:tcPr>
          <w:p w14:paraId="419D5CCD" w14:textId="4B9B67BB" w:rsidR="0038119C" w:rsidRDefault="0038119C">
            <w:pPr>
              <w:rPr>
                <w:rFonts w:ascii="Courier New" w:hAnsi="Courier New" w:cs="Courier New"/>
                <w:sz w:val="22"/>
                <w:szCs w:val="22"/>
              </w:rPr>
            </w:pPr>
            <w:r>
              <w:rPr>
                <w:rFonts w:ascii="Courier New" w:hAnsi="Courier New" w:cs="Courier New"/>
                <w:sz w:val="22"/>
                <w:szCs w:val="22"/>
              </w:rPr>
              <w:t>downstream_label</w:t>
            </w:r>
          </w:p>
        </w:tc>
        <w:tc>
          <w:tcPr>
            <w:tcW w:w="6179" w:type="dxa"/>
          </w:tcPr>
          <w:p w14:paraId="4CFE068E" w14:textId="38C5FED5" w:rsidR="0038119C" w:rsidRDefault="0038119C">
            <w:pPr>
              <w:rPr>
                <w:rFonts w:cs="Times New Roman"/>
                <w:sz w:val="22"/>
                <w:szCs w:val="22"/>
              </w:rPr>
            </w:pPr>
            <w:r>
              <w:rPr>
                <w:rFonts w:cs="Times New Roman"/>
                <w:sz w:val="22"/>
                <w:szCs w:val="22"/>
              </w:rPr>
              <w:t>The primary label for the closest downstream gene</w:t>
            </w:r>
          </w:p>
        </w:tc>
      </w:tr>
      <w:tr w:rsidR="0038119C" w:rsidRPr="001F2CC2" w14:paraId="49CF9729" w14:textId="77777777" w:rsidTr="00D223A5">
        <w:trPr>
          <w:cantSplit/>
        </w:trPr>
        <w:tc>
          <w:tcPr>
            <w:tcW w:w="2593" w:type="dxa"/>
          </w:tcPr>
          <w:p w14:paraId="177E4794" w14:textId="3E1ED7F4" w:rsidR="0038119C" w:rsidRDefault="0038119C">
            <w:pPr>
              <w:rPr>
                <w:rFonts w:ascii="Courier New" w:hAnsi="Courier New" w:cs="Courier New"/>
                <w:sz w:val="22"/>
                <w:szCs w:val="22"/>
              </w:rPr>
            </w:pPr>
            <w:r>
              <w:rPr>
                <w:rFonts w:ascii="Courier New" w:hAnsi="Courier New" w:cs="Courier New"/>
                <w:sz w:val="22"/>
                <w:szCs w:val="22"/>
              </w:rPr>
              <w:t>downstream_distance</w:t>
            </w:r>
          </w:p>
        </w:tc>
        <w:tc>
          <w:tcPr>
            <w:tcW w:w="6179" w:type="dxa"/>
          </w:tcPr>
          <w:p w14:paraId="628CACD7" w14:textId="630CA3F1" w:rsidR="0038119C" w:rsidRDefault="0038119C">
            <w:pPr>
              <w:rPr>
                <w:rFonts w:cs="Times New Roman"/>
                <w:sz w:val="22"/>
                <w:szCs w:val="22"/>
              </w:rPr>
            </w:pPr>
            <w:r>
              <w:rPr>
                <w:rFonts w:cs="Times New Roman"/>
                <w:sz w:val="22"/>
                <w:szCs w:val="22"/>
              </w:rPr>
              <w:t>The distance to the closest downstream gene</w:t>
            </w:r>
          </w:p>
        </w:tc>
      </w:tr>
      <w:tr w:rsidR="0038119C" w:rsidRPr="001F2CC2" w14:paraId="1E434243" w14:textId="77777777" w:rsidTr="00D223A5">
        <w:trPr>
          <w:cantSplit/>
        </w:trPr>
        <w:tc>
          <w:tcPr>
            <w:tcW w:w="2593" w:type="dxa"/>
          </w:tcPr>
          <w:p w14:paraId="238BE285" w14:textId="05F0D8E2" w:rsidR="0038119C" w:rsidRDefault="0038119C">
            <w:pPr>
              <w:rPr>
                <w:rFonts w:ascii="Courier New" w:hAnsi="Courier New" w:cs="Courier New"/>
                <w:sz w:val="22"/>
                <w:szCs w:val="22"/>
              </w:rPr>
            </w:pPr>
            <w:r>
              <w:rPr>
                <w:rFonts w:ascii="Courier New" w:hAnsi="Courier New" w:cs="Courier New"/>
                <w:sz w:val="22"/>
                <w:szCs w:val="22"/>
              </w:rPr>
              <w:t>downstream_start</w:t>
            </w:r>
          </w:p>
        </w:tc>
        <w:tc>
          <w:tcPr>
            <w:tcW w:w="6179" w:type="dxa"/>
          </w:tcPr>
          <w:p w14:paraId="487DD438" w14:textId="0487D183" w:rsidR="0038119C" w:rsidRDefault="0038119C">
            <w:pPr>
              <w:rPr>
                <w:rFonts w:cs="Times New Roman"/>
                <w:sz w:val="22"/>
                <w:szCs w:val="22"/>
              </w:rPr>
            </w:pPr>
            <w:r>
              <w:rPr>
                <w:rFonts w:cs="Times New Roman"/>
                <w:sz w:val="22"/>
                <w:szCs w:val="22"/>
              </w:rPr>
              <w:t>The closest downstream gene’s basepair start location</w:t>
            </w:r>
          </w:p>
        </w:tc>
      </w:tr>
      <w:tr w:rsidR="0038119C" w:rsidRPr="001F2CC2" w14:paraId="163606C2" w14:textId="77777777" w:rsidTr="00D223A5">
        <w:trPr>
          <w:cantSplit/>
        </w:trPr>
        <w:tc>
          <w:tcPr>
            <w:tcW w:w="2593" w:type="dxa"/>
          </w:tcPr>
          <w:p w14:paraId="310F06E6" w14:textId="47A969D7" w:rsidR="0038119C" w:rsidRDefault="0038119C">
            <w:pPr>
              <w:rPr>
                <w:rFonts w:ascii="Courier New" w:hAnsi="Courier New" w:cs="Courier New"/>
                <w:sz w:val="22"/>
                <w:szCs w:val="22"/>
              </w:rPr>
            </w:pPr>
            <w:r>
              <w:rPr>
                <w:rFonts w:ascii="Courier New" w:hAnsi="Courier New" w:cs="Courier New"/>
                <w:sz w:val="22"/>
                <w:szCs w:val="22"/>
              </w:rPr>
              <w:t>downstream_stop</w:t>
            </w:r>
          </w:p>
        </w:tc>
        <w:tc>
          <w:tcPr>
            <w:tcW w:w="6179" w:type="dxa"/>
          </w:tcPr>
          <w:p w14:paraId="2888767B" w14:textId="659CDC7E" w:rsidR="0038119C" w:rsidRDefault="0038119C">
            <w:pPr>
              <w:rPr>
                <w:rFonts w:cs="Times New Roman"/>
                <w:sz w:val="22"/>
                <w:szCs w:val="22"/>
              </w:rPr>
            </w:pPr>
            <w:r>
              <w:rPr>
                <w:rFonts w:cs="Times New Roman"/>
                <w:sz w:val="22"/>
                <w:szCs w:val="22"/>
              </w:rPr>
              <w:t>The closest downstream gene’s basepair stop location</w:t>
            </w:r>
          </w:p>
        </w:tc>
      </w:tr>
      <w:tr w:rsidR="00EE412F" w:rsidRPr="001F2CC2" w14:paraId="797A6119" w14:textId="77777777" w:rsidTr="00D223A5">
        <w:trPr>
          <w:cantSplit/>
        </w:trPr>
        <w:tc>
          <w:tcPr>
            <w:tcW w:w="2593" w:type="dxa"/>
          </w:tcPr>
          <w:p w14:paraId="5E3F9D01" w14:textId="75499517" w:rsidR="00EE412F" w:rsidRPr="00E834E3" w:rsidRDefault="00EE412F">
            <w:pPr>
              <w:rPr>
                <w:rFonts w:ascii="Courier New" w:hAnsi="Courier New" w:cs="Courier New"/>
                <w:sz w:val="22"/>
                <w:szCs w:val="22"/>
              </w:rPr>
            </w:pPr>
            <w:r w:rsidRPr="00E834E3">
              <w:rPr>
                <w:rFonts w:ascii="Courier New" w:hAnsi="Courier New" w:cs="Courier New"/>
                <w:sz w:val="22"/>
                <w:szCs w:val="22"/>
              </w:rPr>
              <w:t>group</w:t>
            </w:r>
          </w:p>
        </w:tc>
        <w:tc>
          <w:tcPr>
            <w:tcW w:w="6179" w:type="dxa"/>
          </w:tcPr>
          <w:p w14:paraId="49771C02" w14:textId="11C1BDF9" w:rsidR="00EE412F" w:rsidRPr="00943DD1" w:rsidRDefault="00762E43">
            <w:pPr>
              <w:rPr>
                <w:rFonts w:cs="Times New Roman"/>
                <w:sz w:val="22"/>
                <w:szCs w:val="22"/>
              </w:rPr>
            </w:pPr>
            <w:r>
              <w:rPr>
                <w:rFonts w:cs="Times New Roman"/>
                <w:sz w:val="22"/>
                <w:szCs w:val="22"/>
              </w:rPr>
              <w:t>Shorthand for: group_label</w:t>
            </w:r>
          </w:p>
        </w:tc>
      </w:tr>
      <w:tr w:rsidR="00EE412F" w:rsidRPr="001F2CC2" w14:paraId="0D62F2C2" w14:textId="77777777" w:rsidTr="00D223A5">
        <w:trPr>
          <w:cantSplit/>
        </w:trPr>
        <w:tc>
          <w:tcPr>
            <w:tcW w:w="2593" w:type="dxa"/>
          </w:tcPr>
          <w:p w14:paraId="6D136A49" w14:textId="05DBEAB6" w:rsidR="00EE412F" w:rsidRPr="00E834E3" w:rsidRDefault="00EE412F">
            <w:pPr>
              <w:rPr>
                <w:rFonts w:ascii="Courier New" w:hAnsi="Courier New" w:cs="Courier New"/>
                <w:sz w:val="22"/>
                <w:szCs w:val="22"/>
              </w:rPr>
            </w:pPr>
            <w:r w:rsidRPr="00E834E3">
              <w:rPr>
                <w:rFonts w:ascii="Courier New" w:hAnsi="Courier New" w:cs="Courier New"/>
                <w:sz w:val="22"/>
                <w:szCs w:val="22"/>
              </w:rPr>
              <w:t>group_id</w:t>
            </w:r>
          </w:p>
        </w:tc>
        <w:tc>
          <w:tcPr>
            <w:tcW w:w="6179" w:type="dxa"/>
          </w:tcPr>
          <w:p w14:paraId="1CE1616A" w14:textId="130E0338" w:rsidR="00EE412F" w:rsidRPr="00943DD1" w:rsidRDefault="007C5477">
            <w:pPr>
              <w:rPr>
                <w:rFonts w:cs="Times New Roman"/>
                <w:sz w:val="22"/>
                <w:szCs w:val="22"/>
              </w:rPr>
            </w:pPr>
            <w:r>
              <w:rPr>
                <w:rFonts w:cs="Times New Roman"/>
                <w:sz w:val="22"/>
                <w:szCs w:val="22"/>
              </w:rPr>
              <w:t>An arbitrary unique ID number for the group; can be used to distinguish groups with identical labels</w:t>
            </w:r>
          </w:p>
        </w:tc>
      </w:tr>
      <w:tr w:rsidR="00EE412F" w:rsidRPr="001F2CC2" w14:paraId="217128B6" w14:textId="77777777" w:rsidTr="00D223A5">
        <w:trPr>
          <w:cantSplit/>
        </w:trPr>
        <w:tc>
          <w:tcPr>
            <w:tcW w:w="2593" w:type="dxa"/>
          </w:tcPr>
          <w:p w14:paraId="7A09107E" w14:textId="2749261A" w:rsidR="00EE412F" w:rsidRPr="00E834E3" w:rsidRDefault="00EE412F">
            <w:pPr>
              <w:rPr>
                <w:rFonts w:ascii="Courier New" w:hAnsi="Courier New" w:cs="Courier New"/>
                <w:sz w:val="22"/>
                <w:szCs w:val="22"/>
              </w:rPr>
            </w:pPr>
            <w:r w:rsidRPr="00E834E3">
              <w:rPr>
                <w:rFonts w:ascii="Courier New" w:hAnsi="Courier New" w:cs="Courier New"/>
                <w:sz w:val="22"/>
                <w:szCs w:val="22"/>
              </w:rPr>
              <w:t>group_label</w:t>
            </w:r>
          </w:p>
        </w:tc>
        <w:tc>
          <w:tcPr>
            <w:tcW w:w="6179" w:type="dxa"/>
          </w:tcPr>
          <w:p w14:paraId="48CAA6E3" w14:textId="1B9E4932" w:rsidR="00EE412F" w:rsidRPr="00943DD1" w:rsidRDefault="007C5477">
            <w:pPr>
              <w:rPr>
                <w:rFonts w:cs="Times New Roman"/>
                <w:sz w:val="22"/>
                <w:szCs w:val="22"/>
              </w:rPr>
            </w:pPr>
            <w:r>
              <w:rPr>
                <w:rFonts w:cs="Times New Roman"/>
                <w:sz w:val="22"/>
                <w:szCs w:val="22"/>
              </w:rPr>
              <w:t>The provided identifier for an input group, or the primary label for a group from the knowledge database</w:t>
            </w:r>
          </w:p>
        </w:tc>
      </w:tr>
      <w:tr w:rsidR="00EE412F" w:rsidRPr="001F2CC2" w14:paraId="4782B5C8" w14:textId="77777777" w:rsidTr="00D223A5">
        <w:trPr>
          <w:cantSplit/>
        </w:trPr>
        <w:tc>
          <w:tcPr>
            <w:tcW w:w="2593" w:type="dxa"/>
          </w:tcPr>
          <w:p w14:paraId="75FAFF63" w14:textId="30F50749" w:rsidR="00EE412F" w:rsidRPr="00E834E3" w:rsidRDefault="00EE412F">
            <w:pPr>
              <w:rPr>
                <w:rFonts w:ascii="Courier New" w:hAnsi="Courier New" w:cs="Courier New"/>
                <w:sz w:val="22"/>
                <w:szCs w:val="22"/>
              </w:rPr>
            </w:pPr>
            <w:r w:rsidRPr="00E834E3">
              <w:rPr>
                <w:rFonts w:ascii="Courier New" w:hAnsi="Courier New" w:cs="Courier New"/>
                <w:sz w:val="22"/>
                <w:szCs w:val="22"/>
              </w:rPr>
              <w:t>group_description</w:t>
            </w:r>
          </w:p>
        </w:tc>
        <w:tc>
          <w:tcPr>
            <w:tcW w:w="6179" w:type="dxa"/>
          </w:tcPr>
          <w:p w14:paraId="39247AAB" w14:textId="61B72807" w:rsidR="00EE412F" w:rsidRPr="00943DD1" w:rsidRDefault="007C5477">
            <w:pPr>
              <w:rPr>
                <w:rFonts w:cs="Times New Roman"/>
                <w:sz w:val="22"/>
                <w:szCs w:val="22"/>
              </w:rPr>
            </w:pPr>
            <w:r>
              <w:rPr>
                <w:rFonts w:cs="Times New Roman"/>
                <w:sz w:val="22"/>
                <w:szCs w:val="22"/>
              </w:rPr>
              <w:t>The group’s descriptive text from the knowledge database, if any</w:t>
            </w:r>
          </w:p>
        </w:tc>
      </w:tr>
      <w:tr w:rsidR="00EE412F" w:rsidRPr="001F2CC2" w14:paraId="1A0B479C" w14:textId="77777777" w:rsidTr="00D223A5">
        <w:trPr>
          <w:cantSplit/>
        </w:trPr>
        <w:tc>
          <w:tcPr>
            <w:tcW w:w="2593" w:type="dxa"/>
          </w:tcPr>
          <w:p w14:paraId="04461FE0" w14:textId="1D534B45" w:rsidR="00EE412F" w:rsidRPr="00E834E3" w:rsidRDefault="00EE412F">
            <w:pPr>
              <w:rPr>
                <w:rFonts w:ascii="Courier New" w:hAnsi="Courier New" w:cs="Courier New"/>
                <w:sz w:val="22"/>
                <w:szCs w:val="22"/>
              </w:rPr>
            </w:pPr>
            <w:r w:rsidRPr="00E834E3">
              <w:rPr>
                <w:rFonts w:ascii="Courier New" w:hAnsi="Courier New" w:cs="Courier New"/>
                <w:sz w:val="22"/>
                <w:szCs w:val="22"/>
              </w:rPr>
              <w:t>group_identifiers</w:t>
            </w:r>
          </w:p>
        </w:tc>
        <w:tc>
          <w:tcPr>
            <w:tcW w:w="6179" w:type="dxa"/>
          </w:tcPr>
          <w:p w14:paraId="11418801" w14:textId="7F27A428" w:rsidR="00EE412F" w:rsidRPr="00943DD1" w:rsidRDefault="007C5477">
            <w:pPr>
              <w:rPr>
                <w:rFonts w:cs="Times New Roman"/>
                <w:sz w:val="22"/>
                <w:szCs w:val="22"/>
              </w:rPr>
            </w:pPr>
            <w:r>
              <w:rPr>
                <w:rFonts w:cs="Times New Roman"/>
                <w:sz w:val="22"/>
                <w:szCs w:val="22"/>
              </w:rPr>
              <w:t>All known identifiers for the group, of any type; formatted as “type:name|type:name|…”</w:t>
            </w:r>
          </w:p>
        </w:tc>
      </w:tr>
      <w:tr w:rsidR="00D90520" w:rsidRPr="001F2CC2" w14:paraId="5DED94A6" w14:textId="77777777" w:rsidTr="00D90520">
        <w:trPr>
          <w:cantSplit/>
        </w:trPr>
        <w:tc>
          <w:tcPr>
            <w:tcW w:w="2593" w:type="dxa"/>
          </w:tcPr>
          <w:p w14:paraId="0660F282" w14:textId="40D1E2A1" w:rsidR="00D90520" w:rsidRPr="00E834E3" w:rsidRDefault="00D90520">
            <w:pPr>
              <w:rPr>
                <w:rFonts w:ascii="Courier New" w:hAnsi="Courier New" w:cs="Courier New"/>
                <w:sz w:val="22"/>
                <w:szCs w:val="22"/>
              </w:rPr>
            </w:pPr>
            <w:r>
              <w:rPr>
                <w:rFonts w:ascii="Courier New" w:hAnsi="Courier New" w:cs="Courier New"/>
                <w:sz w:val="22"/>
                <w:szCs w:val="22"/>
              </w:rPr>
              <w:t>group_extra</w:t>
            </w:r>
          </w:p>
        </w:tc>
        <w:tc>
          <w:tcPr>
            <w:tcW w:w="6179" w:type="dxa"/>
          </w:tcPr>
          <w:p w14:paraId="50440E83" w14:textId="4EF0191F" w:rsidR="00D90520" w:rsidRDefault="00D90520">
            <w:pPr>
              <w:rPr>
                <w:rFonts w:cs="Times New Roman"/>
                <w:sz w:val="22"/>
                <w:szCs w:val="22"/>
              </w:rPr>
            </w:pPr>
            <w:r>
              <w:rPr>
                <w:rFonts w:cs="Times New Roman"/>
                <w:sz w:val="22"/>
                <w:szCs w:val="22"/>
              </w:rPr>
              <w:t>Any extra columns provided in the group input file</w:t>
            </w:r>
          </w:p>
        </w:tc>
      </w:tr>
      <w:tr w:rsidR="00EE412F" w:rsidRPr="001F2CC2" w14:paraId="31824E72" w14:textId="77777777" w:rsidTr="00D223A5">
        <w:trPr>
          <w:cantSplit/>
        </w:trPr>
        <w:tc>
          <w:tcPr>
            <w:tcW w:w="2593" w:type="dxa"/>
          </w:tcPr>
          <w:p w14:paraId="43750E44" w14:textId="6F084028" w:rsidR="00EE412F" w:rsidRPr="00E834E3" w:rsidRDefault="00EE412F">
            <w:pPr>
              <w:rPr>
                <w:rFonts w:ascii="Courier New" w:hAnsi="Courier New" w:cs="Courier New"/>
                <w:sz w:val="22"/>
                <w:szCs w:val="22"/>
              </w:rPr>
            </w:pPr>
            <w:r w:rsidRPr="00E834E3">
              <w:rPr>
                <w:rFonts w:ascii="Courier New" w:hAnsi="Courier New" w:cs="Courier New"/>
                <w:sz w:val="22"/>
                <w:szCs w:val="22"/>
              </w:rPr>
              <w:t>source</w:t>
            </w:r>
          </w:p>
        </w:tc>
        <w:tc>
          <w:tcPr>
            <w:tcW w:w="6179" w:type="dxa"/>
          </w:tcPr>
          <w:p w14:paraId="7CB11BBE" w14:textId="50A1BC5E" w:rsidR="00EE412F" w:rsidRPr="00943DD1" w:rsidRDefault="00762E43">
            <w:pPr>
              <w:rPr>
                <w:rFonts w:cs="Times New Roman"/>
                <w:sz w:val="22"/>
                <w:szCs w:val="22"/>
              </w:rPr>
            </w:pPr>
            <w:r>
              <w:rPr>
                <w:rFonts w:cs="Times New Roman"/>
                <w:sz w:val="22"/>
                <w:szCs w:val="22"/>
              </w:rPr>
              <w:t>Shorthand for: source_label</w:t>
            </w:r>
          </w:p>
        </w:tc>
      </w:tr>
      <w:tr w:rsidR="00EE412F" w:rsidRPr="001F2CC2" w14:paraId="5C05ECD8" w14:textId="77777777" w:rsidTr="00D223A5">
        <w:trPr>
          <w:cantSplit/>
        </w:trPr>
        <w:tc>
          <w:tcPr>
            <w:tcW w:w="2593" w:type="dxa"/>
          </w:tcPr>
          <w:p w14:paraId="79FE9C69" w14:textId="77F43002" w:rsidR="00EE412F" w:rsidRPr="00E834E3" w:rsidRDefault="00EE412F">
            <w:pPr>
              <w:rPr>
                <w:rFonts w:ascii="Courier New" w:hAnsi="Courier New" w:cs="Courier New"/>
                <w:sz w:val="22"/>
                <w:szCs w:val="22"/>
              </w:rPr>
            </w:pPr>
            <w:r w:rsidRPr="00E834E3">
              <w:rPr>
                <w:rFonts w:ascii="Courier New" w:hAnsi="Courier New" w:cs="Courier New"/>
                <w:sz w:val="22"/>
                <w:szCs w:val="22"/>
              </w:rPr>
              <w:t>source_id</w:t>
            </w:r>
          </w:p>
        </w:tc>
        <w:tc>
          <w:tcPr>
            <w:tcW w:w="6179" w:type="dxa"/>
          </w:tcPr>
          <w:p w14:paraId="37C357A3" w14:textId="67C443DA" w:rsidR="00EE412F" w:rsidRPr="00943DD1" w:rsidRDefault="00762E43">
            <w:pPr>
              <w:rPr>
                <w:rFonts w:cs="Times New Roman"/>
                <w:sz w:val="22"/>
                <w:szCs w:val="22"/>
              </w:rPr>
            </w:pPr>
            <w:r>
              <w:rPr>
                <w:rFonts w:cs="Times New Roman"/>
                <w:sz w:val="22"/>
                <w:szCs w:val="22"/>
              </w:rPr>
              <w:t>An arbitrary unique ID number for the source; included for completeness</w:t>
            </w:r>
          </w:p>
        </w:tc>
      </w:tr>
      <w:tr w:rsidR="00EE412F" w:rsidRPr="001F2CC2" w14:paraId="4DDA267E" w14:textId="77777777" w:rsidTr="00D223A5">
        <w:trPr>
          <w:cantSplit/>
        </w:trPr>
        <w:tc>
          <w:tcPr>
            <w:tcW w:w="2593" w:type="dxa"/>
          </w:tcPr>
          <w:p w14:paraId="0F5CB313" w14:textId="30029EF4" w:rsidR="00EE412F" w:rsidRPr="00E834E3" w:rsidRDefault="00EE412F">
            <w:pPr>
              <w:rPr>
                <w:rFonts w:ascii="Courier New" w:hAnsi="Courier New" w:cs="Courier New"/>
                <w:sz w:val="22"/>
                <w:szCs w:val="22"/>
              </w:rPr>
            </w:pPr>
            <w:r w:rsidRPr="00E834E3">
              <w:rPr>
                <w:rFonts w:ascii="Courier New" w:hAnsi="Courier New" w:cs="Courier New"/>
                <w:sz w:val="22"/>
                <w:szCs w:val="22"/>
              </w:rPr>
              <w:t>source_label</w:t>
            </w:r>
          </w:p>
        </w:tc>
        <w:tc>
          <w:tcPr>
            <w:tcW w:w="6179" w:type="dxa"/>
          </w:tcPr>
          <w:p w14:paraId="724EA343" w14:textId="39CA28BC" w:rsidR="00EE412F" w:rsidRPr="00943DD1" w:rsidRDefault="00762E43">
            <w:pPr>
              <w:rPr>
                <w:rFonts w:cs="Times New Roman"/>
                <w:sz w:val="22"/>
                <w:szCs w:val="22"/>
              </w:rPr>
            </w:pPr>
            <w:r>
              <w:rPr>
                <w:rFonts w:cs="Times New Roman"/>
                <w:sz w:val="22"/>
                <w:szCs w:val="22"/>
              </w:rPr>
              <w:t>The source’s name</w:t>
            </w:r>
          </w:p>
        </w:tc>
      </w:tr>
      <w:tr w:rsidR="0038119C" w:rsidRPr="001F2CC2" w14:paraId="3C961F91" w14:textId="77777777" w:rsidTr="00D223A5">
        <w:trPr>
          <w:cantSplit/>
        </w:trPr>
        <w:tc>
          <w:tcPr>
            <w:tcW w:w="2593" w:type="dxa"/>
          </w:tcPr>
          <w:p w14:paraId="19EC746D" w14:textId="6645CA66" w:rsidR="0038119C" w:rsidRPr="00E834E3" w:rsidRDefault="0038119C">
            <w:pPr>
              <w:rPr>
                <w:rFonts w:ascii="Courier New" w:hAnsi="Courier New" w:cs="Courier New"/>
                <w:sz w:val="22"/>
                <w:szCs w:val="22"/>
              </w:rPr>
            </w:pPr>
            <w:r>
              <w:rPr>
                <w:rFonts w:ascii="Courier New" w:hAnsi="Courier New" w:cs="Courier New"/>
                <w:sz w:val="22"/>
                <w:szCs w:val="22"/>
              </w:rPr>
              <w:t>gwas</w:t>
            </w:r>
          </w:p>
        </w:tc>
        <w:tc>
          <w:tcPr>
            <w:tcW w:w="6179" w:type="dxa"/>
          </w:tcPr>
          <w:p w14:paraId="1F3B2F66" w14:textId="4DC3BBD8" w:rsidR="0038119C" w:rsidRDefault="0038119C">
            <w:pPr>
              <w:rPr>
                <w:rFonts w:cs="Times New Roman"/>
                <w:sz w:val="22"/>
                <w:szCs w:val="22"/>
              </w:rPr>
            </w:pPr>
            <w:r>
              <w:rPr>
                <w:rFonts w:cs="Times New Roman"/>
                <w:sz w:val="22"/>
                <w:szCs w:val="22"/>
              </w:rPr>
              <w:t>Shorthand for: gwas_trait , gwas_snps , gwas_orbeta , gwas_allele95ci , gwas_riskAfreq , gwas_pubmed</w:t>
            </w:r>
          </w:p>
        </w:tc>
      </w:tr>
      <w:tr w:rsidR="0038119C" w:rsidRPr="001F2CC2" w14:paraId="5819AD94" w14:textId="77777777" w:rsidTr="00D223A5">
        <w:trPr>
          <w:cantSplit/>
        </w:trPr>
        <w:tc>
          <w:tcPr>
            <w:tcW w:w="2593" w:type="dxa"/>
          </w:tcPr>
          <w:p w14:paraId="768ABDB1" w14:textId="12B77F1D" w:rsidR="0038119C" w:rsidRDefault="0038119C">
            <w:pPr>
              <w:rPr>
                <w:rFonts w:ascii="Courier New" w:hAnsi="Courier New" w:cs="Courier New"/>
                <w:sz w:val="22"/>
                <w:szCs w:val="22"/>
              </w:rPr>
            </w:pPr>
            <w:r>
              <w:rPr>
                <w:rFonts w:ascii="Courier New" w:hAnsi="Courier New" w:cs="Courier New"/>
                <w:sz w:val="22"/>
                <w:szCs w:val="22"/>
              </w:rPr>
              <w:t>gwas_rs</w:t>
            </w:r>
          </w:p>
        </w:tc>
        <w:tc>
          <w:tcPr>
            <w:tcW w:w="6179" w:type="dxa"/>
          </w:tcPr>
          <w:p w14:paraId="439C23E4" w14:textId="32D5C06A" w:rsidR="0038119C" w:rsidRDefault="0038119C">
            <w:pPr>
              <w:rPr>
                <w:rFonts w:cs="Times New Roman"/>
                <w:sz w:val="22"/>
                <w:szCs w:val="22"/>
              </w:rPr>
            </w:pPr>
            <w:r>
              <w:rPr>
                <w:rFonts w:cs="Times New Roman"/>
                <w:sz w:val="22"/>
                <w:szCs w:val="22"/>
              </w:rPr>
              <w:t>The RS# which led to the GWAS annotation match</w:t>
            </w:r>
          </w:p>
        </w:tc>
      </w:tr>
      <w:tr w:rsidR="0038119C" w:rsidRPr="001F2CC2" w14:paraId="0CF22238" w14:textId="77777777" w:rsidTr="00D223A5">
        <w:trPr>
          <w:cantSplit/>
        </w:trPr>
        <w:tc>
          <w:tcPr>
            <w:tcW w:w="2593" w:type="dxa"/>
          </w:tcPr>
          <w:p w14:paraId="036015F4" w14:textId="2CD6DA41" w:rsidR="0038119C" w:rsidRDefault="0038119C" w:rsidP="0038119C">
            <w:pPr>
              <w:rPr>
                <w:rFonts w:ascii="Courier New" w:hAnsi="Courier New" w:cs="Courier New"/>
                <w:sz w:val="22"/>
                <w:szCs w:val="22"/>
              </w:rPr>
            </w:pPr>
            <w:r>
              <w:rPr>
                <w:rFonts w:ascii="Courier New" w:hAnsi="Courier New" w:cs="Courier New"/>
                <w:sz w:val="22"/>
                <w:szCs w:val="22"/>
              </w:rPr>
              <w:t>gwas_chr</w:t>
            </w:r>
          </w:p>
        </w:tc>
        <w:tc>
          <w:tcPr>
            <w:tcW w:w="6179" w:type="dxa"/>
          </w:tcPr>
          <w:p w14:paraId="1836E4BF" w14:textId="3C91A048" w:rsidR="0038119C" w:rsidRDefault="0038119C">
            <w:pPr>
              <w:rPr>
                <w:rFonts w:cs="Times New Roman"/>
                <w:sz w:val="22"/>
                <w:szCs w:val="22"/>
              </w:rPr>
            </w:pPr>
            <w:r>
              <w:rPr>
                <w:rFonts w:cs="Times New Roman"/>
                <w:sz w:val="22"/>
                <w:szCs w:val="22"/>
              </w:rPr>
              <w:t>The chromosome on which the GWAS match was found</w:t>
            </w:r>
          </w:p>
        </w:tc>
      </w:tr>
      <w:tr w:rsidR="0038119C" w:rsidRPr="001F2CC2" w14:paraId="4AEFD69F" w14:textId="77777777" w:rsidTr="00D223A5">
        <w:trPr>
          <w:cantSplit/>
        </w:trPr>
        <w:tc>
          <w:tcPr>
            <w:tcW w:w="2593" w:type="dxa"/>
          </w:tcPr>
          <w:p w14:paraId="1E72011D" w14:textId="546C1A29" w:rsidR="0038119C" w:rsidRDefault="0038119C" w:rsidP="0038119C">
            <w:pPr>
              <w:rPr>
                <w:rFonts w:ascii="Courier New" w:hAnsi="Courier New" w:cs="Courier New"/>
                <w:sz w:val="22"/>
                <w:szCs w:val="22"/>
              </w:rPr>
            </w:pPr>
            <w:r>
              <w:rPr>
                <w:rFonts w:ascii="Courier New" w:hAnsi="Courier New" w:cs="Courier New"/>
                <w:sz w:val="22"/>
                <w:szCs w:val="22"/>
              </w:rPr>
              <w:t>gwas_pos</w:t>
            </w:r>
          </w:p>
        </w:tc>
        <w:tc>
          <w:tcPr>
            <w:tcW w:w="6179" w:type="dxa"/>
          </w:tcPr>
          <w:p w14:paraId="16A1741A" w14:textId="027D0CB3" w:rsidR="0038119C" w:rsidRDefault="0038119C">
            <w:pPr>
              <w:rPr>
                <w:rFonts w:cs="Times New Roman"/>
                <w:sz w:val="22"/>
                <w:szCs w:val="22"/>
              </w:rPr>
            </w:pPr>
            <w:r>
              <w:rPr>
                <w:rFonts w:cs="Times New Roman"/>
                <w:sz w:val="22"/>
                <w:szCs w:val="22"/>
              </w:rPr>
              <w:t>The basepair location at which the GWAS match was found</w:t>
            </w:r>
          </w:p>
        </w:tc>
      </w:tr>
      <w:tr w:rsidR="0038119C" w:rsidRPr="001F2CC2" w14:paraId="3F5D4635" w14:textId="77777777" w:rsidTr="00D223A5">
        <w:trPr>
          <w:cantSplit/>
        </w:trPr>
        <w:tc>
          <w:tcPr>
            <w:tcW w:w="2593" w:type="dxa"/>
          </w:tcPr>
          <w:p w14:paraId="4C62EDE2" w14:textId="2981D6BC" w:rsidR="0038119C" w:rsidRDefault="0038119C" w:rsidP="0038119C">
            <w:pPr>
              <w:rPr>
                <w:rFonts w:ascii="Courier New" w:hAnsi="Courier New" w:cs="Courier New"/>
                <w:sz w:val="22"/>
                <w:szCs w:val="22"/>
              </w:rPr>
            </w:pPr>
            <w:r>
              <w:rPr>
                <w:rFonts w:ascii="Courier New" w:hAnsi="Courier New" w:cs="Courier New"/>
                <w:sz w:val="22"/>
                <w:szCs w:val="22"/>
              </w:rPr>
              <w:lastRenderedPageBreak/>
              <w:t>gwas_trait</w:t>
            </w:r>
          </w:p>
        </w:tc>
        <w:tc>
          <w:tcPr>
            <w:tcW w:w="6179" w:type="dxa"/>
          </w:tcPr>
          <w:p w14:paraId="0A4CCCE6" w14:textId="0994BEDF" w:rsidR="0038119C" w:rsidRDefault="0038119C">
            <w:pPr>
              <w:rPr>
                <w:rFonts w:cs="Times New Roman"/>
                <w:sz w:val="22"/>
                <w:szCs w:val="22"/>
              </w:rPr>
            </w:pPr>
            <w:r>
              <w:rPr>
                <w:rFonts w:cs="Times New Roman"/>
                <w:sz w:val="22"/>
                <w:szCs w:val="22"/>
              </w:rPr>
              <w:t>The GWAS annotation’s associated trait or phenotype</w:t>
            </w:r>
          </w:p>
        </w:tc>
      </w:tr>
      <w:tr w:rsidR="0038119C" w:rsidRPr="001F2CC2" w14:paraId="631C9064" w14:textId="77777777" w:rsidTr="00D223A5">
        <w:trPr>
          <w:cantSplit/>
        </w:trPr>
        <w:tc>
          <w:tcPr>
            <w:tcW w:w="2593" w:type="dxa"/>
          </w:tcPr>
          <w:p w14:paraId="07E67AD1" w14:textId="098CC895" w:rsidR="0038119C" w:rsidRDefault="0038119C" w:rsidP="0038119C">
            <w:pPr>
              <w:rPr>
                <w:rFonts w:ascii="Courier New" w:hAnsi="Courier New" w:cs="Courier New"/>
                <w:sz w:val="22"/>
                <w:szCs w:val="22"/>
              </w:rPr>
            </w:pPr>
            <w:r>
              <w:rPr>
                <w:rFonts w:ascii="Courier New" w:hAnsi="Courier New" w:cs="Courier New"/>
                <w:sz w:val="22"/>
                <w:szCs w:val="22"/>
              </w:rPr>
              <w:t>gwas_snps</w:t>
            </w:r>
          </w:p>
        </w:tc>
        <w:tc>
          <w:tcPr>
            <w:tcW w:w="6179" w:type="dxa"/>
          </w:tcPr>
          <w:p w14:paraId="30024BA4" w14:textId="28335B31" w:rsidR="0038119C" w:rsidRDefault="0038119C">
            <w:pPr>
              <w:rPr>
                <w:rFonts w:cs="Times New Roman"/>
                <w:sz w:val="22"/>
                <w:szCs w:val="22"/>
              </w:rPr>
            </w:pPr>
            <w:r>
              <w:rPr>
                <w:rFonts w:cs="Times New Roman"/>
                <w:sz w:val="22"/>
                <w:szCs w:val="22"/>
              </w:rPr>
              <w:t xml:space="preserve">The full list of SNPs in the GWAS </w:t>
            </w:r>
            <w:r w:rsidR="00FA5BA5">
              <w:rPr>
                <w:rFonts w:cs="Times New Roman"/>
                <w:sz w:val="22"/>
                <w:szCs w:val="22"/>
              </w:rPr>
              <w:t>association</w:t>
            </w:r>
          </w:p>
        </w:tc>
      </w:tr>
      <w:tr w:rsidR="0038119C" w:rsidRPr="001F2CC2" w14:paraId="128CCD29" w14:textId="77777777" w:rsidTr="00D223A5">
        <w:trPr>
          <w:cantSplit/>
        </w:trPr>
        <w:tc>
          <w:tcPr>
            <w:tcW w:w="2593" w:type="dxa"/>
          </w:tcPr>
          <w:p w14:paraId="59A7B04D" w14:textId="257C81B9" w:rsidR="0038119C" w:rsidRDefault="0038119C" w:rsidP="0038119C">
            <w:pPr>
              <w:rPr>
                <w:rFonts w:ascii="Courier New" w:hAnsi="Courier New" w:cs="Courier New"/>
                <w:sz w:val="22"/>
                <w:szCs w:val="22"/>
              </w:rPr>
            </w:pPr>
            <w:r>
              <w:rPr>
                <w:rFonts w:ascii="Courier New" w:hAnsi="Courier New" w:cs="Courier New"/>
                <w:sz w:val="22"/>
                <w:szCs w:val="22"/>
              </w:rPr>
              <w:t>gwas_orbeta</w:t>
            </w:r>
          </w:p>
        </w:tc>
        <w:tc>
          <w:tcPr>
            <w:tcW w:w="6179" w:type="dxa"/>
          </w:tcPr>
          <w:p w14:paraId="11234EA5" w14:textId="69E55248" w:rsidR="0038119C" w:rsidRDefault="0038119C">
            <w:pPr>
              <w:rPr>
                <w:rFonts w:cs="Times New Roman"/>
                <w:sz w:val="22"/>
                <w:szCs w:val="22"/>
              </w:rPr>
            </w:pPr>
            <w:r>
              <w:rPr>
                <w:rFonts w:cs="Times New Roman"/>
                <w:sz w:val="22"/>
                <w:szCs w:val="22"/>
              </w:rPr>
              <w:t>The odds ratio or beta of the GWAS association</w:t>
            </w:r>
          </w:p>
        </w:tc>
      </w:tr>
      <w:tr w:rsidR="0038119C" w:rsidRPr="001F2CC2" w14:paraId="4282211F" w14:textId="77777777" w:rsidTr="00D223A5">
        <w:trPr>
          <w:cantSplit/>
        </w:trPr>
        <w:tc>
          <w:tcPr>
            <w:tcW w:w="2593" w:type="dxa"/>
          </w:tcPr>
          <w:p w14:paraId="5945454C" w14:textId="7B8CAC58" w:rsidR="0038119C" w:rsidRDefault="0038119C" w:rsidP="0038119C">
            <w:pPr>
              <w:rPr>
                <w:rFonts w:ascii="Courier New" w:hAnsi="Courier New" w:cs="Courier New"/>
                <w:sz w:val="22"/>
                <w:szCs w:val="22"/>
              </w:rPr>
            </w:pPr>
            <w:r>
              <w:rPr>
                <w:rFonts w:ascii="Courier New" w:hAnsi="Courier New" w:cs="Courier New"/>
                <w:sz w:val="22"/>
                <w:szCs w:val="22"/>
              </w:rPr>
              <w:t>gwas_allele95ci</w:t>
            </w:r>
          </w:p>
        </w:tc>
        <w:tc>
          <w:tcPr>
            <w:tcW w:w="6179" w:type="dxa"/>
          </w:tcPr>
          <w:p w14:paraId="51804FCC" w14:textId="1D927890" w:rsidR="0038119C" w:rsidRDefault="0038119C">
            <w:pPr>
              <w:rPr>
                <w:rFonts w:cs="Times New Roman"/>
                <w:sz w:val="22"/>
                <w:szCs w:val="22"/>
              </w:rPr>
            </w:pPr>
            <w:r>
              <w:rPr>
                <w:rFonts w:cs="Times New Roman"/>
                <w:sz w:val="22"/>
                <w:szCs w:val="22"/>
              </w:rPr>
              <w:t>The allele 95% confidence interval of the GWAS association</w:t>
            </w:r>
          </w:p>
        </w:tc>
      </w:tr>
      <w:tr w:rsidR="0038119C" w:rsidRPr="001F2CC2" w14:paraId="53B2702B" w14:textId="77777777" w:rsidTr="00D223A5">
        <w:trPr>
          <w:cantSplit/>
        </w:trPr>
        <w:tc>
          <w:tcPr>
            <w:tcW w:w="2593" w:type="dxa"/>
          </w:tcPr>
          <w:p w14:paraId="564E6FC8" w14:textId="5B1A3863" w:rsidR="0038119C" w:rsidRDefault="0038119C" w:rsidP="0038119C">
            <w:pPr>
              <w:rPr>
                <w:rFonts w:ascii="Courier New" w:hAnsi="Courier New" w:cs="Courier New"/>
                <w:sz w:val="22"/>
                <w:szCs w:val="22"/>
              </w:rPr>
            </w:pPr>
            <w:r>
              <w:rPr>
                <w:rFonts w:ascii="Courier New" w:hAnsi="Courier New" w:cs="Courier New"/>
                <w:sz w:val="22"/>
                <w:szCs w:val="22"/>
              </w:rPr>
              <w:t>gwas_riskAfreq</w:t>
            </w:r>
          </w:p>
        </w:tc>
        <w:tc>
          <w:tcPr>
            <w:tcW w:w="6179" w:type="dxa"/>
          </w:tcPr>
          <w:p w14:paraId="1A2334EF" w14:textId="3484EA09" w:rsidR="0038119C" w:rsidRDefault="00FA5BA5">
            <w:pPr>
              <w:rPr>
                <w:rFonts w:cs="Times New Roman"/>
                <w:sz w:val="22"/>
                <w:szCs w:val="22"/>
              </w:rPr>
            </w:pPr>
            <w:r>
              <w:rPr>
                <w:rFonts w:cs="Times New Roman"/>
                <w:sz w:val="22"/>
                <w:szCs w:val="22"/>
              </w:rPr>
              <w:t>The risk allele frequency of the GWAS association</w:t>
            </w:r>
          </w:p>
        </w:tc>
      </w:tr>
      <w:tr w:rsidR="0038119C" w:rsidRPr="001F2CC2" w14:paraId="2AA13364" w14:textId="77777777" w:rsidTr="00D223A5">
        <w:trPr>
          <w:cantSplit/>
        </w:trPr>
        <w:tc>
          <w:tcPr>
            <w:tcW w:w="2593" w:type="dxa"/>
          </w:tcPr>
          <w:p w14:paraId="7F88587F" w14:textId="4A5F4200" w:rsidR="0038119C" w:rsidRDefault="0038119C" w:rsidP="0038119C">
            <w:pPr>
              <w:rPr>
                <w:rFonts w:ascii="Courier New" w:hAnsi="Courier New" w:cs="Courier New"/>
                <w:sz w:val="22"/>
                <w:szCs w:val="22"/>
              </w:rPr>
            </w:pPr>
            <w:r>
              <w:rPr>
                <w:rFonts w:ascii="Courier New" w:hAnsi="Courier New" w:cs="Courier New"/>
                <w:sz w:val="22"/>
                <w:szCs w:val="22"/>
              </w:rPr>
              <w:t>gwas_pubmed</w:t>
            </w:r>
          </w:p>
        </w:tc>
        <w:tc>
          <w:tcPr>
            <w:tcW w:w="6179" w:type="dxa"/>
          </w:tcPr>
          <w:p w14:paraId="2CB804E9" w14:textId="5E3DFBE8" w:rsidR="0038119C" w:rsidRDefault="00FA5BA5" w:rsidP="00357A70">
            <w:pPr>
              <w:tabs>
                <w:tab w:val="left" w:pos="1965"/>
              </w:tabs>
              <w:rPr>
                <w:rFonts w:cs="Times New Roman"/>
                <w:sz w:val="22"/>
                <w:szCs w:val="22"/>
              </w:rPr>
            </w:pPr>
            <w:r>
              <w:rPr>
                <w:rFonts w:cs="Times New Roman"/>
                <w:sz w:val="22"/>
                <w:szCs w:val="22"/>
              </w:rPr>
              <w:t>The PubMedID of the GWAS association</w:t>
            </w:r>
          </w:p>
        </w:tc>
      </w:tr>
    </w:tbl>
    <w:p w14:paraId="15FFCBE9" w14:textId="77777777" w:rsidR="003B534B" w:rsidRDefault="003B534B" w:rsidP="00943DD1"/>
    <w:p w14:paraId="49D86096" w14:textId="77777777" w:rsidR="00A70E01" w:rsidDel="00857F0C" w:rsidRDefault="005A7A6D" w:rsidP="00357A70">
      <w:pPr>
        <w:rPr>
          <w:del w:id="1303" w:author="Alexander Thomas Frase" w:date="2016-03-29T13:17:00Z"/>
        </w:rPr>
      </w:pPr>
      <w:r>
        <w:t>Inspection of Biofilter’s source code may reveal additional supported columns. They are not documented here because they are only used for internal or debugging purposes and may change or disappear in a future release; use them at your own risk</w:t>
      </w:r>
      <w:r w:rsidR="00A70E01">
        <w:t>.</w:t>
      </w:r>
    </w:p>
    <w:p w14:paraId="43F8C61B" w14:textId="77777777" w:rsidR="00A70E01" w:rsidRDefault="00A70E01" w:rsidP="00357A70">
      <w:pPr>
        <w:rPr>
          <w:ins w:id="1304" w:author="Alexander Thomas Frase" w:date="2016-03-29T13:22:00Z"/>
        </w:rPr>
      </w:pPr>
    </w:p>
    <w:p w14:paraId="5AB410E3" w14:textId="767BF954" w:rsidR="00822675" w:rsidRDefault="00822675">
      <w:pPr>
        <w:widowControl/>
        <w:suppressAutoHyphens w:val="0"/>
        <w:rPr>
          <w:ins w:id="1305" w:author="Alexander Thomas Frase" w:date="2016-03-29T13:22:00Z"/>
        </w:rPr>
      </w:pPr>
      <w:ins w:id="1306" w:author="Alexander Thomas Frase" w:date="2016-03-29T13:22:00Z">
        <w:r>
          <w:br w:type="page"/>
        </w:r>
      </w:ins>
    </w:p>
    <w:p w14:paraId="0D190EA5" w14:textId="278B0F84" w:rsidR="00822675" w:rsidDel="00822675" w:rsidRDefault="00822675" w:rsidP="00357A70">
      <w:pPr>
        <w:rPr>
          <w:del w:id="1307" w:author="Alexander Thomas Frase" w:date="2016-03-29T13:22:00Z"/>
        </w:rPr>
      </w:pPr>
    </w:p>
    <w:p w14:paraId="1DB18386" w14:textId="0AF5E6F9" w:rsidR="003C548A" w:rsidRPr="00C5773D" w:rsidRDefault="003C548A" w:rsidP="003C548A">
      <w:pPr>
        <w:pStyle w:val="Heading1"/>
      </w:pPr>
      <w:bookmarkStart w:id="1308" w:name="_Toc447021490"/>
      <w:bookmarkEnd w:id="1297"/>
      <w:bookmarkEnd w:id="1298"/>
      <w:bookmarkEnd w:id="1299"/>
      <w:r>
        <w:t xml:space="preserve">Example </w:t>
      </w:r>
      <w:r w:rsidR="00196B68">
        <w:t>Knowledge</w:t>
      </w:r>
      <w:bookmarkEnd w:id="1308"/>
    </w:p>
    <w:p w14:paraId="5A8AAF67" w14:textId="519FB946" w:rsidR="00DE3EF7" w:rsidRDefault="0079515F" w:rsidP="003C548A">
      <w:r>
        <w:t xml:space="preserve">In order to provide </w:t>
      </w:r>
      <w:r w:rsidR="003C548A">
        <w:t>examples of filtering, annotation, and model building commands for Biofilter 2.0, we have provide</w:t>
      </w:r>
      <w:r w:rsidR="00177527">
        <w:t>d</w:t>
      </w:r>
      <w:r w:rsidR="003C548A">
        <w:t xml:space="preserve"> a simulated LOKI database. This simu</w:t>
      </w:r>
      <w:r w:rsidR="00D02EDD">
        <w:t>lated database contains three</w:t>
      </w:r>
      <w:r w:rsidR="003C548A">
        <w:t xml:space="preserve"> </w:t>
      </w:r>
      <w:r w:rsidR="00E40588">
        <w:t>fictit</w:t>
      </w:r>
      <w:r w:rsidR="00F96631">
        <w:t xml:space="preserve">ious </w:t>
      </w:r>
      <w:r w:rsidR="003C548A">
        <w:t>sources</w:t>
      </w:r>
      <w:r w:rsidR="00D02EDD">
        <w:t xml:space="preserve"> (named “light”, “paint” and “spectrum”)</w:t>
      </w:r>
      <w:r w:rsidR="003C548A">
        <w:t xml:space="preserve"> </w:t>
      </w:r>
      <w:r>
        <w:t xml:space="preserve">which define </w:t>
      </w:r>
      <w:r w:rsidR="00D02EDD">
        <w:t>eleven</w:t>
      </w:r>
      <w:r w:rsidR="003C548A">
        <w:t xml:space="preserve"> pathways</w:t>
      </w:r>
      <w:r w:rsidR="00D02EDD">
        <w:t xml:space="preserve"> (</w:t>
      </w:r>
      <w:r w:rsidR="00F15A80">
        <w:t xml:space="preserve">named </w:t>
      </w:r>
      <w:r w:rsidR="00D02EDD">
        <w:t>“red”, “green”, “blue”, “gray”, “cyan”, “magenta”, “yellow”, “gray”, “orange”, “indigo”, “violet”), linked to 13 genes and 21 SNPs</w:t>
      </w:r>
      <w:r w:rsidR="00150551">
        <w:t>.</w:t>
      </w:r>
    </w:p>
    <w:p w14:paraId="39D4DE23" w14:textId="77777777" w:rsidR="00A70E01" w:rsidRDefault="00A70E01" w:rsidP="003C548A"/>
    <w:p w14:paraId="4D10AF2A" w14:textId="1A6FD352" w:rsidR="00BF7361" w:rsidDel="00523804" w:rsidRDefault="00DE3EF7" w:rsidP="003C548A">
      <w:pPr>
        <w:rPr>
          <w:del w:id="1309" w:author="Alexander Thomas Frase" w:date="2016-03-15T11:29:00Z"/>
        </w:rPr>
      </w:pPr>
      <w:r w:rsidRPr="00E834E3">
        <w:rPr>
          <w:noProof/>
          <w:lang w:eastAsia="en-US" w:bidi="ar-SA"/>
        </w:rPr>
        <w:drawing>
          <wp:anchor distT="0" distB="0" distL="114300" distR="114300" simplePos="0" relativeHeight="251663872" behindDoc="0" locked="0" layoutInCell="1" allowOverlap="1" wp14:anchorId="3EE53015" wp14:editId="3550AA18">
            <wp:simplePos x="735330" y="3547745"/>
            <wp:positionH relativeFrom="column">
              <wp:align>center</wp:align>
            </wp:positionH>
            <wp:positionV relativeFrom="line">
              <wp:align>top</wp:align>
            </wp:positionV>
            <wp:extent cx="5944077" cy="316382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filter2-test-data-v3.png"/>
                    <pic:cNvPicPr/>
                  </pic:nvPicPr>
                  <pic:blipFill>
                    <a:blip r:embed="rId16">
                      <a:extLst>
                        <a:ext uri="{28A0092B-C50C-407E-A947-70E740481C1C}">
                          <a14:useLocalDpi xmlns:a14="http://schemas.microsoft.com/office/drawing/2010/main" val="0"/>
                        </a:ext>
                      </a:extLst>
                    </a:blip>
                    <a:stretch>
                      <a:fillRect/>
                    </a:stretch>
                  </pic:blipFill>
                  <pic:spPr>
                    <a:xfrm>
                      <a:off x="0" y="0"/>
                      <a:ext cx="5944077" cy="3163824"/>
                    </a:xfrm>
                    <a:prstGeom prst="rect">
                      <a:avLst/>
                    </a:prstGeom>
                  </pic:spPr>
                </pic:pic>
              </a:graphicData>
            </a:graphic>
            <wp14:sizeRelV relativeFrom="margin">
              <wp14:pctHeight>0</wp14:pctHeight>
            </wp14:sizeRelV>
          </wp:anchor>
        </w:drawing>
      </w:r>
    </w:p>
    <w:p w14:paraId="29F497F5" w14:textId="04201C63" w:rsidR="00D90520" w:rsidRDefault="00D90520">
      <w:pPr>
        <w:pPrChange w:id="1310" w:author="Alexander Thomas Frase" w:date="2016-03-15T11:29:00Z">
          <w:pPr>
            <w:widowControl/>
            <w:suppressAutoHyphens w:val="0"/>
          </w:pPr>
        </w:pPrChange>
      </w:pPr>
      <w:del w:id="1311" w:author="Alexander Thomas Frase" w:date="2016-03-15T11:29:00Z">
        <w:r w:rsidDel="00523804">
          <w:br w:type="page"/>
        </w:r>
      </w:del>
    </w:p>
    <w:p w14:paraId="44D94A62" w14:textId="0547AE41" w:rsidR="00BF7361" w:rsidRDefault="00DE3EF7" w:rsidP="003C548A">
      <w:r>
        <w:lastRenderedPageBreak/>
        <w:t>This simulated knowledge is intended to provide easily-understood examples of Biofilter’s functionality without relying on real-world cases which might become outdated. Many important concepts and edge cases are represented here, such as two groups with the same primary label (“gray”) which can only be differentiated by their aliases (“white” and “black”), some genes with multiple aliases (i.e. “A” and “A2”), and some aliases referring to multiple genes (i.e. “DE” could be gene D or gene E).</w:t>
      </w:r>
    </w:p>
    <w:p w14:paraId="3D6C204C" w14:textId="77777777" w:rsidR="00BF7361" w:rsidRDefault="00BF7361" w:rsidP="003C548A"/>
    <w:p w14:paraId="517EF683" w14:textId="54C91B09" w:rsidR="00BF7361" w:rsidRDefault="00BF7361" w:rsidP="003C548A">
      <w:r>
        <w:t xml:space="preserve">The groups from the “paint” and “spectrum” sources demonstrate many varieties of ambiguity. These are discussed in depth in </w:t>
      </w:r>
      <w:r w:rsidRPr="00E834E3">
        <w:rPr>
          <w:b/>
        </w:rPr>
        <w:t>Appendix 1</w:t>
      </w:r>
      <w:r>
        <w:t>, but for the examples in this chapter we will assume strict ambiguity options. We can then simplify the diagram of the knowledge by showing associations between groups and genes without the messy intermediate layer of aliases; in the resulting diagram below, the dotted lines indicate associations which will be ignored by default, but may appear if the ambiguity settings are changed.</w:t>
      </w:r>
    </w:p>
    <w:p w14:paraId="687CE14E" w14:textId="04C5F403" w:rsidR="003C548A" w:rsidRPr="003B534B" w:rsidRDefault="003C548A" w:rsidP="003C548A">
      <w:r>
        <w:br/>
      </w:r>
      <w:r w:rsidR="002B0555">
        <w:rPr>
          <w:noProof/>
          <w:lang w:eastAsia="en-US" w:bidi="ar-SA"/>
        </w:rPr>
        <w:drawing>
          <wp:anchor distT="0" distB="0" distL="114300" distR="114300" simplePos="0" relativeHeight="251666944" behindDoc="0" locked="0" layoutInCell="1" allowOverlap="1" wp14:anchorId="06A67015" wp14:editId="73A01FE4">
            <wp:simplePos x="735330" y="1271905"/>
            <wp:positionH relativeFrom="column">
              <wp:align>center</wp:align>
            </wp:positionH>
            <wp:positionV relativeFrom="line">
              <wp:align>top</wp:align>
            </wp:positionV>
            <wp:extent cx="5943600" cy="2743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filter2-test-data-v3-simplifi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14:sizeRelH relativeFrom="margin">
              <wp14:pctWidth>0</wp14:pctWidth>
            </wp14:sizeRelH>
            <wp14:sizeRelV relativeFrom="margin">
              <wp14:pctHeight>0</wp14:pctHeight>
            </wp14:sizeRelV>
          </wp:anchor>
        </w:drawing>
      </w:r>
    </w:p>
    <w:p w14:paraId="71FFAF33" w14:textId="2ED579B7" w:rsidR="0067707E" w:rsidRPr="0067707E" w:rsidDel="00523804" w:rsidRDefault="0067707E" w:rsidP="00E834E3">
      <w:pPr>
        <w:rPr>
          <w:del w:id="1312" w:author="Alexander Thomas Frase" w:date="2016-03-15T11:29:00Z"/>
        </w:rPr>
      </w:pPr>
      <w:r>
        <w:t>In order to reproduce the following examples using your own copy of Biofilter, you must run the “loki</w:t>
      </w:r>
      <w:r>
        <w:noBreakHyphen/>
        <w:t>build.py” script using the “</w:t>
      </w:r>
      <w:r>
        <w:noBreakHyphen/>
      </w:r>
      <w:r>
        <w:noBreakHyphen/>
        <w:t>test</w:t>
      </w:r>
      <w:r>
        <w:noBreakHyphen/>
        <w:t xml:space="preserve">data” option; refer to the </w:t>
      </w:r>
      <w:r>
        <w:rPr>
          <w:b/>
        </w:rPr>
        <w:t>Installation &amp; Setup</w:t>
      </w:r>
      <w:r>
        <w:t xml:space="preserve"> section for details.</w:t>
      </w:r>
    </w:p>
    <w:p w14:paraId="443CEA3B" w14:textId="5EEF31E3" w:rsidR="00A70E01" w:rsidRDefault="00A70E01">
      <w:pPr>
        <w:rPr>
          <w:ins w:id="1313" w:author="Alexander Thomas Frase" w:date="2016-03-29T13:22:00Z"/>
        </w:rPr>
        <w:pPrChange w:id="1314" w:author="Alexander Thomas Frase" w:date="2016-03-15T11:29:00Z">
          <w:pPr>
            <w:widowControl/>
            <w:suppressAutoHyphens w:val="0"/>
          </w:pPr>
        </w:pPrChange>
      </w:pPr>
      <w:del w:id="1315" w:author="Alexander Thomas Frase" w:date="2016-03-15T11:29:00Z">
        <w:r w:rsidDel="00523804">
          <w:br w:type="page"/>
        </w:r>
      </w:del>
    </w:p>
    <w:p w14:paraId="20003E4A" w14:textId="69BEEDD2" w:rsidR="00822675" w:rsidRDefault="00822675">
      <w:pPr>
        <w:widowControl/>
        <w:suppressAutoHyphens w:val="0"/>
        <w:rPr>
          <w:ins w:id="1316" w:author="Alexander Thomas Frase" w:date="2016-03-29T13:22:00Z"/>
        </w:rPr>
      </w:pPr>
      <w:ins w:id="1317" w:author="Alexander Thomas Frase" w:date="2016-03-29T13:22:00Z">
        <w:r>
          <w:lastRenderedPageBreak/>
          <w:br w:type="page"/>
        </w:r>
      </w:ins>
    </w:p>
    <w:p w14:paraId="5CB68115" w14:textId="70543B33" w:rsidR="00822675" w:rsidDel="00822675" w:rsidRDefault="00822675">
      <w:pPr>
        <w:rPr>
          <w:del w:id="1318" w:author="Alexander Thomas Frase" w:date="2016-03-29T13:22:00Z"/>
          <w:b/>
          <w:bCs/>
          <w:sz w:val="40"/>
          <w:szCs w:val="48"/>
        </w:rPr>
        <w:pPrChange w:id="1319" w:author="Alexander Thomas Frase" w:date="2016-03-15T11:29:00Z">
          <w:pPr>
            <w:widowControl/>
            <w:suppressAutoHyphens w:val="0"/>
          </w:pPr>
        </w:pPrChange>
      </w:pPr>
    </w:p>
    <w:p w14:paraId="510F59A7" w14:textId="538C30E7" w:rsidR="00196B68" w:rsidRDefault="00196B68" w:rsidP="00E834E3">
      <w:pPr>
        <w:pStyle w:val="Heading1"/>
      </w:pPr>
      <w:bookmarkStart w:id="1320" w:name="_Toc447021491"/>
      <w:r>
        <w:t>Example Commands</w:t>
      </w:r>
      <w:bookmarkEnd w:id="1320"/>
    </w:p>
    <w:p w14:paraId="19DC6A3E" w14:textId="77777777" w:rsidR="003C548A" w:rsidRPr="00F765F3" w:rsidRDefault="003C548A" w:rsidP="003C548A">
      <w:pPr>
        <w:pStyle w:val="Heading2"/>
      </w:pPr>
      <w:bookmarkStart w:id="1321" w:name="_Toc447021492"/>
      <w:r w:rsidRPr="00771807">
        <w:t>Filtering</w:t>
      </w:r>
      <w:r>
        <w:t xml:space="preserve"> Examples</w:t>
      </w:r>
      <w:bookmarkEnd w:id="1321"/>
    </w:p>
    <w:p w14:paraId="37E49E7F" w14:textId="77777777" w:rsidR="003C548A" w:rsidRDefault="003C548A" w:rsidP="003B534B">
      <w:pPr>
        <w:pStyle w:val="Heading3"/>
        <w:rPr>
          <w:rFonts w:eastAsia="Courier New"/>
        </w:rPr>
      </w:pPr>
      <w:bookmarkStart w:id="1322" w:name="_Toc447021493"/>
      <w:r>
        <w:t xml:space="preserve">Example 1: Filtering a list of SNPs by a genotyping platform, </w:t>
      </w:r>
      <w:r>
        <w:rPr>
          <w:rFonts w:eastAsia="Courier New"/>
        </w:rPr>
        <w:t xml:space="preserve">where </w:t>
      </w:r>
      <w:r w:rsidRPr="00432A1E">
        <w:t>input1</w:t>
      </w:r>
      <w:r>
        <w:rPr>
          <w:rFonts w:eastAsia="Courier New"/>
        </w:rPr>
        <w:t xml:space="preserve"> is the first list of SNPs </w:t>
      </w:r>
      <w:r w:rsidRPr="00432A1E">
        <w:t>and input2 is</w:t>
      </w:r>
      <w:r>
        <w:rPr>
          <w:rFonts w:eastAsia="Courier New"/>
        </w:rPr>
        <w:t xml:space="preserve"> the list of SNPs on the genotyping platform.</w:t>
      </w:r>
      <w:bookmarkEnd w:id="1322"/>
    </w:p>
    <w:p w14:paraId="2725CA0A" w14:textId="2088CAF3" w:rsidR="003C548A" w:rsidRDefault="003C548A" w:rsidP="003C548A">
      <w:pPr>
        <w:rPr>
          <w:rFonts w:eastAsia="Courier New" w:cs="Times New Roman"/>
        </w:rPr>
      </w:pPr>
    </w:p>
    <w:p w14:paraId="114476A8" w14:textId="3B4EEF68" w:rsidR="00B07A17" w:rsidRDefault="00B07A17" w:rsidP="003C548A">
      <w:pPr>
        <w:rPr>
          <w:rFonts w:eastAsia="Courier New" w:cs="Times New Roman"/>
        </w:rPr>
      </w:pPr>
      <w:r>
        <w:rPr>
          <w:rFonts w:eastAsia="Courier New" w:cs="Times New Roman"/>
        </w:rPr>
        <w:t>Input files:</w:t>
      </w:r>
    </w:p>
    <w:p w14:paraId="0A88C089" w14:textId="77777777" w:rsidR="00B07A17" w:rsidRDefault="00B07A17"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4320"/>
        <w:gridCol w:w="4320"/>
      </w:tblGrid>
      <w:tr w:rsidR="00B07A17" w:rsidRPr="00EE78CA" w14:paraId="1A59589E" w14:textId="77777777" w:rsidTr="00E834E3">
        <w:tc>
          <w:tcPr>
            <w:tcW w:w="5076" w:type="dxa"/>
          </w:tcPr>
          <w:p w14:paraId="3BAB7866" w14:textId="3F657C3F"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input1</w:t>
            </w:r>
          </w:p>
        </w:tc>
        <w:tc>
          <w:tcPr>
            <w:tcW w:w="5076" w:type="dxa"/>
          </w:tcPr>
          <w:p w14:paraId="3C36B8B9" w14:textId="3E00CA81"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input2</w:t>
            </w:r>
          </w:p>
        </w:tc>
      </w:tr>
      <w:tr w:rsidR="00B07A17" w:rsidRPr="00EE78CA" w14:paraId="28845808" w14:textId="77777777" w:rsidTr="00B07A17">
        <w:tc>
          <w:tcPr>
            <w:tcW w:w="5076" w:type="dxa"/>
          </w:tcPr>
          <w:p w14:paraId="226BC18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#snp</w:t>
            </w:r>
          </w:p>
          <w:p w14:paraId="1AEC9564"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rs9</w:t>
            </w:r>
          </w:p>
          <w:p w14:paraId="012BD108"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rs11</w:t>
            </w:r>
          </w:p>
          <w:p w14:paraId="08FEE020"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rs12</w:t>
            </w:r>
          </w:p>
          <w:p w14:paraId="34E8D24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rs13</w:t>
            </w:r>
          </w:p>
          <w:p w14:paraId="62D83BBB"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1C786B23"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rs15</w:t>
            </w:r>
          </w:p>
          <w:p w14:paraId="3A1A79C3" w14:textId="52B2D29D" w:rsidR="00B07A17" w:rsidRPr="00E834E3" w:rsidRDefault="00B07A17" w:rsidP="00B07A17">
            <w:pPr>
              <w:rPr>
                <w:rFonts w:ascii="Courier New" w:eastAsia="Courier New" w:hAnsi="Courier New" w:cs="Courier New"/>
                <w:b/>
                <w:sz w:val="22"/>
                <w:u w:val="single"/>
              </w:rPr>
            </w:pPr>
            <w:r w:rsidRPr="00E834E3">
              <w:rPr>
                <w:rFonts w:ascii="Courier New" w:eastAsia="Courier New" w:hAnsi="Courier New" w:cs="Courier New"/>
                <w:sz w:val="22"/>
              </w:rPr>
              <w:t>rs16</w:t>
            </w:r>
          </w:p>
        </w:tc>
        <w:tc>
          <w:tcPr>
            <w:tcW w:w="5076" w:type="dxa"/>
          </w:tcPr>
          <w:p w14:paraId="0B529C5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#snp</w:t>
            </w:r>
          </w:p>
          <w:p w14:paraId="7B44F27F"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1F17EF1F"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rs15</w:t>
            </w:r>
          </w:p>
          <w:p w14:paraId="743D2AD6"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rs16</w:t>
            </w:r>
          </w:p>
          <w:p w14:paraId="69A144E2"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rs17</w:t>
            </w:r>
          </w:p>
          <w:p w14:paraId="6ADC76B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rs18</w:t>
            </w:r>
          </w:p>
          <w:p w14:paraId="24BE02F6" w14:textId="26C3BB9A" w:rsidR="00B07A17" w:rsidRPr="00E834E3" w:rsidRDefault="00B07A17" w:rsidP="00B07A17">
            <w:pPr>
              <w:rPr>
                <w:rFonts w:ascii="Courier New" w:eastAsia="Courier New" w:hAnsi="Courier New" w:cs="Courier New"/>
                <w:b/>
                <w:sz w:val="22"/>
                <w:u w:val="single"/>
              </w:rPr>
            </w:pPr>
            <w:r w:rsidRPr="00E834E3">
              <w:rPr>
                <w:rFonts w:ascii="Courier New" w:eastAsia="Courier New" w:hAnsi="Courier New" w:cs="Courier New"/>
                <w:sz w:val="22"/>
              </w:rPr>
              <w:t>rs19</w:t>
            </w:r>
          </w:p>
        </w:tc>
      </w:tr>
    </w:tbl>
    <w:p w14:paraId="6FF2AAE1" w14:textId="77777777" w:rsidR="00A70E01" w:rsidRDefault="00A70E01" w:rsidP="003C548A">
      <w:pPr>
        <w:rPr>
          <w:rFonts w:eastAsia="Courier New" w:cs="Times New Roman"/>
        </w:rPr>
      </w:pPr>
    </w:p>
    <w:p w14:paraId="5E4345FE" w14:textId="413DFA4E" w:rsidR="00B07A17" w:rsidRDefault="00B07A17" w:rsidP="003C548A">
      <w:pPr>
        <w:rPr>
          <w:rFonts w:eastAsia="Courier New" w:cs="Times New Roman"/>
        </w:rPr>
      </w:pPr>
      <w:r>
        <w:rPr>
          <w:rFonts w:eastAsia="Courier New" w:cs="Times New Roman"/>
        </w:rPr>
        <w:t>Configuration:</w:t>
      </w:r>
    </w:p>
    <w:p w14:paraId="55E0F99D" w14:textId="77777777" w:rsidR="00B07A17" w:rsidRDefault="00B07A17"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B07A17" w:rsidRPr="00EE78CA" w14:paraId="3780C5AA" w14:textId="77777777" w:rsidTr="00E834E3">
        <w:tc>
          <w:tcPr>
            <w:tcW w:w="10152" w:type="dxa"/>
          </w:tcPr>
          <w:p w14:paraId="270FDC12" w14:textId="77777777" w:rsidR="00B07A17" w:rsidRPr="00E834E3" w:rsidRDefault="00B07A17" w:rsidP="0084437E">
            <w:pPr>
              <w:rPr>
                <w:rFonts w:ascii="Courier New" w:eastAsia="Courier New" w:hAnsi="Courier New" w:cs="Courier New"/>
                <w:sz w:val="22"/>
                <w:szCs w:val="20"/>
              </w:rPr>
            </w:pPr>
            <w:r w:rsidRPr="00E834E3">
              <w:rPr>
                <w:rFonts w:ascii="Courier New" w:eastAsia="Courier New" w:hAnsi="Courier New" w:cs="Courier New"/>
                <w:sz w:val="22"/>
                <w:szCs w:val="20"/>
              </w:rPr>
              <w:t>KNOWLEDGE test.db</w:t>
            </w:r>
          </w:p>
          <w:p w14:paraId="5958B320" w14:textId="77777777" w:rsidR="00B07A17" w:rsidRPr="00E834E3" w:rsidRDefault="00B07A17" w:rsidP="00A86292">
            <w:pPr>
              <w:rPr>
                <w:rFonts w:ascii="Courier New" w:eastAsia="Courier New" w:hAnsi="Courier New" w:cs="Courier New"/>
                <w:sz w:val="22"/>
                <w:szCs w:val="20"/>
              </w:rPr>
            </w:pPr>
            <w:r w:rsidRPr="00E834E3">
              <w:rPr>
                <w:rFonts w:ascii="Courier New" w:eastAsia="Courier New" w:hAnsi="Courier New" w:cs="Courier New"/>
                <w:sz w:val="22"/>
                <w:szCs w:val="20"/>
              </w:rPr>
              <w:t>SNP_FILE input1</w:t>
            </w:r>
          </w:p>
          <w:p w14:paraId="247BEC04" w14:textId="77777777" w:rsidR="00B07A17" w:rsidRPr="00E834E3" w:rsidRDefault="00B07A17" w:rsidP="00A86292">
            <w:pPr>
              <w:rPr>
                <w:rFonts w:ascii="Courier New" w:eastAsia="Courier New" w:hAnsi="Courier New" w:cs="Courier New"/>
                <w:sz w:val="22"/>
                <w:szCs w:val="20"/>
              </w:rPr>
            </w:pPr>
            <w:r w:rsidRPr="00E834E3">
              <w:rPr>
                <w:rFonts w:ascii="Courier New" w:eastAsia="Courier New" w:hAnsi="Courier New" w:cs="Courier New"/>
                <w:sz w:val="22"/>
                <w:szCs w:val="20"/>
              </w:rPr>
              <w:t>SNP_FILE input2</w:t>
            </w:r>
          </w:p>
          <w:p w14:paraId="0501F781" w14:textId="698B236C" w:rsidR="00B07A17" w:rsidRPr="00E834E3" w:rsidRDefault="00B07A17" w:rsidP="00A86292">
            <w:pPr>
              <w:rPr>
                <w:rFonts w:eastAsia="Courier New" w:cs="Times New Roman"/>
                <w:sz w:val="22"/>
              </w:rPr>
            </w:pPr>
            <w:r w:rsidRPr="00E834E3">
              <w:rPr>
                <w:rFonts w:ascii="Courier New" w:eastAsia="Courier New" w:hAnsi="Courier New" w:cs="Courier New"/>
                <w:sz w:val="22"/>
                <w:szCs w:val="20"/>
              </w:rPr>
              <w:t>FILTER snp</w:t>
            </w:r>
          </w:p>
        </w:tc>
      </w:tr>
    </w:tbl>
    <w:p w14:paraId="5B9673BE" w14:textId="77777777" w:rsidR="00EE78CA" w:rsidRDefault="00EE78CA" w:rsidP="003C548A">
      <w:pPr>
        <w:rPr>
          <w:rFonts w:eastAsia="Courier New" w:cs="Times New Roman"/>
        </w:rPr>
      </w:pPr>
    </w:p>
    <w:p w14:paraId="55434146" w14:textId="102C09B4" w:rsidR="00B07A17" w:rsidRDefault="00B07A17" w:rsidP="003C548A">
      <w:pPr>
        <w:rPr>
          <w:rFonts w:eastAsia="Courier New" w:cs="Times New Roman"/>
        </w:rPr>
      </w:pPr>
      <w:r>
        <w:rPr>
          <w:rFonts w:eastAsia="Courier New" w:cs="Times New Roman"/>
        </w:rPr>
        <w:t>Output:</w:t>
      </w:r>
    </w:p>
    <w:p w14:paraId="53DC68ED" w14:textId="77777777" w:rsidR="003C548A" w:rsidRDefault="003C548A" w:rsidP="00E834E3">
      <w:pPr>
        <w:ind w:right="720"/>
        <w:rPr>
          <w:rFonts w:cs="Times New Roman"/>
          <w:b/>
          <w:bCs/>
        </w:rPr>
      </w:pPr>
    </w:p>
    <w:tbl>
      <w:tblPr>
        <w:tblStyle w:val="TableGrid"/>
        <w:tblW w:w="8640" w:type="dxa"/>
        <w:tblInd w:w="720" w:type="dxa"/>
        <w:tblLook w:val="04A0" w:firstRow="1" w:lastRow="0" w:firstColumn="1" w:lastColumn="0" w:noHBand="0" w:noVBand="1"/>
      </w:tblPr>
      <w:tblGrid>
        <w:gridCol w:w="8640"/>
      </w:tblGrid>
      <w:tr w:rsidR="00B07A17" w:rsidRPr="00EE78CA" w14:paraId="2E8F5600" w14:textId="77777777" w:rsidTr="00E834E3">
        <w:tc>
          <w:tcPr>
            <w:tcW w:w="10152" w:type="dxa"/>
          </w:tcPr>
          <w:p w14:paraId="4BE30256" w14:textId="7EA7693D"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#snp</w:t>
            </w:r>
          </w:p>
          <w:p w14:paraId="049AC8C6" w14:textId="1939B157"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rs9</w:t>
            </w:r>
          </w:p>
          <w:p w14:paraId="6DA1A71E" w14:textId="329F524C"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rs14</w:t>
            </w:r>
          </w:p>
          <w:p w14:paraId="42DBA074" w14:textId="4C78EB09"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rs15</w:t>
            </w:r>
          </w:p>
          <w:p w14:paraId="48EFB213" w14:textId="7599B668"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rs16</w:t>
            </w:r>
          </w:p>
        </w:tc>
      </w:tr>
    </w:tbl>
    <w:p w14:paraId="2D10AB57" w14:textId="77777777" w:rsidR="00B07A17" w:rsidRPr="00E834E3" w:rsidRDefault="00B07A17" w:rsidP="0084437E"/>
    <w:p w14:paraId="445F2B92" w14:textId="12DFE1AB" w:rsidR="00F2794B" w:rsidRDefault="003C548A" w:rsidP="00943DD1">
      <w:pPr>
        <w:rPr>
          <w:ins w:id="1323" w:author="Alexander Thomas Frase" w:date="2016-03-29T13:23:00Z"/>
          <w:rFonts w:cs="Times New Roman"/>
          <w:bCs/>
        </w:rPr>
      </w:pPr>
      <w:r w:rsidRPr="00B90A39">
        <w:rPr>
          <w:rFonts w:cs="Times New Roman"/>
          <w:bCs/>
          <w:i/>
        </w:rPr>
        <w:t>Note:</w:t>
      </w:r>
      <w:r w:rsidRPr="00B90A39">
        <w:rPr>
          <w:rFonts w:cs="Times New Roman"/>
          <w:bCs/>
        </w:rPr>
        <w:t xml:space="preserve"> The lists of input SNPs are checked against a dbSNP list of SNP ID’s that have been merged</w:t>
      </w:r>
      <w:r w:rsidR="00150551">
        <w:rPr>
          <w:rFonts w:cs="Times New Roman"/>
          <w:bCs/>
        </w:rPr>
        <w:t>, and any outdated RSIDs</w:t>
      </w:r>
      <w:r w:rsidRPr="00B90A39">
        <w:rPr>
          <w:rFonts w:cs="Times New Roman"/>
          <w:bCs/>
        </w:rPr>
        <w:t xml:space="preserve"> are updated with the new RSID.</w:t>
      </w:r>
      <w:r w:rsidR="00B07A17">
        <w:rPr>
          <w:rFonts w:cs="Times New Roman"/>
          <w:bCs/>
        </w:rPr>
        <w:t xml:space="preserve"> In the example knowledge, rs9 has been merged into rs19; this is why rs9 appears in the output.</w:t>
      </w:r>
    </w:p>
    <w:p w14:paraId="363F5F65" w14:textId="084352FD" w:rsidR="00822675" w:rsidRDefault="00822675">
      <w:pPr>
        <w:widowControl/>
        <w:suppressAutoHyphens w:val="0"/>
        <w:rPr>
          <w:ins w:id="1324" w:author="Alexander Thomas Frase" w:date="2016-03-29T13:23:00Z"/>
          <w:rFonts w:cs="Times New Roman"/>
          <w:bCs/>
        </w:rPr>
      </w:pPr>
      <w:ins w:id="1325" w:author="Alexander Thomas Frase" w:date="2016-03-29T13:23:00Z">
        <w:r>
          <w:rPr>
            <w:rFonts w:cs="Times New Roman"/>
            <w:bCs/>
          </w:rPr>
          <w:br w:type="page"/>
        </w:r>
      </w:ins>
    </w:p>
    <w:p w14:paraId="19D3715B" w14:textId="0A5C30F1" w:rsidR="00822675" w:rsidDel="00822675" w:rsidRDefault="00822675" w:rsidP="00943DD1">
      <w:pPr>
        <w:rPr>
          <w:del w:id="1326" w:author="Alexander Thomas Frase" w:date="2016-03-29T13:23:00Z"/>
          <w:rFonts w:cs="Times New Roman"/>
          <w:bCs/>
        </w:rPr>
      </w:pPr>
    </w:p>
    <w:p w14:paraId="4B926496" w14:textId="5D893177" w:rsidR="00A70E01" w:rsidDel="007176A8" w:rsidRDefault="00A70E01" w:rsidP="00943DD1">
      <w:pPr>
        <w:rPr>
          <w:del w:id="1327" w:author="Alexander Thomas Frase" w:date="2016-03-15T11:29:00Z"/>
          <w:rFonts w:cs="Times New Roman"/>
          <w:bCs/>
        </w:rPr>
      </w:pPr>
    </w:p>
    <w:p w14:paraId="4A29A93B" w14:textId="733B8CDA" w:rsidR="00A70E01" w:rsidDel="007176A8" w:rsidRDefault="00A70E01" w:rsidP="00943DD1">
      <w:pPr>
        <w:rPr>
          <w:del w:id="1328" w:author="Alexander Thomas Frase" w:date="2016-03-15T11:29:00Z"/>
          <w:rFonts w:cs="Times New Roman"/>
          <w:bCs/>
        </w:rPr>
      </w:pPr>
    </w:p>
    <w:p w14:paraId="3B4E1500" w14:textId="4E97733E" w:rsidR="00A70E01" w:rsidDel="007176A8" w:rsidRDefault="00A70E01" w:rsidP="00943DD1">
      <w:pPr>
        <w:rPr>
          <w:del w:id="1329" w:author="Alexander Thomas Frase" w:date="2016-03-15T11:29:00Z"/>
          <w:rFonts w:cs="Times New Roman"/>
          <w:bCs/>
        </w:rPr>
      </w:pPr>
    </w:p>
    <w:p w14:paraId="3D886F4D" w14:textId="232CE8AB" w:rsidR="00A70E01" w:rsidDel="007176A8" w:rsidRDefault="00A70E01" w:rsidP="00943DD1">
      <w:pPr>
        <w:rPr>
          <w:del w:id="1330" w:author="Alexander Thomas Frase" w:date="2016-03-15T11:29:00Z"/>
          <w:rFonts w:cs="Times New Roman"/>
          <w:bCs/>
        </w:rPr>
      </w:pPr>
    </w:p>
    <w:p w14:paraId="3622AFB2" w14:textId="0CE6A51E" w:rsidR="00A70E01" w:rsidDel="007176A8" w:rsidRDefault="00A70E01" w:rsidP="00943DD1">
      <w:pPr>
        <w:rPr>
          <w:del w:id="1331" w:author="Alexander Thomas Frase" w:date="2016-03-15T11:29:00Z"/>
          <w:rFonts w:cs="Times New Roman"/>
          <w:bCs/>
        </w:rPr>
      </w:pPr>
    </w:p>
    <w:p w14:paraId="6BBB0785" w14:textId="07591DD5" w:rsidR="00A70E01" w:rsidDel="007176A8" w:rsidRDefault="00A70E01" w:rsidP="00943DD1">
      <w:pPr>
        <w:rPr>
          <w:del w:id="1332" w:author="Alexander Thomas Frase" w:date="2016-03-15T11:30:00Z"/>
          <w:rFonts w:cs="Times New Roman"/>
          <w:bCs/>
        </w:rPr>
      </w:pPr>
    </w:p>
    <w:p w14:paraId="011C5A94" w14:textId="00DA351F" w:rsidR="00A70E01" w:rsidDel="007176A8" w:rsidRDefault="00A70E01" w:rsidP="00943DD1">
      <w:pPr>
        <w:rPr>
          <w:del w:id="1333" w:author="Alexander Thomas Frase" w:date="2016-03-15T11:30:00Z"/>
          <w:rFonts w:cs="Times New Roman"/>
          <w:bCs/>
        </w:rPr>
      </w:pPr>
    </w:p>
    <w:p w14:paraId="37CB8A8D" w14:textId="4E349757" w:rsidR="00A70E01" w:rsidDel="007176A8" w:rsidRDefault="00A70E01" w:rsidP="00943DD1">
      <w:pPr>
        <w:rPr>
          <w:del w:id="1334" w:author="Alexander Thomas Frase" w:date="2016-03-15T11:30:00Z"/>
          <w:rFonts w:cs="Times New Roman"/>
          <w:bCs/>
        </w:rPr>
      </w:pPr>
    </w:p>
    <w:p w14:paraId="168F1233" w14:textId="529EBD79" w:rsidR="00A70E01" w:rsidDel="007176A8" w:rsidRDefault="00A70E01" w:rsidP="00943DD1">
      <w:pPr>
        <w:rPr>
          <w:del w:id="1335" w:author="Alexander Thomas Frase" w:date="2016-03-15T11:30:00Z"/>
        </w:rPr>
      </w:pPr>
    </w:p>
    <w:p w14:paraId="74E4BB96" w14:textId="77777777" w:rsidR="005F22AB" w:rsidRDefault="003C548A" w:rsidP="00473DF6">
      <w:pPr>
        <w:pStyle w:val="Heading3"/>
      </w:pPr>
      <w:bookmarkStart w:id="1336" w:name="_Toc447021494"/>
      <w:r w:rsidRPr="00F54218">
        <w:t>Example 2: Output a list of SNPs from a genotyping platform that correspond to a list of genes.</w:t>
      </w:r>
      <w:bookmarkEnd w:id="1336"/>
    </w:p>
    <w:p w14:paraId="586AACBF" w14:textId="634BB097" w:rsidR="00EE78CA" w:rsidRDefault="003C548A" w:rsidP="0084437E">
      <w:pPr>
        <w:rPr>
          <w:rFonts w:eastAsia="Courier New" w:cs="Times New Roman"/>
        </w:rPr>
      </w:pPr>
      <w:r>
        <w:br/>
      </w:r>
      <w:r w:rsidR="00F203F2" w:rsidRPr="00E834E3">
        <w:rPr>
          <w:noProof/>
          <w:lang w:eastAsia="en-US" w:bidi="ar-SA"/>
        </w:rPr>
        <w:drawing>
          <wp:anchor distT="0" distB="0" distL="114300" distR="114300" simplePos="0" relativeHeight="251670016" behindDoc="0" locked="0" layoutInCell="1" allowOverlap="1" wp14:anchorId="4C75D81A" wp14:editId="6B82F829">
            <wp:simplePos x="735330" y="1748790"/>
            <wp:positionH relativeFrom="column">
              <wp:align>center</wp:align>
            </wp:positionH>
            <wp:positionV relativeFrom="line">
              <wp:align>top</wp:align>
            </wp:positionV>
            <wp:extent cx="3639312" cy="2743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png"/>
                    <pic:cNvPicPr/>
                  </pic:nvPicPr>
                  <pic:blipFill>
                    <a:blip r:embed="rId18">
                      <a:extLst>
                        <a:ext uri="{28A0092B-C50C-407E-A947-70E740481C1C}">
                          <a14:useLocalDpi xmlns:a14="http://schemas.microsoft.com/office/drawing/2010/main" val="0"/>
                        </a:ext>
                      </a:extLst>
                    </a:blip>
                    <a:stretch>
                      <a:fillRect/>
                    </a:stretch>
                  </pic:blipFill>
                  <pic:spPr>
                    <a:xfrm>
                      <a:off x="0" y="0"/>
                      <a:ext cx="3639312" cy="2743200"/>
                    </a:xfrm>
                    <a:prstGeom prst="rect">
                      <a:avLst/>
                    </a:prstGeom>
                  </pic:spPr>
                </pic:pic>
              </a:graphicData>
            </a:graphic>
            <wp14:sizeRelH relativeFrom="margin">
              <wp14:pctWidth>0</wp14:pctWidth>
            </wp14:sizeRelH>
            <wp14:sizeRelV relativeFrom="margin">
              <wp14:pctHeight>0</wp14:pctHeight>
            </wp14:sizeRelV>
          </wp:anchor>
        </w:drawing>
      </w:r>
    </w:p>
    <w:p w14:paraId="338A446E" w14:textId="0F720736" w:rsidR="00B07A17" w:rsidRDefault="00B07A17" w:rsidP="00A86292">
      <w:r>
        <w:t>Input files:</w:t>
      </w:r>
    </w:p>
    <w:p w14:paraId="5A700F6B" w14:textId="77777777" w:rsidR="00B07A17" w:rsidRDefault="00B07A17" w:rsidP="00A86292"/>
    <w:tbl>
      <w:tblPr>
        <w:tblStyle w:val="TableGrid"/>
        <w:tblW w:w="8640" w:type="dxa"/>
        <w:tblInd w:w="720" w:type="dxa"/>
        <w:tblLook w:val="04A0" w:firstRow="1" w:lastRow="0" w:firstColumn="1" w:lastColumn="0" w:noHBand="0" w:noVBand="1"/>
      </w:tblPr>
      <w:tblGrid>
        <w:gridCol w:w="4320"/>
        <w:gridCol w:w="4320"/>
      </w:tblGrid>
      <w:tr w:rsidR="00B07A17" w:rsidRPr="00CC0267" w14:paraId="55A3A5C2" w14:textId="77777777" w:rsidTr="00E834E3">
        <w:tc>
          <w:tcPr>
            <w:tcW w:w="5076" w:type="dxa"/>
          </w:tcPr>
          <w:p w14:paraId="23D45378" w14:textId="0DA2B4A3"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input1</w:t>
            </w:r>
          </w:p>
        </w:tc>
        <w:tc>
          <w:tcPr>
            <w:tcW w:w="5076" w:type="dxa"/>
          </w:tcPr>
          <w:p w14:paraId="2392E68E" w14:textId="1B20FF4D"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input2</w:t>
            </w:r>
          </w:p>
        </w:tc>
      </w:tr>
      <w:tr w:rsidR="00B07A17" w:rsidRPr="00CC0267" w14:paraId="6CCF6692" w14:textId="77777777" w:rsidTr="00E834E3">
        <w:tc>
          <w:tcPr>
            <w:tcW w:w="5076" w:type="dxa"/>
          </w:tcPr>
          <w:p w14:paraId="4FFA3127" w14:textId="6C8B6AC0" w:rsidR="00B07A17" w:rsidRPr="00E834E3" w:rsidRDefault="00B07A17" w:rsidP="00B07A17">
            <w:pPr>
              <w:rPr>
                <w:rFonts w:ascii="Courier New" w:hAnsi="Courier New" w:cs="Courier New"/>
                <w:sz w:val="22"/>
              </w:rPr>
            </w:pPr>
            <w:r w:rsidRPr="00E834E3">
              <w:rPr>
                <w:rFonts w:ascii="Courier New" w:hAnsi="Courier New" w:cs="Courier New"/>
                <w:sz w:val="22"/>
              </w:rPr>
              <w:t>#snp</w:t>
            </w:r>
          </w:p>
          <w:p w14:paraId="4C3C7CC2" w14:textId="67A220D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rs11</w:t>
            </w:r>
          </w:p>
          <w:p w14:paraId="478B0547" w14:textId="1C34F4C0"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rs12</w:t>
            </w:r>
          </w:p>
          <w:p w14:paraId="3B5656BA" w14:textId="6DAB4B05"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rs13</w:t>
            </w:r>
          </w:p>
          <w:p w14:paraId="7A49E08E" w14:textId="1ADCA3E9"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38513D0C" w14:textId="77777777" w:rsidR="00B07A17" w:rsidRPr="00E834E3" w:rsidRDefault="00B07A17" w:rsidP="0084437E">
            <w:pPr>
              <w:rPr>
                <w:rFonts w:ascii="Courier New" w:eastAsia="Courier New" w:hAnsi="Courier New" w:cs="Courier New"/>
                <w:sz w:val="22"/>
              </w:rPr>
            </w:pPr>
            <w:r w:rsidRPr="00E834E3">
              <w:rPr>
                <w:rFonts w:ascii="Courier New" w:eastAsia="Courier New" w:hAnsi="Courier New" w:cs="Courier New"/>
                <w:sz w:val="22"/>
              </w:rPr>
              <w:t>rs15</w:t>
            </w:r>
          </w:p>
          <w:p w14:paraId="021AEAF5" w14:textId="1F9FC011" w:rsidR="00B07A17" w:rsidRPr="00E834E3" w:rsidRDefault="00B07A17" w:rsidP="00A86292">
            <w:pPr>
              <w:rPr>
                <w:rFonts w:ascii="Courier New" w:eastAsia="Courier New" w:hAnsi="Courier New" w:cs="Courier New"/>
                <w:sz w:val="22"/>
              </w:rPr>
            </w:pPr>
            <w:r w:rsidRPr="00E834E3">
              <w:rPr>
                <w:rFonts w:ascii="Courier New" w:eastAsia="Courier New" w:hAnsi="Courier New" w:cs="Courier New"/>
                <w:sz w:val="22"/>
              </w:rPr>
              <w:t>rs16</w:t>
            </w:r>
          </w:p>
        </w:tc>
        <w:tc>
          <w:tcPr>
            <w:tcW w:w="5076" w:type="dxa"/>
          </w:tcPr>
          <w:p w14:paraId="4E980353"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#gene</w:t>
            </w:r>
          </w:p>
          <w:p w14:paraId="5EFDD6A3"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A</w:t>
            </w:r>
          </w:p>
          <w:p w14:paraId="2771701F"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C</w:t>
            </w:r>
          </w:p>
          <w:p w14:paraId="5DB4668F" w14:textId="4D1E771F"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E</w:t>
            </w:r>
          </w:p>
        </w:tc>
      </w:tr>
    </w:tbl>
    <w:p w14:paraId="754AF85E" w14:textId="77777777" w:rsidR="00CC0267" w:rsidRDefault="00CC0267" w:rsidP="003C548A">
      <w:pPr>
        <w:rPr>
          <w:rFonts w:eastAsia="Courier New" w:cs="Times New Roman"/>
        </w:rPr>
      </w:pPr>
    </w:p>
    <w:p w14:paraId="12A32F2D" w14:textId="47C93FFB" w:rsidR="00EE78CA" w:rsidRDefault="00EE78CA" w:rsidP="003C548A">
      <w:pPr>
        <w:rPr>
          <w:rFonts w:eastAsia="Courier New" w:cs="Times New Roman"/>
        </w:rPr>
      </w:pPr>
      <w:r>
        <w:rPr>
          <w:rFonts w:eastAsia="Courier New" w:cs="Times New Roman"/>
        </w:rPr>
        <w:t>Configuration:</w:t>
      </w:r>
    </w:p>
    <w:p w14:paraId="0111C19D" w14:textId="77777777" w:rsidR="00EE78CA" w:rsidRDefault="00EE78CA"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EE78CA" w:rsidRPr="00CC0267" w14:paraId="119F5A23" w14:textId="77777777" w:rsidTr="00E834E3">
        <w:tc>
          <w:tcPr>
            <w:tcW w:w="10152" w:type="dxa"/>
          </w:tcPr>
          <w:p w14:paraId="2951B414" w14:textId="11825A89"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KNOWLEDGE test.db</w:t>
            </w:r>
          </w:p>
          <w:p w14:paraId="5505552B" w14:textId="77777777"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SNP_FILE input1</w:t>
            </w:r>
          </w:p>
          <w:p w14:paraId="68DD6BED" w14:textId="77777777"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GENE_FILE input2</w:t>
            </w:r>
          </w:p>
          <w:p w14:paraId="1D77A270" w14:textId="50D801C6"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FILTER snp</w:t>
            </w:r>
          </w:p>
        </w:tc>
      </w:tr>
    </w:tbl>
    <w:p w14:paraId="09C8F820" w14:textId="77777777" w:rsidR="00EE78CA" w:rsidRDefault="00EE78CA" w:rsidP="003C548A">
      <w:pPr>
        <w:rPr>
          <w:rFonts w:eastAsia="Courier New" w:cs="Times New Roman"/>
        </w:rPr>
      </w:pPr>
    </w:p>
    <w:p w14:paraId="7DE3AC60" w14:textId="77777777" w:rsidR="00EE78CA" w:rsidRDefault="00EE78CA" w:rsidP="003C548A">
      <w:pPr>
        <w:rPr>
          <w:rFonts w:eastAsia="Courier New" w:cs="Times New Roman"/>
        </w:rPr>
      </w:pPr>
      <w:r>
        <w:rPr>
          <w:rFonts w:eastAsia="Courier New" w:cs="Times New Roman"/>
        </w:rPr>
        <w:t>Output:</w:t>
      </w:r>
    </w:p>
    <w:p w14:paraId="1FF4D05D" w14:textId="77777777" w:rsidR="00EE78CA" w:rsidRDefault="00EE78CA"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EE78CA" w:rsidRPr="00EE78CA" w14:paraId="7546F82B" w14:textId="77777777" w:rsidTr="00E834E3">
        <w:tc>
          <w:tcPr>
            <w:tcW w:w="10152" w:type="dxa"/>
          </w:tcPr>
          <w:p w14:paraId="3EAB7063" w14:textId="48AC035A"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#snp</w:t>
            </w:r>
          </w:p>
          <w:p w14:paraId="1B7E324B" w14:textId="42F6EFEB"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rs11</w:t>
            </w:r>
          </w:p>
          <w:p w14:paraId="646F7808" w14:textId="09D765D7"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rs12</w:t>
            </w:r>
          </w:p>
          <w:p w14:paraId="0AFDE0F6" w14:textId="1A1D3469"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rs15</w:t>
            </w:r>
          </w:p>
          <w:p w14:paraId="2FDABB0F" w14:textId="798A737D"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rs16</w:t>
            </w:r>
          </w:p>
        </w:tc>
      </w:tr>
    </w:tbl>
    <w:p w14:paraId="463F52C5" w14:textId="0E30EADA" w:rsidR="00654FE6" w:rsidDel="00822675" w:rsidRDefault="00654FE6">
      <w:pPr>
        <w:widowControl/>
        <w:suppressAutoHyphens w:val="0"/>
        <w:rPr>
          <w:del w:id="1337" w:author="Alexander Thomas Frase" w:date="2016-03-15T11:30:00Z"/>
          <w:rFonts w:eastAsia="Courier New" w:cs="Times New Roman"/>
        </w:rPr>
      </w:pPr>
    </w:p>
    <w:p w14:paraId="09CE7D4E" w14:textId="77777777" w:rsidR="00822675" w:rsidRDefault="00822675">
      <w:pPr>
        <w:widowControl/>
        <w:suppressAutoHyphens w:val="0"/>
        <w:rPr>
          <w:ins w:id="1338" w:author="Alexander Thomas Frase" w:date="2016-03-29T13:23:00Z"/>
          <w:rFonts w:eastAsia="Courier New" w:cs="Times New Roman"/>
        </w:rPr>
      </w:pPr>
    </w:p>
    <w:p w14:paraId="09B9FEB4" w14:textId="2ED79A3C" w:rsidR="00A70E01" w:rsidDel="007176A8" w:rsidRDefault="00A70E01">
      <w:pPr>
        <w:widowControl/>
        <w:suppressAutoHyphens w:val="0"/>
        <w:rPr>
          <w:del w:id="1339" w:author="Alexander Thomas Frase" w:date="2016-03-15T11:30:00Z"/>
          <w:rFonts w:eastAsia="Courier New" w:cs="Times New Roman"/>
        </w:rPr>
      </w:pPr>
    </w:p>
    <w:p w14:paraId="015E6B49" w14:textId="77777777" w:rsidR="00A70E01" w:rsidRDefault="00A70E01">
      <w:pPr>
        <w:widowControl/>
        <w:suppressAutoHyphens w:val="0"/>
        <w:rPr>
          <w:rFonts w:eastAsia="Courier New" w:cs="Times New Roman"/>
        </w:rPr>
      </w:pPr>
    </w:p>
    <w:p w14:paraId="06572EE1" w14:textId="77777777" w:rsidR="003C548A" w:rsidRPr="00F54218" w:rsidRDefault="003C548A" w:rsidP="003B534B">
      <w:pPr>
        <w:pStyle w:val="Heading3"/>
      </w:pPr>
      <w:bookmarkStart w:id="1340" w:name="_Toc447021495"/>
      <w:r w:rsidRPr="00F54218">
        <w:t xml:space="preserve">Example 3: Input a </w:t>
      </w:r>
      <w:r>
        <w:t>list of groups</w:t>
      </w:r>
      <w:r w:rsidRPr="00F54218">
        <w:t xml:space="preserve">, </w:t>
      </w:r>
      <w:r>
        <w:t>o</w:t>
      </w:r>
      <w:r w:rsidRPr="00F54218">
        <w:t xml:space="preserve">utput </w:t>
      </w:r>
      <w:r>
        <w:t>r</w:t>
      </w:r>
      <w:r w:rsidRPr="00F54218">
        <w:t xml:space="preserve">egions within those </w:t>
      </w:r>
      <w:r>
        <w:t>g</w:t>
      </w:r>
      <w:r w:rsidRPr="00F54218">
        <w:t>roups.</w:t>
      </w:r>
      <w:bookmarkEnd w:id="1340"/>
    </w:p>
    <w:p w14:paraId="59AE2303" w14:textId="77777777" w:rsidR="003C548A" w:rsidRDefault="003C548A" w:rsidP="00E834E3"/>
    <w:p w14:paraId="7F8C5CAB" w14:textId="444BBB5A" w:rsidR="00EE78CA" w:rsidRDefault="00EE78CA" w:rsidP="00E834E3">
      <w:r>
        <w:t>Configuration:</w:t>
      </w:r>
    </w:p>
    <w:p w14:paraId="7C2B1327" w14:textId="77777777" w:rsidR="00EE78CA" w:rsidRDefault="00EE78CA" w:rsidP="00E834E3"/>
    <w:tbl>
      <w:tblPr>
        <w:tblStyle w:val="TableGrid"/>
        <w:tblW w:w="8640" w:type="dxa"/>
        <w:tblInd w:w="720" w:type="dxa"/>
        <w:tblLook w:val="04A0" w:firstRow="1" w:lastRow="0" w:firstColumn="1" w:lastColumn="0" w:noHBand="0" w:noVBand="1"/>
      </w:tblPr>
      <w:tblGrid>
        <w:gridCol w:w="8640"/>
      </w:tblGrid>
      <w:tr w:rsidR="00EE78CA" w:rsidRPr="00EE78CA" w14:paraId="56D3E67C" w14:textId="77777777" w:rsidTr="00E834E3">
        <w:tc>
          <w:tcPr>
            <w:tcW w:w="10152" w:type="dxa"/>
          </w:tcPr>
          <w:p w14:paraId="1A3E0BB9" w14:textId="67138C2E" w:rsidR="00EE78CA" w:rsidRPr="00E834E3" w:rsidRDefault="00EE78CA" w:rsidP="00EE78CA">
            <w:pPr>
              <w:rPr>
                <w:rFonts w:ascii="Courier New" w:hAnsi="Courier New" w:cs="Courier New"/>
                <w:sz w:val="22"/>
              </w:rPr>
            </w:pPr>
            <w:r w:rsidRPr="00E834E3">
              <w:rPr>
                <w:rFonts w:ascii="Courier New" w:hAnsi="Courier New" w:cs="Courier New"/>
                <w:sz w:val="22"/>
              </w:rPr>
              <w:t>KNOWLEDGE test.db</w:t>
            </w:r>
          </w:p>
          <w:p w14:paraId="1B069875"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GROUP red green cyan magenta orange indigo</w:t>
            </w:r>
          </w:p>
          <w:p w14:paraId="52BA797F" w14:textId="73F5AC15" w:rsidR="00EE78CA" w:rsidRPr="00E834E3" w:rsidRDefault="00EE78CA" w:rsidP="00EE78CA">
            <w:pPr>
              <w:rPr>
                <w:rFonts w:ascii="Courier New" w:hAnsi="Courier New" w:cs="Courier New"/>
                <w:sz w:val="22"/>
              </w:rPr>
            </w:pPr>
            <w:r w:rsidRPr="00E834E3">
              <w:rPr>
                <w:rFonts w:ascii="Courier New" w:hAnsi="Courier New" w:cs="Courier New"/>
                <w:sz w:val="22"/>
              </w:rPr>
              <w:t>FILTER region</w:t>
            </w:r>
          </w:p>
        </w:tc>
      </w:tr>
    </w:tbl>
    <w:p w14:paraId="56F30676" w14:textId="77777777" w:rsidR="00EE78CA" w:rsidRDefault="00EE78CA" w:rsidP="00E834E3"/>
    <w:p w14:paraId="32D786A2" w14:textId="7CAFB7CC" w:rsidR="00EE78CA" w:rsidRDefault="00EE78CA" w:rsidP="00E834E3">
      <w:r>
        <w:t>Output:</w:t>
      </w:r>
    </w:p>
    <w:p w14:paraId="0D2630B3" w14:textId="77777777" w:rsidR="00EE78CA" w:rsidRDefault="00EE78CA" w:rsidP="00E834E3"/>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752"/>
        <w:gridCol w:w="1009"/>
        <w:gridCol w:w="877"/>
        <w:gridCol w:w="6020"/>
      </w:tblGrid>
      <w:tr w:rsidR="00EE78CA" w:rsidRPr="00EE78CA" w14:paraId="3449C563" w14:textId="5B416763" w:rsidTr="00E834E3">
        <w:tc>
          <w:tcPr>
            <w:tcW w:w="752" w:type="dxa"/>
          </w:tcPr>
          <w:p w14:paraId="1935B8CC" w14:textId="1285885E" w:rsidR="00EE78CA" w:rsidRPr="00E834E3" w:rsidRDefault="00EE78CA" w:rsidP="00EE78CA">
            <w:pPr>
              <w:rPr>
                <w:rFonts w:ascii="Courier New" w:hAnsi="Courier New" w:cs="Courier New"/>
                <w:sz w:val="22"/>
              </w:rPr>
            </w:pPr>
            <w:r w:rsidRPr="00E834E3">
              <w:rPr>
                <w:rFonts w:ascii="Courier New" w:hAnsi="Courier New" w:cs="Courier New"/>
                <w:sz w:val="22"/>
              </w:rPr>
              <w:t>#chr</w:t>
            </w:r>
          </w:p>
          <w:p w14:paraId="3CFF181E"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21D053A2"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3B656639"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36CA009F"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w:t>
            </w:r>
          </w:p>
          <w:p w14:paraId="0C1B6886"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w:t>
            </w:r>
          </w:p>
          <w:p w14:paraId="19538609" w14:textId="27CD2DA8" w:rsidR="00EE78CA" w:rsidRPr="00E834E3" w:rsidRDefault="00EE78CA" w:rsidP="00EE78CA">
            <w:pPr>
              <w:rPr>
                <w:rFonts w:ascii="Courier New" w:hAnsi="Courier New" w:cs="Courier New"/>
                <w:sz w:val="22"/>
              </w:rPr>
            </w:pPr>
            <w:r w:rsidRPr="00E834E3">
              <w:rPr>
                <w:rFonts w:ascii="Courier New" w:hAnsi="Courier New" w:cs="Courier New"/>
                <w:sz w:val="22"/>
              </w:rPr>
              <w:t>3</w:t>
            </w:r>
          </w:p>
        </w:tc>
        <w:tc>
          <w:tcPr>
            <w:tcW w:w="938" w:type="dxa"/>
          </w:tcPr>
          <w:p w14:paraId="240798FB" w14:textId="5B03504F" w:rsidR="00EE78CA" w:rsidRPr="00E834E3" w:rsidRDefault="00EE78CA" w:rsidP="00EE78CA">
            <w:pPr>
              <w:rPr>
                <w:rFonts w:ascii="Courier New" w:hAnsi="Courier New" w:cs="Courier New"/>
                <w:sz w:val="22"/>
              </w:rPr>
            </w:pPr>
            <w:r w:rsidRPr="00E834E3">
              <w:rPr>
                <w:rFonts w:ascii="Courier New" w:hAnsi="Courier New" w:cs="Courier New"/>
                <w:sz w:val="22"/>
              </w:rPr>
              <w:t>region</w:t>
            </w:r>
          </w:p>
          <w:p w14:paraId="52849BC4"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A</w:t>
            </w:r>
          </w:p>
          <w:p w14:paraId="140318B0"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B</w:t>
            </w:r>
          </w:p>
          <w:p w14:paraId="2D5A66C4"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C</w:t>
            </w:r>
          </w:p>
          <w:p w14:paraId="2F46182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P</w:t>
            </w:r>
          </w:p>
          <w:p w14:paraId="64FD438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Q</w:t>
            </w:r>
          </w:p>
          <w:p w14:paraId="7DCF5B27" w14:textId="3704D6BA" w:rsidR="00EE78CA" w:rsidRPr="00E834E3" w:rsidRDefault="00EE78CA" w:rsidP="00EE78CA">
            <w:pPr>
              <w:rPr>
                <w:rFonts w:ascii="Courier New" w:hAnsi="Courier New" w:cs="Courier New"/>
                <w:sz w:val="22"/>
              </w:rPr>
            </w:pPr>
            <w:r w:rsidRPr="00E834E3">
              <w:rPr>
                <w:rFonts w:ascii="Courier New" w:hAnsi="Courier New" w:cs="Courier New"/>
                <w:sz w:val="22"/>
              </w:rPr>
              <w:t>R</w:t>
            </w:r>
          </w:p>
        </w:tc>
        <w:tc>
          <w:tcPr>
            <w:tcW w:w="738" w:type="dxa"/>
          </w:tcPr>
          <w:p w14:paraId="4FAE759C" w14:textId="5E42D216" w:rsidR="00EE78CA" w:rsidRPr="00E834E3" w:rsidRDefault="00EE78CA" w:rsidP="00EE78CA">
            <w:pPr>
              <w:rPr>
                <w:rFonts w:ascii="Courier New" w:hAnsi="Courier New" w:cs="Courier New"/>
                <w:sz w:val="22"/>
              </w:rPr>
            </w:pPr>
            <w:r w:rsidRPr="00E834E3">
              <w:rPr>
                <w:rFonts w:ascii="Courier New" w:hAnsi="Courier New" w:cs="Courier New"/>
                <w:sz w:val="22"/>
              </w:rPr>
              <w:t>start</w:t>
            </w:r>
          </w:p>
          <w:p w14:paraId="3A4313DC"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8</w:t>
            </w:r>
          </w:p>
          <w:p w14:paraId="389FD85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28</w:t>
            </w:r>
          </w:p>
          <w:p w14:paraId="7B32FDA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54</w:t>
            </w:r>
          </w:p>
          <w:p w14:paraId="4FD3D60C"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14</w:t>
            </w:r>
          </w:p>
          <w:p w14:paraId="57DD4FE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28</w:t>
            </w:r>
          </w:p>
          <w:p w14:paraId="244FC941" w14:textId="0CA89D1A" w:rsidR="00EE78CA" w:rsidRPr="00E834E3" w:rsidRDefault="00EE78CA" w:rsidP="00EE78CA">
            <w:pPr>
              <w:rPr>
                <w:rFonts w:ascii="Courier New" w:hAnsi="Courier New" w:cs="Courier New"/>
                <w:sz w:val="22"/>
              </w:rPr>
            </w:pPr>
            <w:r w:rsidRPr="00E834E3">
              <w:rPr>
                <w:rFonts w:ascii="Courier New" w:hAnsi="Courier New" w:cs="Courier New"/>
                <w:sz w:val="22"/>
              </w:rPr>
              <w:t>44</w:t>
            </w:r>
          </w:p>
        </w:tc>
        <w:tc>
          <w:tcPr>
            <w:tcW w:w="6230" w:type="dxa"/>
          </w:tcPr>
          <w:p w14:paraId="07EFE520" w14:textId="38E80A30" w:rsidR="00EE78CA" w:rsidRPr="00E834E3" w:rsidRDefault="00EE78CA" w:rsidP="00EE78CA">
            <w:pPr>
              <w:rPr>
                <w:rFonts w:ascii="Courier New" w:hAnsi="Courier New" w:cs="Courier New"/>
                <w:sz w:val="22"/>
              </w:rPr>
            </w:pPr>
            <w:r w:rsidRPr="00E834E3">
              <w:rPr>
                <w:rFonts w:ascii="Courier New" w:hAnsi="Courier New" w:cs="Courier New"/>
                <w:sz w:val="22"/>
              </w:rPr>
              <w:t>stop</w:t>
            </w:r>
          </w:p>
          <w:p w14:paraId="3B9FAC56" w14:textId="4F3F2878" w:rsidR="00EE78CA" w:rsidRPr="00E834E3" w:rsidRDefault="00EE78CA" w:rsidP="00E834E3">
            <w:pPr>
              <w:tabs>
                <w:tab w:val="right" w:pos="2322"/>
              </w:tabs>
              <w:rPr>
                <w:rFonts w:ascii="Courier New" w:hAnsi="Courier New" w:cs="Courier New"/>
                <w:sz w:val="22"/>
              </w:rPr>
            </w:pPr>
            <w:r w:rsidRPr="00E834E3">
              <w:rPr>
                <w:rFonts w:ascii="Courier New" w:hAnsi="Courier New" w:cs="Courier New"/>
                <w:sz w:val="22"/>
              </w:rPr>
              <w:t>22</w:t>
            </w:r>
            <w:r w:rsidRPr="00E834E3">
              <w:rPr>
                <w:rFonts w:ascii="Courier New" w:hAnsi="Courier New" w:cs="Courier New"/>
                <w:sz w:val="22"/>
              </w:rPr>
              <w:tab/>
            </w:r>
          </w:p>
          <w:p w14:paraId="4C0569F9"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52</w:t>
            </w:r>
          </w:p>
          <w:p w14:paraId="74A264A8"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62</w:t>
            </w:r>
          </w:p>
          <w:p w14:paraId="35D9EDD6"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18</w:t>
            </w:r>
          </w:p>
          <w:p w14:paraId="25D1E9A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36</w:t>
            </w:r>
          </w:p>
          <w:p w14:paraId="772825AB" w14:textId="7F71E3DA" w:rsidR="00EE78CA" w:rsidRPr="00E834E3" w:rsidRDefault="00EE78CA" w:rsidP="00EE78CA">
            <w:pPr>
              <w:rPr>
                <w:rFonts w:ascii="Courier New" w:hAnsi="Courier New" w:cs="Courier New"/>
                <w:sz w:val="22"/>
              </w:rPr>
            </w:pPr>
            <w:r w:rsidRPr="00E834E3">
              <w:rPr>
                <w:rFonts w:ascii="Courier New" w:hAnsi="Courier New" w:cs="Courier New"/>
                <w:sz w:val="22"/>
              </w:rPr>
              <w:t>52</w:t>
            </w:r>
          </w:p>
        </w:tc>
      </w:tr>
    </w:tbl>
    <w:p w14:paraId="32502648" w14:textId="034ABB9E" w:rsidR="003C548A" w:rsidRPr="0094108F" w:rsidRDefault="003C548A" w:rsidP="0084437E">
      <w:pPr>
        <w:rPr>
          <w:rFonts w:eastAsia="Courier New" w:cs="Times New Roman"/>
          <w:color w:val="FF0000"/>
        </w:rPr>
      </w:pPr>
    </w:p>
    <w:p w14:paraId="47D96ABA" w14:textId="77777777" w:rsidR="003C548A" w:rsidRPr="00AB56B8" w:rsidRDefault="003C548A" w:rsidP="003B534B">
      <w:pPr>
        <w:pStyle w:val="Heading3"/>
      </w:pPr>
      <w:bookmarkStart w:id="1341" w:name="_Toc447021496"/>
      <w:r w:rsidRPr="00AB56B8">
        <w:t xml:space="preserve">Example 4: Output a </w:t>
      </w:r>
      <w:r>
        <w:t>l</w:t>
      </w:r>
      <w:r w:rsidRPr="00AB56B8">
        <w:t xml:space="preserve">ist of all </w:t>
      </w:r>
      <w:r>
        <w:t>g</w:t>
      </w:r>
      <w:r w:rsidRPr="00AB56B8">
        <w:t xml:space="preserve">enes within a </w:t>
      </w:r>
      <w:r>
        <w:t>d</w:t>
      </w:r>
      <w:r w:rsidRPr="00AB56B8">
        <w:t xml:space="preserve">ata </w:t>
      </w:r>
      <w:r>
        <w:t>s</w:t>
      </w:r>
      <w:r w:rsidRPr="00AB56B8">
        <w:t>ource</w:t>
      </w:r>
      <w:r>
        <w:t>.</w:t>
      </w:r>
      <w:bookmarkEnd w:id="1341"/>
    </w:p>
    <w:p w14:paraId="7AE041DA" w14:textId="77777777" w:rsidR="003C548A" w:rsidRPr="00E834E3" w:rsidRDefault="003C548A" w:rsidP="00E834E3">
      <w:pPr>
        <w:rPr>
          <w:rFonts w:cs="Times New Roman"/>
          <w:bCs/>
        </w:rPr>
      </w:pPr>
    </w:p>
    <w:p w14:paraId="30EBD25F" w14:textId="61F25BA1" w:rsidR="0084437E" w:rsidRDefault="0084437E" w:rsidP="00E834E3">
      <w:pPr>
        <w:rPr>
          <w:rFonts w:cs="Times New Roman"/>
          <w:bCs/>
        </w:rPr>
      </w:pPr>
      <w:r w:rsidRPr="00E834E3">
        <w:rPr>
          <w:rFonts w:cs="Times New Roman"/>
          <w:bCs/>
        </w:rPr>
        <w:t>Configuration:</w:t>
      </w:r>
    </w:p>
    <w:p w14:paraId="29B21684" w14:textId="77777777" w:rsidR="0084437E" w:rsidRDefault="0084437E"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84437E" w:rsidRPr="0084437E" w14:paraId="08F37EAD" w14:textId="77777777" w:rsidTr="00E834E3">
        <w:tc>
          <w:tcPr>
            <w:tcW w:w="10152" w:type="dxa"/>
          </w:tcPr>
          <w:p w14:paraId="004F5671" w14:textId="5EE1B6B2" w:rsidR="0084437E" w:rsidRPr="00E834E3" w:rsidRDefault="0084437E" w:rsidP="0084437E">
            <w:pPr>
              <w:rPr>
                <w:rFonts w:ascii="Courier New" w:hAnsi="Courier New" w:cs="Courier New"/>
                <w:bCs/>
                <w:sz w:val="22"/>
              </w:rPr>
            </w:pPr>
            <w:r w:rsidRPr="00E834E3">
              <w:rPr>
                <w:rFonts w:ascii="Courier New" w:hAnsi="Courier New" w:cs="Courier New"/>
                <w:bCs/>
                <w:sz w:val="22"/>
              </w:rPr>
              <w:t>KNOWLEDGE test.db</w:t>
            </w:r>
          </w:p>
          <w:p w14:paraId="57547A39" w14:textId="77777777" w:rsidR="0084437E" w:rsidRPr="00E834E3" w:rsidRDefault="0084437E" w:rsidP="0084437E">
            <w:pPr>
              <w:rPr>
                <w:rFonts w:ascii="Courier New" w:hAnsi="Courier New" w:cs="Courier New"/>
                <w:bCs/>
                <w:sz w:val="22"/>
              </w:rPr>
            </w:pPr>
            <w:r w:rsidRPr="00E834E3">
              <w:rPr>
                <w:rFonts w:ascii="Courier New" w:hAnsi="Courier New" w:cs="Courier New"/>
                <w:bCs/>
                <w:sz w:val="22"/>
              </w:rPr>
              <w:t>SOURCE light</w:t>
            </w:r>
          </w:p>
          <w:p w14:paraId="6F32BFC3" w14:textId="142AAA47" w:rsidR="0084437E" w:rsidRPr="00E834E3" w:rsidRDefault="0084437E" w:rsidP="0084437E">
            <w:pPr>
              <w:rPr>
                <w:rFonts w:ascii="Courier New" w:hAnsi="Courier New" w:cs="Courier New"/>
                <w:bCs/>
                <w:sz w:val="22"/>
              </w:rPr>
            </w:pPr>
            <w:r w:rsidRPr="00E834E3">
              <w:rPr>
                <w:rFonts w:ascii="Courier New" w:hAnsi="Courier New" w:cs="Courier New"/>
                <w:bCs/>
                <w:sz w:val="22"/>
              </w:rPr>
              <w:t>FILTER gene</w:t>
            </w:r>
          </w:p>
        </w:tc>
      </w:tr>
    </w:tbl>
    <w:p w14:paraId="24BB9312" w14:textId="77777777" w:rsidR="00150551" w:rsidRDefault="00150551" w:rsidP="00E834E3">
      <w:pPr>
        <w:rPr>
          <w:rFonts w:cs="Times New Roman"/>
          <w:bCs/>
        </w:rPr>
      </w:pPr>
    </w:p>
    <w:p w14:paraId="43D31094" w14:textId="2BCE59BC" w:rsidR="0084437E" w:rsidRDefault="0084437E" w:rsidP="00E834E3">
      <w:pPr>
        <w:rPr>
          <w:rFonts w:cs="Times New Roman"/>
          <w:bCs/>
        </w:rPr>
      </w:pPr>
      <w:r>
        <w:rPr>
          <w:rFonts w:cs="Times New Roman"/>
          <w:bCs/>
        </w:rPr>
        <w:t>Output:</w:t>
      </w:r>
    </w:p>
    <w:p w14:paraId="716F7F42" w14:textId="77777777" w:rsidR="0084437E" w:rsidRDefault="0084437E"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84437E" w:rsidRPr="0084437E" w14:paraId="29CB25A2" w14:textId="77777777" w:rsidTr="00E834E3">
        <w:trPr>
          <w:cantSplit/>
        </w:trPr>
        <w:tc>
          <w:tcPr>
            <w:tcW w:w="10152" w:type="dxa"/>
          </w:tcPr>
          <w:p w14:paraId="771C18ED" w14:textId="0309247F" w:rsidR="0084437E" w:rsidRPr="00E834E3" w:rsidRDefault="0084437E" w:rsidP="0084437E">
            <w:pPr>
              <w:rPr>
                <w:rFonts w:ascii="Courier New" w:hAnsi="Courier New" w:cs="Courier New"/>
                <w:sz w:val="22"/>
              </w:rPr>
            </w:pPr>
            <w:r w:rsidRPr="00E834E3">
              <w:rPr>
                <w:rFonts w:ascii="Courier New" w:hAnsi="Courier New" w:cs="Courier New"/>
                <w:sz w:val="22"/>
              </w:rPr>
              <w:t>#gene</w:t>
            </w:r>
          </w:p>
          <w:p w14:paraId="0BF53855"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A</w:t>
            </w:r>
          </w:p>
          <w:p w14:paraId="70CA91DD"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B</w:t>
            </w:r>
          </w:p>
          <w:p w14:paraId="1E398E7D"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C</w:t>
            </w:r>
          </w:p>
          <w:p w14:paraId="4B8CA348"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D</w:t>
            </w:r>
          </w:p>
          <w:p w14:paraId="397046C8"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E</w:t>
            </w:r>
          </w:p>
          <w:p w14:paraId="0A5BE913"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F</w:t>
            </w:r>
          </w:p>
          <w:p w14:paraId="0085D864" w14:textId="10C9BE28" w:rsidR="0084437E" w:rsidRPr="00E834E3" w:rsidRDefault="0084437E" w:rsidP="0084437E">
            <w:pPr>
              <w:rPr>
                <w:rFonts w:ascii="Courier New" w:hAnsi="Courier New" w:cs="Courier New"/>
                <w:sz w:val="22"/>
              </w:rPr>
            </w:pPr>
            <w:r w:rsidRPr="00E834E3">
              <w:rPr>
                <w:rFonts w:ascii="Courier New" w:hAnsi="Courier New" w:cs="Courier New"/>
                <w:sz w:val="22"/>
              </w:rPr>
              <w:t>G</w:t>
            </w:r>
          </w:p>
        </w:tc>
      </w:tr>
    </w:tbl>
    <w:p w14:paraId="3A0675D0" w14:textId="7347EF26" w:rsidR="003C548A" w:rsidRDefault="00F203F2">
      <w:pPr>
        <w:rPr>
          <w:shd w:val="solid" w:color="00FF00" w:fill="00FF00"/>
        </w:rPr>
      </w:pPr>
      <w:r w:rsidRPr="00E834E3">
        <w:rPr>
          <w:noProof/>
          <w:lang w:eastAsia="en-US" w:bidi="ar-SA"/>
        </w:rPr>
        <w:lastRenderedPageBreak/>
        <w:drawing>
          <wp:anchor distT="0" distB="0" distL="114300" distR="114300" simplePos="0" relativeHeight="251673088" behindDoc="0" locked="0" layoutInCell="1" allowOverlap="1" wp14:anchorId="14703935" wp14:editId="45F02C95">
            <wp:simplePos x="735330" y="1092835"/>
            <wp:positionH relativeFrom="column">
              <wp:align>center</wp:align>
            </wp:positionH>
            <wp:positionV relativeFrom="line">
              <wp:align>top</wp:align>
            </wp:positionV>
            <wp:extent cx="3163824" cy="2743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4.png"/>
                    <pic:cNvPicPr/>
                  </pic:nvPicPr>
                  <pic:blipFill>
                    <a:blip r:embed="rId19">
                      <a:extLst>
                        <a:ext uri="{28A0092B-C50C-407E-A947-70E740481C1C}">
                          <a14:useLocalDpi xmlns:a14="http://schemas.microsoft.com/office/drawing/2010/main" val="0"/>
                        </a:ext>
                      </a:extLst>
                    </a:blip>
                    <a:stretch>
                      <a:fillRect/>
                    </a:stretch>
                  </pic:blipFill>
                  <pic:spPr>
                    <a:xfrm>
                      <a:off x="0" y="0"/>
                      <a:ext cx="3163824" cy="2743200"/>
                    </a:xfrm>
                    <a:prstGeom prst="rect">
                      <a:avLst/>
                    </a:prstGeom>
                  </pic:spPr>
                </pic:pic>
              </a:graphicData>
            </a:graphic>
            <wp14:sizeRelH relativeFrom="margin">
              <wp14:pctWidth>0</wp14:pctWidth>
            </wp14:sizeRelH>
            <wp14:sizeRelV relativeFrom="margin">
              <wp14:pctHeight>0</wp14:pctHeight>
            </wp14:sizeRelV>
          </wp:anchor>
        </w:drawing>
      </w:r>
    </w:p>
    <w:p w14:paraId="24E27CF6" w14:textId="77777777" w:rsidR="003C548A" w:rsidRPr="002B124D" w:rsidRDefault="003C548A" w:rsidP="003B534B">
      <w:pPr>
        <w:pStyle w:val="Heading3"/>
      </w:pPr>
      <w:bookmarkStart w:id="1342" w:name="_Toc447021497"/>
      <w:r w:rsidRPr="00F54218">
        <w:t xml:space="preserve">Example 5: Start with a </w:t>
      </w:r>
      <w:r>
        <w:t>l</w:t>
      </w:r>
      <w:r w:rsidRPr="00F54218">
        <w:t xml:space="preserve">ist of </w:t>
      </w:r>
      <w:r>
        <w:t>g</w:t>
      </w:r>
      <w:r w:rsidRPr="00F54218">
        <w:t xml:space="preserve">enes, </w:t>
      </w:r>
      <w:r>
        <w:t>o</w:t>
      </w:r>
      <w:r w:rsidRPr="00F54218">
        <w:t xml:space="preserve">utput all the </w:t>
      </w:r>
      <w:r>
        <w:t>g</w:t>
      </w:r>
      <w:r w:rsidRPr="00F54218">
        <w:t xml:space="preserve">enes </w:t>
      </w:r>
      <w:r>
        <w:t>w</w:t>
      </w:r>
      <w:r w:rsidRPr="00F54218">
        <w:t xml:space="preserve">ithin </w:t>
      </w:r>
      <w:r>
        <w:t>p</w:t>
      </w:r>
      <w:r w:rsidRPr="00F54218">
        <w:t xml:space="preserve">articular </w:t>
      </w:r>
      <w:r>
        <w:t>g</w:t>
      </w:r>
      <w:r w:rsidRPr="00F54218">
        <w:t>roups.</w:t>
      </w:r>
      <w:bookmarkEnd w:id="1342"/>
    </w:p>
    <w:p w14:paraId="07557673" w14:textId="77777777" w:rsidR="00DD0BE7" w:rsidRDefault="00DD0BE7" w:rsidP="00E834E3">
      <w:pPr>
        <w:rPr>
          <w:rFonts w:cs="Times New Roman"/>
          <w:bCs/>
        </w:rPr>
      </w:pPr>
    </w:p>
    <w:p w14:paraId="74ADD2B8" w14:textId="1D66E401" w:rsidR="00DD0BE7" w:rsidRDefault="00DD0BE7" w:rsidP="00E834E3">
      <w:pPr>
        <w:rPr>
          <w:rFonts w:cs="Times New Roman"/>
          <w:bCs/>
        </w:rPr>
      </w:pPr>
      <w:r>
        <w:rPr>
          <w:rFonts w:cs="Times New Roman"/>
          <w:bCs/>
        </w:rPr>
        <w:t>Input files:</w:t>
      </w:r>
    </w:p>
    <w:p w14:paraId="4B79DED8" w14:textId="77777777" w:rsidR="00DD0BE7" w:rsidRDefault="00DD0BE7" w:rsidP="00E834E3">
      <w:pPr>
        <w:rPr>
          <w:rFonts w:cs="Times New Roman"/>
          <w:bCs/>
        </w:rPr>
      </w:pPr>
    </w:p>
    <w:tbl>
      <w:tblPr>
        <w:tblStyle w:val="TableGrid"/>
        <w:tblW w:w="8640" w:type="dxa"/>
        <w:tblInd w:w="720" w:type="dxa"/>
        <w:tblLook w:val="04A0" w:firstRow="1" w:lastRow="0" w:firstColumn="1" w:lastColumn="0" w:noHBand="0" w:noVBand="1"/>
      </w:tblPr>
      <w:tblGrid>
        <w:gridCol w:w="4332"/>
        <w:gridCol w:w="4308"/>
      </w:tblGrid>
      <w:tr w:rsidR="00DD0BE7" w:rsidRPr="00001394" w14:paraId="375FD466" w14:textId="77777777" w:rsidTr="00E834E3">
        <w:tc>
          <w:tcPr>
            <w:tcW w:w="5076" w:type="dxa"/>
          </w:tcPr>
          <w:p w14:paraId="2460A875" w14:textId="7BE4F7B4" w:rsidR="00DD0BE7" w:rsidRPr="00E834E3" w:rsidRDefault="00DD0BE7" w:rsidP="00DD0BE7">
            <w:pPr>
              <w:rPr>
                <w:rFonts w:ascii="Courier New" w:hAnsi="Courier New" w:cs="Courier New"/>
                <w:b/>
                <w:bCs/>
                <w:sz w:val="22"/>
              </w:rPr>
            </w:pPr>
            <w:r w:rsidRPr="00E834E3">
              <w:rPr>
                <w:rFonts w:ascii="Courier New" w:hAnsi="Courier New" w:cs="Courier New"/>
                <w:b/>
                <w:bCs/>
                <w:sz w:val="22"/>
              </w:rPr>
              <w:t>input1</w:t>
            </w:r>
          </w:p>
        </w:tc>
        <w:tc>
          <w:tcPr>
            <w:tcW w:w="5076" w:type="dxa"/>
          </w:tcPr>
          <w:p w14:paraId="2B2B4E19" w14:textId="7F58D8A3" w:rsidR="00DD0BE7" w:rsidRPr="00E834E3" w:rsidRDefault="00DD0BE7" w:rsidP="00DD0BE7">
            <w:pPr>
              <w:rPr>
                <w:rFonts w:ascii="Courier New" w:hAnsi="Courier New" w:cs="Courier New"/>
                <w:b/>
                <w:bCs/>
                <w:sz w:val="22"/>
              </w:rPr>
            </w:pPr>
            <w:r w:rsidRPr="00E834E3">
              <w:rPr>
                <w:rFonts w:ascii="Courier New" w:hAnsi="Courier New" w:cs="Courier New"/>
                <w:b/>
                <w:bCs/>
                <w:sz w:val="22"/>
              </w:rPr>
              <w:t>input2</w:t>
            </w:r>
          </w:p>
        </w:tc>
      </w:tr>
      <w:tr w:rsidR="00DD0BE7" w:rsidRPr="00001394" w14:paraId="4AB25E81" w14:textId="77777777" w:rsidTr="00E834E3">
        <w:trPr>
          <w:cantSplit/>
        </w:trPr>
        <w:tc>
          <w:tcPr>
            <w:tcW w:w="5076" w:type="dxa"/>
          </w:tcPr>
          <w:p w14:paraId="48FAA633" w14:textId="2E23EA32" w:rsidR="00DD0BE7" w:rsidRPr="00E834E3" w:rsidRDefault="00DD0BE7" w:rsidP="00DD0BE7">
            <w:pPr>
              <w:rPr>
                <w:rFonts w:ascii="Courier New" w:hAnsi="Courier New" w:cs="Courier New"/>
                <w:bCs/>
                <w:sz w:val="22"/>
              </w:rPr>
            </w:pPr>
            <w:r w:rsidRPr="00E834E3">
              <w:rPr>
                <w:rFonts w:ascii="Courier New" w:hAnsi="Courier New" w:cs="Courier New"/>
                <w:bCs/>
                <w:sz w:val="22"/>
              </w:rPr>
              <w:t>#group</w:t>
            </w:r>
          </w:p>
          <w:p w14:paraId="2EBDADC8" w14:textId="4305E111" w:rsidR="00DD0BE7" w:rsidRPr="00E834E3" w:rsidRDefault="00DD0BE7" w:rsidP="00DD0BE7">
            <w:pPr>
              <w:rPr>
                <w:rFonts w:ascii="Courier New" w:hAnsi="Courier New" w:cs="Courier New"/>
                <w:bCs/>
                <w:sz w:val="22"/>
              </w:rPr>
            </w:pPr>
            <w:r w:rsidRPr="00E834E3">
              <w:rPr>
                <w:rFonts w:ascii="Courier New" w:hAnsi="Courier New" w:cs="Courier New"/>
                <w:bCs/>
                <w:sz w:val="22"/>
              </w:rPr>
              <w:t>red</w:t>
            </w:r>
          </w:p>
          <w:p w14:paraId="7C9E103B" w14:textId="102AAF1E" w:rsidR="00DD0BE7" w:rsidRPr="00E834E3" w:rsidRDefault="00DD0BE7" w:rsidP="00DD0BE7">
            <w:pPr>
              <w:rPr>
                <w:rFonts w:ascii="Courier New" w:hAnsi="Courier New" w:cs="Courier New"/>
                <w:bCs/>
                <w:sz w:val="22"/>
              </w:rPr>
            </w:pPr>
            <w:r w:rsidRPr="00E834E3">
              <w:rPr>
                <w:rFonts w:ascii="Courier New" w:hAnsi="Courier New" w:cs="Courier New"/>
                <w:bCs/>
                <w:sz w:val="22"/>
              </w:rPr>
              <w:t>green</w:t>
            </w:r>
          </w:p>
          <w:p w14:paraId="55F56DF7" w14:textId="449F187C" w:rsidR="00DD0BE7" w:rsidRPr="00E834E3" w:rsidRDefault="00DD0BE7" w:rsidP="00DD0BE7">
            <w:pPr>
              <w:rPr>
                <w:rFonts w:ascii="Courier New" w:hAnsi="Courier New" w:cs="Courier New"/>
                <w:bCs/>
                <w:sz w:val="22"/>
              </w:rPr>
            </w:pPr>
            <w:r w:rsidRPr="00E834E3">
              <w:rPr>
                <w:rFonts w:ascii="Courier New" w:hAnsi="Courier New" w:cs="Courier New"/>
                <w:bCs/>
                <w:sz w:val="22"/>
              </w:rPr>
              <w:t>cyan</w:t>
            </w:r>
          </w:p>
          <w:p w14:paraId="0A9DF677" w14:textId="5E5BBAF4" w:rsidR="00DD0BE7" w:rsidRPr="00E834E3" w:rsidRDefault="00DD0BE7" w:rsidP="00DD0BE7">
            <w:pPr>
              <w:rPr>
                <w:rFonts w:ascii="Courier New" w:hAnsi="Courier New" w:cs="Courier New"/>
                <w:bCs/>
                <w:sz w:val="22"/>
              </w:rPr>
            </w:pPr>
            <w:r w:rsidRPr="00E834E3">
              <w:rPr>
                <w:rFonts w:ascii="Courier New" w:hAnsi="Courier New" w:cs="Courier New"/>
                <w:bCs/>
                <w:sz w:val="22"/>
              </w:rPr>
              <w:t>magenta</w:t>
            </w:r>
          </w:p>
          <w:p w14:paraId="31128277" w14:textId="6839946E" w:rsidR="00DD0BE7" w:rsidRPr="00E834E3" w:rsidRDefault="00DD0BE7" w:rsidP="00DD0BE7">
            <w:pPr>
              <w:rPr>
                <w:rFonts w:ascii="Courier New" w:hAnsi="Courier New" w:cs="Courier New"/>
                <w:bCs/>
                <w:sz w:val="22"/>
              </w:rPr>
            </w:pPr>
            <w:r w:rsidRPr="00E834E3">
              <w:rPr>
                <w:rFonts w:ascii="Courier New" w:hAnsi="Courier New" w:cs="Courier New"/>
                <w:bCs/>
                <w:sz w:val="22"/>
              </w:rPr>
              <w:t>orange</w:t>
            </w:r>
          </w:p>
          <w:p w14:paraId="7264132F" w14:textId="6E458BFE" w:rsidR="00DD0BE7" w:rsidRPr="00E834E3" w:rsidRDefault="00DD0BE7" w:rsidP="00DD0BE7">
            <w:pPr>
              <w:rPr>
                <w:rFonts w:ascii="Courier New" w:hAnsi="Courier New" w:cs="Courier New"/>
                <w:bCs/>
                <w:sz w:val="22"/>
              </w:rPr>
            </w:pPr>
            <w:r w:rsidRPr="00E834E3">
              <w:rPr>
                <w:rFonts w:ascii="Courier New" w:hAnsi="Courier New" w:cs="Courier New"/>
                <w:bCs/>
                <w:sz w:val="22"/>
              </w:rPr>
              <w:t>indigo</w:t>
            </w:r>
          </w:p>
        </w:tc>
        <w:tc>
          <w:tcPr>
            <w:tcW w:w="5076" w:type="dxa"/>
          </w:tcPr>
          <w:p w14:paraId="7D1872ED"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#gene</w:t>
            </w:r>
          </w:p>
          <w:p w14:paraId="7F4A6D22"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A</w:t>
            </w:r>
          </w:p>
          <w:p w14:paraId="56DA0A28"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C</w:t>
            </w:r>
          </w:p>
          <w:p w14:paraId="60466146"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E</w:t>
            </w:r>
          </w:p>
          <w:p w14:paraId="0EE3D5BF"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P</w:t>
            </w:r>
          </w:p>
          <w:p w14:paraId="0440F2E1" w14:textId="558BB2F6" w:rsidR="00DD0BE7" w:rsidRPr="00E834E3" w:rsidRDefault="00DD0BE7" w:rsidP="00DD0BE7">
            <w:pPr>
              <w:rPr>
                <w:rFonts w:ascii="Courier New" w:hAnsi="Courier New" w:cs="Courier New"/>
                <w:bCs/>
                <w:sz w:val="22"/>
              </w:rPr>
            </w:pPr>
            <w:r w:rsidRPr="00E834E3">
              <w:rPr>
                <w:rFonts w:ascii="Courier New" w:hAnsi="Courier New" w:cs="Courier New"/>
                <w:bCs/>
                <w:sz w:val="22"/>
              </w:rPr>
              <w:t>R</w:t>
            </w:r>
          </w:p>
        </w:tc>
      </w:tr>
    </w:tbl>
    <w:p w14:paraId="18E4A798" w14:textId="77777777" w:rsidR="003C548A" w:rsidRPr="00E834E3" w:rsidRDefault="003C548A" w:rsidP="00E834E3">
      <w:pPr>
        <w:rPr>
          <w:rFonts w:cs="Times New Roman"/>
          <w:bCs/>
        </w:rPr>
      </w:pPr>
    </w:p>
    <w:p w14:paraId="36D2A3AD" w14:textId="64F273C1" w:rsidR="00001394" w:rsidRPr="00E834E3" w:rsidRDefault="00001394" w:rsidP="00E834E3">
      <w:pPr>
        <w:rPr>
          <w:rFonts w:cs="Times New Roman"/>
          <w:bCs/>
        </w:rPr>
      </w:pPr>
      <w:r w:rsidRPr="00E834E3">
        <w:rPr>
          <w:rFonts w:cs="Times New Roman"/>
          <w:bCs/>
        </w:rPr>
        <w:t>Configuration:</w:t>
      </w:r>
    </w:p>
    <w:p w14:paraId="49DE01A8" w14:textId="77777777" w:rsidR="00001394" w:rsidRDefault="00001394"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001394" w:rsidRPr="00001394" w14:paraId="2244B8DA" w14:textId="77777777" w:rsidTr="00E834E3">
        <w:tc>
          <w:tcPr>
            <w:tcW w:w="10152" w:type="dxa"/>
          </w:tcPr>
          <w:p w14:paraId="41744B0D" w14:textId="15E18D0F" w:rsidR="00001394" w:rsidRPr="00E834E3" w:rsidRDefault="00001394" w:rsidP="00001394">
            <w:pPr>
              <w:rPr>
                <w:rFonts w:ascii="Courier New" w:hAnsi="Courier New" w:cs="Courier New"/>
                <w:bCs/>
                <w:sz w:val="22"/>
              </w:rPr>
            </w:pPr>
            <w:r w:rsidRPr="00E834E3">
              <w:rPr>
                <w:rFonts w:ascii="Courier New" w:hAnsi="Courier New" w:cs="Courier New"/>
                <w:bCs/>
                <w:sz w:val="22"/>
              </w:rPr>
              <w:t>KNOWLEDGE test.db</w:t>
            </w:r>
          </w:p>
          <w:p w14:paraId="37FF789A" w14:textId="77777777" w:rsidR="00001394" w:rsidRPr="00E834E3" w:rsidRDefault="00001394" w:rsidP="00001394">
            <w:pPr>
              <w:rPr>
                <w:rFonts w:ascii="Courier New" w:hAnsi="Courier New" w:cs="Courier New"/>
                <w:bCs/>
                <w:sz w:val="22"/>
              </w:rPr>
            </w:pPr>
            <w:r w:rsidRPr="00E834E3">
              <w:rPr>
                <w:rFonts w:ascii="Courier New" w:hAnsi="Courier New" w:cs="Courier New"/>
                <w:bCs/>
                <w:sz w:val="22"/>
              </w:rPr>
              <w:t>GROUP_FILE input1</w:t>
            </w:r>
          </w:p>
          <w:p w14:paraId="644067F8" w14:textId="77777777" w:rsidR="00001394" w:rsidRPr="00E834E3" w:rsidRDefault="00001394" w:rsidP="00001394">
            <w:pPr>
              <w:rPr>
                <w:rFonts w:ascii="Courier New" w:hAnsi="Courier New" w:cs="Courier New"/>
                <w:bCs/>
                <w:sz w:val="22"/>
              </w:rPr>
            </w:pPr>
            <w:r w:rsidRPr="00E834E3">
              <w:rPr>
                <w:rFonts w:ascii="Courier New" w:hAnsi="Courier New" w:cs="Courier New"/>
                <w:bCs/>
                <w:sz w:val="22"/>
              </w:rPr>
              <w:t>GENE_FILE input2</w:t>
            </w:r>
          </w:p>
          <w:p w14:paraId="202ABA95" w14:textId="08ED2483" w:rsidR="00001394" w:rsidRPr="00E834E3" w:rsidRDefault="00001394" w:rsidP="00001394">
            <w:pPr>
              <w:rPr>
                <w:rFonts w:ascii="Courier New" w:hAnsi="Courier New" w:cs="Courier New"/>
                <w:bCs/>
                <w:sz w:val="22"/>
              </w:rPr>
            </w:pPr>
            <w:r w:rsidRPr="00E834E3">
              <w:rPr>
                <w:rFonts w:ascii="Courier New" w:hAnsi="Courier New" w:cs="Courier New"/>
                <w:bCs/>
                <w:sz w:val="22"/>
              </w:rPr>
              <w:t>FILTER region</w:t>
            </w:r>
          </w:p>
        </w:tc>
      </w:tr>
    </w:tbl>
    <w:p w14:paraId="3E1F6366" w14:textId="77777777" w:rsidR="00001394" w:rsidRDefault="00001394" w:rsidP="00E834E3">
      <w:pPr>
        <w:rPr>
          <w:rFonts w:cs="Times New Roman"/>
          <w:bCs/>
        </w:rPr>
      </w:pPr>
    </w:p>
    <w:p w14:paraId="0C9E6194" w14:textId="56F43B27" w:rsidR="00001394" w:rsidRDefault="00001394" w:rsidP="00E834E3">
      <w:pPr>
        <w:rPr>
          <w:rFonts w:cs="Times New Roman"/>
          <w:bCs/>
        </w:rPr>
      </w:pPr>
      <w:r>
        <w:rPr>
          <w:rFonts w:cs="Times New Roman"/>
          <w:bCs/>
        </w:rPr>
        <w:t>Output:</w:t>
      </w:r>
    </w:p>
    <w:p w14:paraId="33120FC8" w14:textId="77777777" w:rsidR="00001394" w:rsidRDefault="00001394" w:rsidP="00E834E3">
      <w:pPr>
        <w:rPr>
          <w:rFonts w:cs="Times New Roman"/>
          <w:bCs/>
        </w:rPr>
      </w:pPr>
    </w:p>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001394" w:rsidRPr="00001394" w14:paraId="208DC6B9" w14:textId="77777777" w:rsidTr="00E834E3">
        <w:tc>
          <w:tcPr>
            <w:tcW w:w="877" w:type="dxa"/>
          </w:tcPr>
          <w:p w14:paraId="1DA02AFC" w14:textId="17F22091"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#chr</w:t>
            </w:r>
          </w:p>
          <w:p w14:paraId="249DD2A6"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w:t>
            </w:r>
          </w:p>
          <w:p w14:paraId="02CFB732"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w:t>
            </w:r>
          </w:p>
          <w:p w14:paraId="09297EC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3</w:t>
            </w:r>
          </w:p>
          <w:p w14:paraId="78251C4A" w14:textId="3ED826F4"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3</w:t>
            </w:r>
          </w:p>
        </w:tc>
        <w:tc>
          <w:tcPr>
            <w:tcW w:w="1141" w:type="dxa"/>
          </w:tcPr>
          <w:p w14:paraId="055B3509" w14:textId="209FAA86"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region</w:t>
            </w:r>
          </w:p>
          <w:p w14:paraId="6EC004A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A</w:t>
            </w:r>
          </w:p>
          <w:p w14:paraId="6C838D41"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C</w:t>
            </w:r>
          </w:p>
          <w:p w14:paraId="52CF1BE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P</w:t>
            </w:r>
          </w:p>
          <w:p w14:paraId="42BB4602" w14:textId="36DD0A3C"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R</w:t>
            </w:r>
          </w:p>
        </w:tc>
        <w:tc>
          <w:tcPr>
            <w:tcW w:w="1009" w:type="dxa"/>
          </w:tcPr>
          <w:p w14:paraId="58DE7AFC" w14:textId="2C527B1D"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start</w:t>
            </w:r>
          </w:p>
          <w:p w14:paraId="02439770"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8</w:t>
            </w:r>
          </w:p>
          <w:p w14:paraId="2BA0F93A"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54</w:t>
            </w:r>
          </w:p>
          <w:p w14:paraId="02C8F591"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14</w:t>
            </w:r>
          </w:p>
          <w:p w14:paraId="25798FC6" w14:textId="677E6046"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44</w:t>
            </w:r>
          </w:p>
        </w:tc>
        <w:tc>
          <w:tcPr>
            <w:tcW w:w="5631" w:type="dxa"/>
          </w:tcPr>
          <w:p w14:paraId="76405E87" w14:textId="6FE5A4C2"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stop</w:t>
            </w:r>
          </w:p>
          <w:p w14:paraId="5AB521F0"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22</w:t>
            </w:r>
          </w:p>
          <w:p w14:paraId="4D355F43"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62</w:t>
            </w:r>
          </w:p>
          <w:p w14:paraId="42A57A96"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18</w:t>
            </w:r>
          </w:p>
          <w:p w14:paraId="438D58A0" w14:textId="39072C54"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52</w:t>
            </w:r>
          </w:p>
        </w:tc>
      </w:tr>
    </w:tbl>
    <w:p w14:paraId="6F7CF29D" w14:textId="77777777" w:rsidR="003C548A" w:rsidRPr="00C5773D" w:rsidRDefault="003C548A" w:rsidP="00A86292">
      <w:pPr>
        <w:rPr>
          <w:b/>
        </w:rPr>
      </w:pPr>
    </w:p>
    <w:p w14:paraId="2774719D" w14:textId="77777777" w:rsidR="003C548A" w:rsidRDefault="003C548A" w:rsidP="003B534B">
      <w:pPr>
        <w:pStyle w:val="Heading3"/>
      </w:pPr>
      <w:bookmarkStart w:id="1343" w:name="_Toc447021498"/>
      <w:r w:rsidRPr="00F80892">
        <w:lastRenderedPageBreak/>
        <w:t xml:space="preserve">Example 6: Start with </w:t>
      </w:r>
      <w:r>
        <w:t>g</w:t>
      </w:r>
      <w:r w:rsidRPr="00F80892">
        <w:t xml:space="preserve">enes </w:t>
      </w:r>
      <w:r>
        <w:t>a</w:t>
      </w:r>
      <w:r w:rsidRPr="00F80892">
        <w:t xml:space="preserve">ssociated with a </w:t>
      </w:r>
      <w:r>
        <w:t>p</w:t>
      </w:r>
      <w:r w:rsidRPr="00F80892">
        <w:t xml:space="preserve">athway or </w:t>
      </w:r>
      <w:r>
        <w:t>g</w:t>
      </w:r>
      <w:r w:rsidRPr="00F80892">
        <w:t xml:space="preserve">roup, </w:t>
      </w:r>
      <w:r>
        <w:t>o</w:t>
      </w:r>
      <w:r w:rsidRPr="00F80892">
        <w:t xml:space="preserve">utput </w:t>
      </w:r>
      <w:r>
        <w:t>g</w:t>
      </w:r>
      <w:r w:rsidRPr="00F80892">
        <w:t xml:space="preserve">enes within that </w:t>
      </w:r>
      <w:r>
        <w:t>g</w:t>
      </w:r>
      <w:r w:rsidRPr="00F80892">
        <w:t xml:space="preserve">roup that </w:t>
      </w:r>
      <w:r>
        <w:t>o</w:t>
      </w:r>
      <w:r w:rsidRPr="00F80892">
        <w:t xml:space="preserve">verlap with an </w:t>
      </w:r>
      <w:r>
        <w:t>i</w:t>
      </w:r>
      <w:r w:rsidRPr="00F80892">
        <w:t xml:space="preserve">nput </w:t>
      </w:r>
      <w:r>
        <w:t>l</w:t>
      </w:r>
      <w:r w:rsidRPr="00F80892">
        <w:t xml:space="preserve">ist of </w:t>
      </w:r>
      <w:r>
        <w:t>g</w:t>
      </w:r>
      <w:r w:rsidRPr="00F80892">
        <w:t>enes.</w:t>
      </w:r>
      <w:bookmarkEnd w:id="1343"/>
    </w:p>
    <w:p w14:paraId="39376230" w14:textId="77777777" w:rsidR="003C548A" w:rsidRDefault="003C548A" w:rsidP="003C548A">
      <w:pPr>
        <w:rPr>
          <w:rFonts w:cs="Times New Roman"/>
          <w:bCs/>
        </w:rPr>
      </w:pPr>
    </w:p>
    <w:p w14:paraId="0CB49558" w14:textId="41188590" w:rsidR="008D3679" w:rsidRDefault="008D3679" w:rsidP="003C548A">
      <w:pPr>
        <w:rPr>
          <w:rFonts w:cs="Times New Roman"/>
          <w:bCs/>
        </w:rPr>
      </w:pPr>
      <w:r>
        <w:rPr>
          <w:rFonts w:cs="Times New Roman"/>
          <w:bCs/>
        </w:rPr>
        <w:t>Configuration:</w:t>
      </w:r>
    </w:p>
    <w:p w14:paraId="06D1FE61" w14:textId="77777777" w:rsidR="008D3679" w:rsidRDefault="008D3679"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8D3679" w:rsidRPr="008D3679" w14:paraId="353813CB" w14:textId="77777777" w:rsidTr="00E834E3">
        <w:tc>
          <w:tcPr>
            <w:tcW w:w="10152" w:type="dxa"/>
          </w:tcPr>
          <w:p w14:paraId="435C1B0D" w14:textId="6DAFFB14" w:rsidR="008D3679" w:rsidRPr="00E834E3" w:rsidRDefault="008D3679" w:rsidP="003C548A">
            <w:pPr>
              <w:rPr>
                <w:rFonts w:ascii="Courier New" w:hAnsi="Courier New" w:cs="Courier New"/>
                <w:bCs/>
                <w:sz w:val="22"/>
              </w:rPr>
            </w:pPr>
            <w:r w:rsidRPr="00E834E3">
              <w:rPr>
                <w:rFonts w:ascii="Courier New" w:hAnsi="Courier New" w:cs="Courier New"/>
                <w:bCs/>
                <w:sz w:val="22"/>
              </w:rPr>
              <w:t>KNOWLEDGE test.db</w:t>
            </w:r>
          </w:p>
          <w:p w14:paraId="2BAB823C"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GENE P Q R</w:t>
            </w:r>
          </w:p>
          <w:p w14:paraId="3C5F75D4" w14:textId="134032D1" w:rsidR="008D3679" w:rsidRPr="00E834E3" w:rsidRDefault="008D3679" w:rsidP="003C548A">
            <w:pPr>
              <w:rPr>
                <w:rFonts w:ascii="Courier New" w:hAnsi="Courier New" w:cs="Courier New"/>
                <w:bCs/>
                <w:sz w:val="22"/>
              </w:rPr>
            </w:pPr>
            <w:r w:rsidRPr="00E834E3">
              <w:rPr>
                <w:rFonts w:ascii="Courier New" w:hAnsi="Courier New" w:cs="Courier New"/>
                <w:bCs/>
                <w:sz w:val="22"/>
              </w:rPr>
              <w:t>FILTER gene snp region group source</w:t>
            </w:r>
          </w:p>
        </w:tc>
      </w:tr>
    </w:tbl>
    <w:p w14:paraId="64C8B33C" w14:textId="77777777" w:rsidR="008D3679" w:rsidRDefault="008D3679" w:rsidP="003C548A">
      <w:pPr>
        <w:rPr>
          <w:rFonts w:cs="Times New Roman"/>
          <w:bCs/>
        </w:rPr>
      </w:pPr>
    </w:p>
    <w:p w14:paraId="20EA3BD8" w14:textId="75347998" w:rsidR="008D3679" w:rsidRDefault="008D3679" w:rsidP="003C548A">
      <w:pPr>
        <w:rPr>
          <w:rFonts w:cs="Times New Roman"/>
          <w:bCs/>
        </w:rPr>
      </w:pPr>
      <w:r>
        <w:rPr>
          <w:rFonts w:cs="Times New Roman"/>
          <w:bCs/>
        </w:rPr>
        <w:t>Output:</w:t>
      </w:r>
    </w:p>
    <w:p w14:paraId="55067E9F" w14:textId="77777777" w:rsidR="008D3679" w:rsidRDefault="008D3679"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745"/>
        <w:gridCol w:w="1141"/>
        <w:gridCol w:w="1009"/>
        <w:gridCol w:w="877"/>
        <w:gridCol w:w="1141"/>
        <w:gridCol w:w="1859"/>
      </w:tblGrid>
      <w:tr w:rsidR="008D3679" w:rsidRPr="00A86292" w14:paraId="717ED706" w14:textId="77777777" w:rsidTr="00E834E3">
        <w:tc>
          <w:tcPr>
            <w:tcW w:w="1009" w:type="dxa"/>
          </w:tcPr>
          <w:p w14:paraId="2A0BF086" w14:textId="61BC0D0E" w:rsidR="008D3679" w:rsidRPr="00E834E3" w:rsidRDefault="008D3679" w:rsidP="003C548A">
            <w:pPr>
              <w:rPr>
                <w:rFonts w:ascii="Courier New" w:hAnsi="Courier New" w:cs="Courier New"/>
                <w:bCs/>
                <w:sz w:val="22"/>
              </w:rPr>
            </w:pPr>
            <w:r w:rsidRPr="00E834E3">
              <w:rPr>
                <w:rFonts w:ascii="Courier New" w:hAnsi="Courier New" w:cs="Courier New"/>
                <w:bCs/>
                <w:sz w:val="22"/>
              </w:rPr>
              <w:t>#gene</w:t>
            </w:r>
          </w:p>
          <w:p w14:paraId="3C87AB29"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092B3417"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3B986DE0"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p w14:paraId="4BB9B250" w14:textId="064DB465"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tc>
        <w:tc>
          <w:tcPr>
            <w:tcW w:w="877" w:type="dxa"/>
          </w:tcPr>
          <w:p w14:paraId="6E0E4627" w14:textId="218A99F8"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np</w:t>
            </w:r>
          </w:p>
          <w:p w14:paraId="3826D185" w14:textId="34228DB6"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s33</w:t>
            </w:r>
          </w:p>
          <w:p w14:paraId="053012D0" w14:textId="0EE0DFFA"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s33</w:t>
            </w:r>
          </w:p>
          <w:p w14:paraId="2E502D1F" w14:textId="02A88F52"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s35</w:t>
            </w:r>
          </w:p>
          <w:p w14:paraId="2DFA7AE9" w14:textId="60C3FC77"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s35</w:t>
            </w:r>
          </w:p>
        </w:tc>
        <w:tc>
          <w:tcPr>
            <w:tcW w:w="745" w:type="dxa"/>
          </w:tcPr>
          <w:p w14:paraId="27E12379" w14:textId="31EB1569" w:rsidR="008D3679" w:rsidRPr="00E834E3" w:rsidRDefault="008D3679" w:rsidP="003C548A">
            <w:pPr>
              <w:rPr>
                <w:rFonts w:ascii="Courier New" w:hAnsi="Courier New" w:cs="Courier New"/>
                <w:bCs/>
                <w:sz w:val="22"/>
              </w:rPr>
            </w:pPr>
            <w:r>
              <w:rPr>
                <w:rFonts w:ascii="Courier New" w:hAnsi="Courier New" w:cs="Courier New"/>
                <w:bCs/>
                <w:sz w:val="22"/>
              </w:rPr>
              <w:t>c</w:t>
            </w:r>
            <w:r w:rsidRPr="00E834E3">
              <w:rPr>
                <w:rFonts w:ascii="Courier New" w:hAnsi="Courier New" w:cs="Courier New"/>
                <w:bCs/>
                <w:sz w:val="22"/>
              </w:rPr>
              <w:t>hr</w:t>
            </w:r>
          </w:p>
          <w:p w14:paraId="252C40BD"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2B349A61"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2ABCA892"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7D49F9EF" w14:textId="4B56B182"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tc>
        <w:tc>
          <w:tcPr>
            <w:tcW w:w="1141" w:type="dxa"/>
          </w:tcPr>
          <w:p w14:paraId="57E49673" w14:textId="1CB61F82"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egion</w:t>
            </w:r>
          </w:p>
          <w:p w14:paraId="3E74CF20"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44B1F45F"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55096C44"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p w14:paraId="1A0635FF" w14:textId="2A661C72"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tc>
        <w:tc>
          <w:tcPr>
            <w:tcW w:w="1009" w:type="dxa"/>
          </w:tcPr>
          <w:p w14:paraId="2A5E1602" w14:textId="4E521830"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tart</w:t>
            </w:r>
          </w:p>
          <w:p w14:paraId="64C7B1CE"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28</w:t>
            </w:r>
          </w:p>
          <w:p w14:paraId="158D46FD"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28</w:t>
            </w:r>
          </w:p>
          <w:p w14:paraId="71D12D5C"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44</w:t>
            </w:r>
          </w:p>
          <w:p w14:paraId="7B5227F6" w14:textId="49B88211" w:rsidR="008D3679" w:rsidRPr="00E834E3" w:rsidRDefault="008D3679" w:rsidP="003C548A">
            <w:pPr>
              <w:rPr>
                <w:rFonts w:ascii="Courier New" w:hAnsi="Courier New" w:cs="Courier New"/>
                <w:bCs/>
                <w:sz w:val="22"/>
              </w:rPr>
            </w:pPr>
            <w:r w:rsidRPr="00E834E3">
              <w:rPr>
                <w:rFonts w:ascii="Courier New" w:hAnsi="Courier New" w:cs="Courier New"/>
                <w:bCs/>
                <w:sz w:val="22"/>
              </w:rPr>
              <w:t>44</w:t>
            </w:r>
          </w:p>
        </w:tc>
        <w:tc>
          <w:tcPr>
            <w:tcW w:w="877" w:type="dxa"/>
          </w:tcPr>
          <w:p w14:paraId="46629035" w14:textId="70504861"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top</w:t>
            </w:r>
          </w:p>
          <w:p w14:paraId="29C4FA48"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36</w:t>
            </w:r>
          </w:p>
          <w:p w14:paraId="2F1C5884"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36</w:t>
            </w:r>
          </w:p>
          <w:p w14:paraId="5B876792"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52</w:t>
            </w:r>
          </w:p>
          <w:p w14:paraId="19D40EA4" w14:textId="4C91F119" w:rsidR="008D3679" w:rsidRPr="00E834E3" w:rsidRDefault="008D3679" w:rsidP="003C548A">
            <w:pPr>
              <w:rPr>
                <w:rFonts w:ascii="Courier New" w:hAnsi="Courier New" w:cs="Courier New"/>
                <w:bCs/>
                <w:sz w:val="22"/>
              </w:rPr>
            </w:pPr>
            <w:r w:rsidRPr="00E834E3">
              <w:rPr>
                <w:rFonts w:ascii="Courier New" w:hAnsi="Courier New" w:cs="Courier New"/>
                <w:bCs/>
                <w:sz w:val="22"/>
              </w:rPr>
              <w:t>52</w:t>
            </w:r>
          </w:p>
        </w:tc>
        <w:tc>
          <w:tcPr>
            <w:tcW w:w="1141" w:type="dxa"/>
          </w:tcPr>
          <w:p w14:paraId="15DB2FD1" w14:textId="36BEEC8F" w:rsidR="008D3679" w:rsidRPr="00E834E3" w:rsidRDefault="008D3679" w:rsidP="003C548A">
            <w:pPr>
              <w:rPr>
                <w:rFonts w:ascii="Courier New" w:hAnsi="Courier New" w:cs="Courier New"/>
                <w:bCs/>
                <w:sz w:val="22"/>
              </w:rPr>
            </w:pPr>
            <w:r>
              <w:rPr>
                <w:rFonts w:ascii="Courier New" w:hAnsi="Courier New" w:cs="Courier New"/>
                <w:bCs/>
                <w:sz w:val="22"/>
              </w:rPr>
              <w:t>g</w:t>
            </w:r>
            <w:r w:rsidRPr="00E834E3">
              <w:rPr>
                <w:rFonts w:ascii="Courier New" w:hAnsi="Courier New" w:cs="Courier New"/>
                <w:bCs/>
                <w:sz w:val="22"/>
              </w:rPr>
              <w:t>roup</w:t>
            </w:r>
          </w:p>
          <w:p w14:paraId="62EF4513" w14:textId="116BCCA3" w:rsidR="008D3679" w:rsidRPr="00E834E3" w:rsidRDefault="008D3679" w:rsidP="003C548A">
            <w:pPr>
              <w:rPr>
                <w:rFonts w:ascii="Courier New" w:hAnsi="Courier New" w:cs="Courier New"/>
                <w:bCs/>
                <w:sz w:val="22"/>
              </w:rPr>
            </w:pPr>
            <w:r>
              <w:rPr>
                <w:rFonts w:ascii="Courier New" w:hAnsi="Courier New" w:cs="Courier New"/>
                <w:bCs/>
                <w:sz w:val="22"/>
              </w:rPr>
              <w:t>o</w:t>
            </w:r>
            <w:r w:rsidRPr="00E834E3">
              <w:rPr>
                <w:rFonts w:ascii="Courier New" w:hAnsi="Courier New" w:cs="Courier New"/>
                <w:bCs/>
                <w:sz w:val="22"/>
              </w:rPr>
              <w:t>range</w:t>
            </w:r>
          </w:p>
          <w:p w14:paraId="6B1B8B5C" w14:textId="708690C6" w:rsidR="008D3679" w:rsidRPr="00E834E3" w:rsidRDefault="008D3679" w:rsidP="003C548A">
            <w:pPr>
              <w:rPr>
                <w:rFonts w:ascii="Courier New" w:hAnsi="Courier New" w:cs="Courier New"/>
                <w:bCs/>
                <w:sz w:val="22"/>
              </w:rPr>
            </w:pPr>
            <w:r>
              <w:rPr>
                <w:rFonts w:ascii="Courier New" w:hAnsi="Courier New" w:cs="Courier New"/>
                <w:bCs/>
                <w:sz w:val="22"/>
              </w:rPr>
              <w:t>i</w:t>
            </w:r>
            <w:r w:rsidRPr="00E834E3">
              <w:rPr>
                <w:rFonts w:ascii="Courier New" w:hAnsi="Courier New" w:cs="Courier New"/>
                <w:bCs/>
                <w:sz w:val="22"/>
              </w:rPr>
              <w:t>ndigo</w:t>
            </w:r>
          </w:p>
          <w:p w14:paraId="289FF6AA" w14:textId="6EE98EED" w:rsidR="008D3679" w:rsidRPr="00E834E3" w:rsidRDefault="008D3679" w:rsidP="003C548A">
            <w:pPr>
              <w:rPr>
                <w:rFonts w:ascii="Courier New" w:hAnsi="Courier New" w:cs="Courier New"/>
                <w:bCs/>
                <w:sz w:val="22"/>
              </w:rPr>
            </w:pPr>
            <w:r>
              <w:rPr>
                <w:rFonts w:ascii="Courier New" w:hAnsi="Courier New" w:cs="Courier New"/>
                <w:bCs/>
                <w:sz w:val="22"/>
              </w:rPr>
              <w:t>o</w:t>
            </w:r>
            <w:r w:rsidRPr="00E834E3">
              <w:rPr>
                <w:rFonts w:ascii="Courier New" w:hAnsi="Courier New" w:cs="Courier New"/>
                <w:bCs/>
                <w:sz w:val="22"/>
              </w:rPr>
              <w:t>range</w:t>
            </w:r>
          </w:p>
          <w:p w14:paraId="7742703C" w14:textId="235BDB2C" w:rsidR="008D3679" w:rsidRPr="00E834E3" w:rsidRDefault="008D3679" w:rsidP="003C548A">
            <w:pPr>
              <w:rPr>
                <w:rFonts w:ascii="Courier New" w:hAnsi="Courier New" w:cs="Courier New"/>
                <w:bCs/>
                <w:sz w:val="22"/>
              </w:rPr>
            </w:pPr>
            <w:r>
              <w:rPr>
                <w:rFonts w:ascii="Courier New" w:hAnsi="Courier New" w:cs="Courier New"/>
                <w:bCs/>
                <w:sz w:val="22"/>
              </w:rPr>
              <w:t>i</w:t>
            </w:r>
            <w:r w:rsidRPr="00E834E3">
              <w:rPr>
                <w:rFonts w:ascii="Courier New" w:hAnsi="Courier New" w:cs="Courier New"/>
                <w:bCs/>
                <w:sz w:val="22"/>
              </w:rPr>
              <w:t>ndigo</w:t>
            </w:r>
          </w:p>
        </w:tc>
        <w:tc>
          <w:tcPr>
            <w:tcW w:w="1859" w:type="dxa"/>
          </w:tcPr>
          <w:p w14:paraId="0FDB0F39" w14:textId="4907BBE8"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ource</w:t>
            </w:r>
          </w:p>
          <w:p w14:paraId="508C4878" w14:textId="1F098364"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38853563" w14:textId="34A798E0"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690D37E6" w14:textId="5812B8A1"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4AD892A6" w14:textId="34B8D77E"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tc>
      </w:tr>
    </w:tbl>
    <w:p w14:paraId="2EEC6442" w14:textId="37C95128" w:rsidR="00150551" w:rsidRPr="00F80892" w:rsidRDefault="00150551" w:rsidP="003C548A">
      <w:pPr>
        <w:rPr>
          <w:rFonts w:cs="Times New Roman"/>
          <w:bCs/>
        </w:rPr>
      </w:pPr>
    </w:p>
    <w:p w14:paraId="1C61CAC8" w14:textId="77777777" w:rsidR="003C548A" w:rsidRDefault="003C548A" w:rsidP="003B534B">
      <w:pPr>
        <w:pStyle w:val="Heading3"/>
      </w:pPr>
      <w:bookmarkStart w:id="1344" w:name="_Toc447021499"/>
      <w:r w:rsidRPr="00F80892">
        <w:t xml:space="preserve">Example 7: Starting with a </w:t>
      </w:r>
      <w:r>
        <w:t>l</w:t>
      </w:r>
      <w:r w:rsidRPr="00F80892">
        <w:t xml:space="preserve">ist of </w:t>
      </w:r>
      <w:r>
        <w:t>g</w:t>
      </w:r>
      <w:r w:rsidRPr="00F80892">
        <w:t xml:space="preserve">enes, </w:t>
      </w:r>
      <w:r>
        <w:t>d</w:t>
      </w:r>
      <w:r w:rsidRPr="00F80892">
        <w:t xml:space="preserve">etermine </w:t>
      </w:r>
      <w:r>
        <w:t>g</w:t>
      </w:r>
      <w:r w:rsidRPr="00F80892">
        <w:t xml:space="preserve">enes are </w:t>
      </w:r>
      <w:r>
        <w:t>w</w:t>
      </w:r>
      <w:r w:rsidRPr="00F80892">
        <w:t xml:space="preserve">ithin a </w:t>
      </w:r>
      <w:r>
        <w:t>g</w:t>
      </w:r>
      <w:r w:rsidRPr="00F80892">
        <w:t>roup.</w:t>
      </w:r>
      <w:bookmarkEnd w:id="1344"/>
    </w:p>
    <w:p w14:paraId="6EAD0EF4" w14:textId="77777777" w:rsidR="003C548A" w:rsidRDefault="003C548A" w:rsidP="003C548A"/>
    <w:p w14:paraId="257BCBDC" w14:textId="0CD87DB1" w:rsidR="006D6E77" w:rsidRDefault="006D6E77" w:rsidP="003C548A">
      <w:r>
        <w:t>Configuration:</w:t>
      </w:r>
    </w:p>
    <w:p w14:paraId="19487C62" w14:textId="77777777" w:rsidR="006D6E77" w:rsidRDefault="006D6E77" w:rsidP="003C548A"/>
    <w:tbl>
      <w:tblPr>
        <w:tblStyle w:val="TableGrid"/>
        <w:tblW w:w="8640" w:type="dxa"/>
        <w:tblInd w:w="720" w:type="dxa"/>
        <w:tblLook w:val="04A0" w:firstRow="1" w:lastRow="0" w:firstColumn="1" w:lastColumn="0" w:noHBand="0" w:noVBand="1"/>
      </w:tblPr>
      <w:tblGrid>
        <w:gridCol w:w="8640"/>
      </w:tblGrid>
      <w:tr w:rsidR="006D6E77" w:rsidRPr="006D6E77" w14:paraId="3F3C41D2" w14:textId="77777777" w:rsidTr="00E834E3">
        <w:tc>
          <w:tcPr>
            <w:tcW w:w="10152" w:type="dxa"/>
          </w:tcPr>
          <w:p w14:paraId="05B5DEF3" w14:textId="158C1ED8" w:rsidR="006D6E77" w:rsidRPr="00E834E3" w:rsidRDefault="006D6E77" w:rsidP="003C548A">
            <w:pPr>
              <w:rPr>
                <w:rFonts w:ascii="Courier New" w:hAnsi="Courier New" w:cs="Courier New"/>
                <w:sz w:val="22"/>
              </w:rPr>
            </w:pPr>
            <w:r w:rsidRPr="00E834E3">
              <w:rPr>
                <w:rFonts w:ascii="Courier New" w:hAnsi="Courier New" w:cs="Courier New"/>
                <w:sz w:val="22"/>
              </w:rPr>
              <w:t>KNOWLEDGE test.db</w:t>
            </w:r>
          </w:p>
          <w:p w14:paraId="266E5267"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GENE A C E H P Q R</w:t>
            </w:r>
          </w:p>
          <w:p w14:paraId="71FD17EF"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GROUP cyan</w:t>
            </w:r>
          </w:p>
          <w:p w14:paraId="20357E55" w14:textId="3B87F10D" w:rsidR="006D6E77" w:rsidRPr="00E834E3" w:rsidRDefault="006D6E77" w:rsidP="003C548A">
            <w:pPr>
              <w:rPr>
                <w:rFonts w:ascii="Courier New" w:hAnsi="Courier New" w:cs="Courier New"/>
                <w:sz w:val="22"/>
              </w:rPr>
            </w:pPr>
            <w:r w:rsidRPr="00E834E3">
              <w:rPr>
                <w:rFonts w:ascii="Courier New" w:hAnsi="Courier New" w:cs="Courier New"/>
                <w:sz w:val="22"/>
              </w:rPr>
              <w:t>FILTER gene group</w:t>
            </w:r>
          </w:p>
        </w:tc>
      </w:tr>
    </w:tbl>
    <w:p w14:paraId="685AAAB7" w14:textId="77777777" w:rsidR="006D6E77" w:rsidRDefault="006D6E77" w:rsidP="003C548A"/>
    <w:p w14:paraId="69375C7B" w14:textId="3E9350AC" w:rsidR="006D6E77" w:rsidRDefault="006D6E77" w:rsidP="003C548A">
      <w:r>
        <w:t>Output:</w:t>
      </w:r>
    </w:p>
    <w:p w14:paraId="0BE3D5F2" w14:textId="77777777" w:rsidR="006D6E77" w:rsidRDefault="006D6E77"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7649"/>
      </w:tblGrid>
      <w:tr w:rsidR="006D6E77" w:rsidRPr="006D6E77" w14:paraId="6BDEFAEC" w14:textId="77777777" w:rsidTr="00E834E3">
        <w:tc>
          <w:tcPr>
            <w:tcW w:w="1009" w:type="dxa"/>
          </w:tcPr>
          <w:p w14:paraId="644D0D65" w14:textId="481311BE" w:rsidR="006D6E77" w:rsidRPr="00E834E3" w:rsidRDefault="006D6E77" w:rsidP="003C548A">
            <w:pPr>
              <w:rPr>
                <w:rFonts w:ascii="Courier New" w:hAnsi="Courier New" w:cs="Courier New"/>
                <w:sz w:val="22"/>
              </w:rPr>
            </w:pPr>
            <w:r w:rsidRPr="00E834E3">
              <w:rPr>
                <w:rFonts w:ascii="Courier New" w:hAnsi="Courier New" w:cs="Courier New"/>
                <w:sz w:val="22"/>
              </w:rPr>
              <w:t>#gene</w:t>
            </w:r>
          </w:p>
          <w:p w14:paraId="721C7074"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A</w:t>
            </w:r>
          </w:p>
          <w:p w14:paraId="29B4E8D1" w14:textId="1E9C8CC1" w:rsidR="006D6E77" w:rsidRPr="00E834E3" w:rsidRDefault="006D6E77" w:rsidP="003C548A">
            <w:pPr>
              <w:rPr>
                <w:rFonts w:ascii="Courier New" w:hAnsi="Courier New" w:cs="Courier New"/>
                <w:sz w:val="22"/>
              </w:rPr>
            </w:pPr>
            <w:r w:rsidRPr="00E834E3">
              <w:rPr>
                <w:rFonts w:ascii="Courier New" w:hAnsi="Courier New" w:cs="Courier New"/>
                <w:sz w:val="22"/>
              </w:rPr>
              <w:t>C</w:t>
            </w:r>
          </w:p>
        </w:tc>
        <w:tc>
          <w:tcPr>
            <w:tcW w:w="7649" w:type="dxa"/>
          </w:tcPr>
          <w:p w14:paraId="76D07CB6" w14:textId="4578FEC3" w:rsidR="006D6E77" w:rsidRPr="00E834E3" w:rsidRDefault="006D6E77" w:rsidP="003C548A">
            <w:pPr>
              <w:rPr>
                <w:rFonts w:ascii="Courier New" w:hAnsi="Courier New" w:cs="Courier New"/>
                <w:sz w:val="22"/>
              </w:rPr>
            </w:pPr>
            <w:r w:rsidRPr="00E834E3">
              <w:rPr>
                <w:rFonts w:ascii="Courier New" w:hAnsi="Courier New" w:cs="Courier New"/>
                <w:sz w:val="22"/>
              </w:rPr>
              <w:t>group</w:t>
            </w:r>
          </w:p>
          <w:p w14:paraId="3A55FE67" w14:textId="347D6DA9" w:rsidR="006D6E77" w:rsidRPr="00E834E3" w:rsidRDefault="006D6E77" w:rsidP="003C548A">
            <w:pPr>
              <w:rPr>
                <w:rFonts w:ascii="Courier New" w:hAnsi="Courier New" w:cs="Courier New"/>
                <w:sz w:val="22"/>
              </w:rPr>
            </w:pPr>
            <w:r w:rsidRPr="00E834E3">
              <w:rPr>
                <w:rFonts w:ascii="Courier New" w:hAnsi="Courier New" w:cs="Courier New"/>
                <w:sz w:val="22"/>
              </w:rPr>
              <w:t>cyan</w:t>
            </w:r>
          </w:p>
          <w:p w14:paraId="1C545F76" w14:textId="38751D83" w:rsidR="006D6E77" w:rsidRPr="00E834E3" w:rsidRDefault="006D6E77" w:rsidP="003C548A">
            <w:pPr>
              <w:rPr>
                <w:rFonts w:ascii="Courier New" w:hAnsi="Courier New" w:cs="Courier New"/>
                <w:sz w:val="22"/>
              </w:rPr>
            </w:pPr>
            <w:r w:rsidRPr="00E834E3">
              <w:rPr>
                <w:rFonts w:ascii="Courier New" w:hAnsi="Courier New" w:cs="Courier New"/>
                <w:sz w:val="22"/>
              </w:rPr>
              <w:t>cyan</w:t>
            </w:r>
          </w:p>
        </w:tc>
      </w:tr>
    </w:tbl>
    <w:p w14:paraId="64102B01" w14:textId="77777777" w:rsidR="00150551" w:rsidRDefault="00150551"/>
    <w:p w14:paraId="1C60DC44" w14:textId="1B17E4FC" w:rsidR="003C548A" w:rsidRDefault="003C548A" w:rsidP="00A86292">
      <w:pPr>
        <w:pStyle w:val="Heading2"/>
      </w:pPr>
      <w:bookmarkStart w:id="1345" w:name="_Toc447021500"/>
      <w:r w:rsidRPr="00A9746B">
        <w:t>Annotation Examples</w:t>
      </w:r>
      <w:bookmarkEnd w:id="1345"/>
    </w:p>
    <w:p w14:paraId="4AEED426" w14:textId="6B595ED9" w:rsidR="003C548A" w:rsidRDefault="003C548A" w:rsidP="003B534B">
      <w:pPr>
        <w:pStyle w:val="Heading3"/>
      </w:pPr>
      <w:bookmarkStart w:id="1346" w:name="_Toc447021501"/>
      <w:r>
        <w:t>Example 1: Annotating a SNP with gene</w:t>
      </w:r>
      <w:r w:rsidR="00150551">
        <w:t xml:space="preserve"> region</w:t>
      </w:r>
      <w:r>
        <w:t xml:space="preserve"> information.</w:t>
      </w:r>
      <w:bookmarkEnd w:id="1346"/>
    </w:p>
    <w:p w14:paraId="7C717CEA" w14:textId="77777777" w:rsidR="00AD63ED" w:rsidRPr="00AD63ED" w:rsidRDefault="00AD63ED" w:rsidP="00E834E3"/>
    <w:p w14:paraId="3B064EB8" w14:textId="4A782C41" w:rsidR="00AD63ED" w:rsidRDefault="00AD63ED" w:rsidP="003C548A">
      <w:r>
        <w:t>Configuration:</w:t>
      </w:r>
    </w:p>
    <w:p w14:paraId="6491DA7F" w14:textId="77777777" w:rsidR="00AD63ED" w:rsidRDefault="00AD63ED" w:rsidP="003C548A"/>
    <w:tbl>
      <w:tblPr>
        <w:tblStyle w:val="TableGrid"/>
        <w:tblW w:w="8640" w:type="dxa"/>
        <w:tblInd w:w="720" w:type="dxa"/>
        <w:tblLook w:val="04A0" w:firstRow="1" w:lastRow="0" w:firstColumn="1" w:lastColumn="0" w:noHBand="0" w:noVBand="1"/>
      </w:tblPr>
      <w:tblGrid>
        <w:gridCol w:w="8640"/>
      </w:tblGrid>
      <w:tr w:rsidR="00AD63ED" w:rsidRPr="00EE0F1D" w14:paraId="3B6464E9" w14:textId="77777777" w:rsidTr="00E834E3">
        <w:tc>
          <w:tcPr>
            <w:tcW w:w="10152" w:type="dxa"/>
          </w:tcPr>
          <w:p w14:paraId="3F1123EF" w14:textId="2D34A0E8" w:rsidR="00AD63ED" w:rsidRPr="00E834E3" w:rsidRDefault="00AD63ED" w:rsidP="003C548A">
            <w:pPr>
              <w:rPr>
                <w:rFonts w:ascii="Courier New" w:hAnsi="Courier New" w:cs="Courier New"/>
                <w:sz w:val="22"/>
              </w:rPr>
            </w:pPr>
            <w:r w:rsidRPr="00E834E3">
              <w:rPr>
                <w:rFonts w:ascii="Courier New" w:hAnsi="Courier New" w:cs="Courier New"/>
                <w:sz w:val="22"/>
              </w:rPr>
              <w:t>KNOWLEDGE test.db</w:t>
            </w:r>
          </w:p>
          <w:p w14:paraId="71D90228" w14:textId="2D84F9B5" w:rsidR="00AD63ED" w:rsidRPr="00E834E3" w:rsidRDefault="00AD63ED" w:rsidP="003C548A">
            <w:pPr>
              <w:rPr>
                <w:rFonts w:ascii="Courier New" w:hAnsi="Courier New" w:cs="Courier New"/>
                <w:sz w:val="22"/>
              </w:rPr>
            </w:pPr>
            <w:r w:rsidRPr="00E834E3">
              <w:rPr>
                <w:rFonts w:ascii="Courier New" w:hAnsi="Courier New" w:cs="Courier New"/>
                <w:sz w:val="22"/>
              </w:rPr>
              <w:t>SNP rs11 rs24</w:t>
            </w:r>
            <w:r w:rsidR="00EE0F1D" w:rsidRPr="00E834E3">
              <w:rPr>
                <w:rFonts w:ascii="Courier New" w:hAnsi="Courier New" w:cs="Courier New"/>
                <w:sz w:val="22"/>
              </w:rPr>
              <w:t xml:space="preserve"> rs99</w:t>
            </w:r>
          </w:p>
          <w:p w14:paraId="666492E6" w14:textId="1E01DE2A" w:rsidR="00AD63ED" w:rsidRPr="00E834E3" w:rsidRDefault="00EE0F1D" w:rsidP="003C548A">
            <w:pPr>
              <w:rPr>
                <w:rFonts w:ascii="Courier New" w:hAnsi="Courier New" w:cs="Courier New"/>
                <w:sz w:val="22"/>
              </w:rPr>
            </w:pPr>
            <w:r w:rsidRPr="00E834E3">
              <w:rPr>
                <w:rFonts w:ascii="Courier New" w:hAnsi="Courier New" w:cs="Courier New"/>
                <w:sz w:val="22"/>
              </w:rPr>
              <w:t>ANNOTATE snp region</w:t>
            </w:r>
          </w:p>
        </w:tc>
      </w:tr>
    </w:tbl>
    <w:p w14:paraId="7F468596" w14:textId="2044AA05" w:rsidR="00AD63ED" w:rsidDel="007176A8" w:rsidRDefault="00AD63ED" w:rsidP="003C548A">
      <w:pPr>
        <w:rPr>
          <w:del w:id="1347" w:author="Alexander Thomas Frase" w:date="2016-03-15T11:30:00Z"/>
        </w:rPr>
      </w:pPr>
    </w:p>
    <w:p w14:paraId="1A3E23AE" w14:textId="053B3A77" w:rsidR="00A70E01" w:rsidDel="007176A8" w:rsidRDefault="00A70E01" w:rsidP="003C548A">
      <w:pPr>
        <w:rPr>
          <w:del w:id="1348" w:author="Alexander Thomas Frase" w:date="2016-03-15T11:30:00Z"/>
        </w:rPr>
      </w:pPr>
    </w:p>
    <w:p w14:paraId="197E618A" w14:textId="4C3EA6FE" w:rsidR="00A70E01" w:rsidDel="007176A8" w:rsidRDefault="00A70E01" w:rsidP="003C548A">
      <w:pPr>
        <w:rPr>
          <w:del w:id="1349" w:author="Alexander Thomas Frase" w:date="2016-03-15T11:30:00Z"/>
        </w:rPr>
      </w:pPr>
    </w:p>
    <w:p w14:paraId="2070B9CF" w14:textId="1A994E38" w:rsidR="00A70E01" w:rsidDel="007176A8" w:rsidRDefault="00A70E01" w:rsidP="003C548A">
      <w:pPr>
        <w:rPr>
          <w:del w:id="1350" w:author="Alexander Thomas Frase" w:date="2016-03-15T11:30:00Z"/>
        </w:rPr>
      </w:pPr>
    </w:p>
    <w:p w14:paraId="1F950967" w14:textId="77777777" w:rsidR="00A70E01" w:rsidRDefault="00A70E01" w:rsidP="003C548A">
      <w:pPr>
        <w:rPr>
          <w:ins w:id="1351" w:author="Alexander Thomas Frase" w:date="2016-03-15T11:30:00Z"/>
        </w:rPr>
      </w:pPr>
    </w:p>
    <w:p w14:paraId="065A7C0F" w14:textId="77777777" w:rsidR="007176A8" w:rsidRDefault="007176A8" w:rsidP="003C548A">
      <w:pPr>
        <w:rPr>
          <w:ins w:id="1352" w:author="Alexander Thomas Frase" w:date="2016-03-15T11:30:00Z"/>
        </w:rPr>
      </w:pPr>
    </w:p>
    <w:p w14:paraId="58560A63" w14:textId="77777777" w:rsidR="007176A8" w:rsidRDefault="007176A8" w:rsidP="003C548A">
      <w:pPr>
        <w:rPr>
          <w:ins w:id="1353" w:author="Alexander Thomas Frase" w:date="2016-03-15T11:30:00Z"/>
        </w:rPr>
      </w:pPr>
    </w:p>
    <w:p w14:paraId="77D967FB" w14:textId="77777777" w:rsidR="007176A8" w:rsidRDefault="007176A8" w:rsidP="003C548A">
      <w:pPr>
        <w:rPr>
          <w:ins w:id="1354" w:author="Alexander Thomas Frase" w:date="2016-03-15T11:30:00Z"/>
        </w:rPr>
      </w:pPr>
    </w:p>
    <w:p w14:paraId="6A76F73A" w14:textId="77777777" w:rsidR="007176A8" w:rsidRDefault="007176A8" w:rsidP="003C548A"/>
    <w:p w14:paraId="41718BA8" w14:textId="2297455F" w:rsidR="00EE0F1D" w:rsidRDefault="00EE0F1D" w:rsidP="003C548A">
      <w:r>
        <w:t>Output:</w:t>
      </w:r>
    </w:p>
    <w:p w14:paraId="37B47FCA" w14:textId="77777777" w:rsidR="00EE0F1D" w:rsidRDefault="00EE0F1D"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745"/>
        <w:gridCol w:w="1141"/>
        <w:gridCol w:w="1009"/>
        <w:gridCol w:w="4886"/>
      </w:tblGrid>
      <w:tr w:rsidR="00EE0F1D" w:rsidRPr="00EE0F1D" w14:paraId="11BD62B4" w14:textId="77777777" w:rsidTr="00E834E3">
        <w:tc>
          <w:tcPr>
            <w:tcW w:w="877" w:type="dxa"/>
          </w:tcPr>
          <w:p w14:paraId="25241E43" w14:textId="6296B34D" w:rsidR="00EE0F1D" w:rsidRPr="00E834E3" w:rsidRDefault="00EE0F1D" w:rsidP="003C548A">
            <w:pPr>
              <w:rPr>
                <w:rFonts w:ascii="Courier New" w:hAnsi="Courier New" w:cs="Courier New"/>
                <w:sz w:val="22"/>
              </w:rPr>
            </w:pPr>
            <w:r w:rsidRPr="00E834E3">
              <w:rPr>
                <w:rFonts w:ascii="Courier New" w:hAnsi="Courier New" w:cs="Courier New"/>
                <w:sz w:val="22"/>
              </w:rPr>
              <w:t>#snp</w:t>
            </w:r>
          </w:p>
          <w:p w14:paraId="13572567"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rs11</w:t>
            </w:r>
          </w:p>
          <w:p w14:paraId="19B13660"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rs24</w:t>
            </w:r>
          </w:p>
          <w:p w14:paraId="3B2DAEC6"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rs24</w:t>
            </w:r>
          </w:p>
          <w:p w14:paraId="5265A1B6" w14:textId="760DCFBA" w:rsidR="00EE0F1D" w:rsidRPr="00E834E3" w:rsidRDefault="00EE0F1D" w:rsidP="003C548A">
            <w:pPr>
              <w:rPr>
                <w:rFonts w:ascii="Courier New" w:hAnsi="Courier New" w:cs="Courier New"/>
                <w:sz w:val="22"/>
              </w:rPr>
            </w:pPr>
            <w:r w:rsidRPr="00E834E3">
              <w:rPr>
                <w:rFonts w:ascii="Courier New" w:hAnsi="Courier New" w:cs="Courier New"/>
                <w:sz w:val="22"/>
              </w:rPr>
              <w:t>rs99</w:t>
            </w:r>
          </w:p>
        </w:tc>
        <w:tc>
          <w:tcPr>
            <w:tcW w:w="745" w:type="dxa"/>
          </w:tcPr>
          <w:p w14:paraId="4E3A74E2" w14:textId="1CF744ED" w:rsidR="00EE0F1D" w:rsidRPr="00E834E3" w:rsidRDefault="00EE0F1D" w:rsidP="003C548A">
            <w:pPr>
              <w:rPr>
                <w:rFonts w:ascii="Courier New" w:hAnsi="Courier New" w:cs="Courier New"/>
                <w:sz w:val="22"/>
              </w:rPr>
            </w:pPr>
            <w:r w:rsidRPr="00E834E3">
              <w:rPr>
                <w:rFonts w:ascii="Courier New" w:hAnsi="Courier New" w:cs="Courier New"/>
                <w:sz w:val="22"/>
              </w:rPr>
              <w:t>chr</w:t>
            </w:r>
          </w:p>
          <w:p w14:paraId="282ABCA4"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1</w:t>
            </w:r>
          </w:p>
          <w:p w14:paraId="346163B1"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w:t>
            </w:r>
          </w:p>
          <w:p w14:paraId="1FF993D1" w14:textId="11FD4974" w:rsidR="00EE0F1D" w:rsidRPr="00E834E3" w:rsidRDefault="00EE0F1D" w:rsidP="003C548A">
            <w:pPr>
              <w:rPr>
                <w:rFonts w:ascii="Courier New" w:hAnsi="Courier New" w:cs="Courier New"/>
                <w:sz w:val="22"/>
              </w:rPr>
            </w:pPr>
            <w:r w:rsidRPr="00E834E3">
              <w:rPr>
                <w:rFonts w:ascii="Courier New" w:hAnsi="Courier New" w:cs="Courier New"/>
                <w:sz w:val="22"/>
              </w:rPr>
              <w:t>2</w:t>
            </w:r>
          </w:p>
        </w:tc>
        <w:tc>
          <w:tcPr>
            <w:tcW w:w="1141" w:type="dxa"/>
          </w:tcPr>
          <w:p w14:paraId="20F44FA2" w14:textId="3F261A22" w:rsidR="00EE0F1D" w:rsidRPr="00E834E3" w:rsidRDefault="00EE0F1D" w:rsidP="003C548A">
            <w:pPr>
              <w:rPr>
                <w:rFonts w:ascii="Courier New" w:hAnsi="Courier New" w:cs="Courier New"/>
                <w:sz w:val="22"/>
              </w:rPr>
            </w:pPr>
            <w:r w:rsidRPr="00E834E3">
              <w:rPr>
                <w:rFonts w:ascii="Courier New" w:hAnsi="Courier New" w:cs="Courier New"/>
                <w:sz w:val="22"/>
              </w:rPr>
              <w:t>region</w:t>
            </w:r>
          </w:p>
          <w:p w14:paraId="14BC8945"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A</w:t>
            </w:r>
          </w:p>
          <w:p w14:paraId="1F086416"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H</w:t>
            </w:r>
          </w:p>
          <w:p w14:paraId="44A88474" w14:textId="4B1E5687" w:rsidR="00EE0F1D" w:rsidRPr="00E834E3" w:rsidRDefault="00EE0F1D" w:rsidP="003C548A">
            <w:pPr>
              <w:rPr>
                <w:rFonts w:ascii="Courier New" w:hAnsi="Courier New" w:cs="Courier New"/>
                <w:sz w:val="22"/>
              </w:rPr>
            </w:pPr>
            <w:r w:rsidRPr="00E834E3">
              <w:rPr>
                <w:rFonts w:ascii="Courier New" w:hAnsi="Courier New" w:cs="Courier New"/>
                <w:sz w:val="22"/>
              </w:rPr>
              <w:t>I</w:t>
            </w:r>
          </w:p>
        </w:tc>
        <w:tc>
          <w:tcPr>
            <w:tcW w:w="1009" w:type="dxa"/>
          </w:tcPr>
          <w:p w14:paraId="54214C1C" w14:textId="60BFB921" w:rsidR="00EE0F1D" w:rsidRPr="00E834E3" w:rsidRDefault="00EE0F1D" w:rsidP="003C548A">
            <w:pPr>
              <w:rPr>
                <w:rFonts w:ascii="Courier New" w:hAnsi="Courier New" w:cs="Courier New"/>
                <w:sz w:val="22"/>
              </w:rPr>
            </w:pPr>
            <w:r w:rsidRPr="00E834E3">
              <w:rPr>
                <w:rFonts w:ascii="Courier New" w:hAnsi="Courier New" w:cs="Courier New"/>
                <w:sz w:val="22"/>
              </w:rPr>
              <w:t>start</w:t>
            </w:r>
          </w:p>
          <w:p w14:paraId="7746C235"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8</w:t>
            </w:r>
          </w:p>
          <w:p w14:paraId="6E331C13"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22</w:t>
            </w:r>
          </w:p>
          <w:p w14:paraId="0FEE3394" w14:textId="64E7F904" w:rsidR="00EE0F1D" w:rsidRPr="00E834E3" w:rsidRDefault="00EE0F1D" w:rsidP="003C548A">
            <w:pPr>
              <w:rPr>
                <w:rFonts w:ascii="Courier New" w:hAnsi="Courier New" w:cs="Courier New"/>
                <w:sz w:val="22"/>
              </w:rPr>
            </w:pPr>
            <w:r w:rsidRPr="00E834E3">
              <w:rPr>
                <w:rFonts w:ascii="Courier New" w:hAnsi="Courier New" w:cs="Courier New"/>
                <w:sz w:val="22"/>
              </w:rPr>
              <w:t>38</w:t>
            </w:r>
          </w:p>
        </w:tc>
        <w:tc>
          <w:tcPr>
            <w:tcW w:w="4886" w:type="dxa"/>
          </w:tcPr>
          <w:p w14:paraId="22C41123" w14:textId="1EFFA621" w:rsidR="00EE0F1D" w:rsidRPr="00E834E3" w:rsidRDefault="00EE0F1D" w:rsidP="003C548A">
            <w:pPr>
              <w:rPr>
                <w:rFonts w:ascii="Courier New" w:hAnsi="Courier New" w:cs="Courier New"/>
                <w:sz w:val="22"/>
              </w:rPr>
            </w:pPr>
            <w:r w:rsidRPr="00E834E3">
              <w:rPr>
                <w:rFonts w:ascii="Courier New" w:hAnsi="Courier New" w:cs="Courier New"/>
                <w:sz w:val="22"/>
              </w:rPr>
              <w:t>stop</w:t>
            </w:r>
          </w:p>
          <w:p w14:paraId="341512AE"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22</w:t>
            </w:r>
          </w:p>
          <w:p w14:paraId="7B242DEC"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42</w:t>
            </w:r>
          </w:p>
          <w:p w14:paraId="403D7BA6" w14:textId="42E48903" w:rsidR="00EE0F1D" w:rsidRPr="00E834E3" w:rsidRDefault="00EE0F1D" w:rsidP="003C548A">
            <w:pPr>
              <w:rPr>
                <w:rFonts w:ascii="Courier New" w:hAnsi="Courier New" w:cs="Courier New"/>
                <w:sz w:val="22"/>
              </w:rPr>
            </w:pPr>
            <w:r w:rsidRPr="00E834E3">
              <w:rPr>
                <w:rFonts w:ascii="Courier New" w:hAnsi="Courier New" w:cs="Courier New"/>
                <w:sz w:val="22"/>
              </w:rPr>
              <w:t>48</w:t>
            </w:r>
          </w:p>
        </w:tc>
      </w:tr>
    </w:tbl>
    <w:p w14:paraId="0B1C14A4" w14:textId="1F6A8E6A" w:rsidR="003C548A" w:rsidRDefault="003C548A" w:rsidP="00E834E3">
      <w:pPr>
        <w:jc w:val="center"/>
        <w:rPr>
          <w:ins w:id="1355" w:author="Alexander Thomas Frase" w:date="2016-03-29T13:24:00Z"/>
        </w:rPr>
      </w:pPr>
      <w:r>
        <w:br/>
      </w:r>
      <w:r w:rsidR="00F203F2" w:rsidRPr="00E834E3">
        <w:rPr>
          <w:noProof/>
          <w:lang w:eastAsia="en-US" w:bidi="ar-SA"/>
        </w:rPr>
        <w:drawing>
          <wp:inline distT="0" distB="0" distL="0" distR="0" wp14:anchorId="3DCEFFFC" wp14:editId="1D3929F1">
            <wp:extent cx="3675888" cy="25146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1.png"/>
                    <pic:cNvPicPr/>
                  </pic:nvPicPr>
                  <pic:blipFill>
                    <a:blip r:embed="rId20">
                      <a:extLst>
                        <a:ext uri="{28A0092B-C50C-407E-A947-70E740481C1C}">
                          <a14:useLocalDpi xmlns:a14="http://schemas.microsoft.com/office/drawing/2010/main" val="0"/>
                        </a:ext>
                      </a:extLst>
                    </a:blip>
                    <a:stretch>
                      <a:fillRect/>
                    </a:stretch>
                  </pic:blipFill>
                  <pic:spPr>
                    <a:xfrm>
                      <a:off x="0" y="0"/>
                      <a:ext cx="3675888" cy="2514600"/>
                    </a:xfrm>
                    <a:prstGeom prst="rect">
                      <a:avLst/>
                    </a:prstGeom>
                  </pic:spPr>
                </pic:pic>
              </a:graphicData>
            </a:graphic>
          </wp:inline>
        </w:drawing>
      </w:r>
    </w:p>
    <w:p w14:paraId="622739D1" w14:textId="77777777" w:rsidR="00822675" w:rsidRDefault="00822675" w:rsidP="00822675">
      <w:pPr>
        <w:pPrChange w:id="1356" w:author="Alexander Thomas Frase" w:date="2016-03-29T13:24:00Z">
          <w:pPr>
            <w:jc w:val="center"/>
          </w:pPr>
        </w:pPrChange>
      </w:pPr>
    </w:p>
    <w:p w14:paraId="4F50A055" w14:textId="77777777" w:rsidR="003C548A" w:rsidRPr="00C5773D" w:rsidRDefault="003C548A" w:rsidP="003B534B">
      <w:pPr>
        <w:pStyle w:val="Heading3"/>
      </w:pPr>
      <w:bookmarkStart w:id="1357" w:name="_Toc447021502"/>
      <w:r>
        <w:t>Example 2: Annotating SNPs with location information.</w:t>
      </w:r>
      <w:bookmarkEnd w:id="1357"/>
    </w:p>
    <w:p w14:paraId="60597333" w14:textId="77777777" w:rsidR="00A436A2" w:rsidRDefault="00A436A2" w:rsidP="003C548A"/>
    <w:p w14:paraId="4AEE0C0D" w14:textId="55E634AD" w:rsidR="00133840" w:rsidRDefault="003C548A" w:rsidP="003C548A">
      <w:pPr>
        <w:rPr>
          <w:rFonts w:cs="Times New Roman"/>
        </w:rPr>
      </w:pPr>
      <w:r>
        <w:t xml:space="preserve">A user can provide </w:t>
      </w:r>
      <w:r>
        <w:rPr>
          <w:rFonts w:cs="Times New Roman"/>
          <w:bCs/>
        </w:rPr>
        <w:t>Biofilter with</w:t>
      </w:r>
      <w:r w:rsidRPr="004D2A55">
        <w:rPr>
          <w:rFonts w:cs="Times New Roman"/>
          <w:bCs/>
        </w:rPr>
        <w:t xml:space="preserve"> a lis</w:t>
      </w:r>
      <w:r>
        <w:rPr>
          <w:rFonts w:cs="Times New Roman"/>
          <w:bCs/>
        </w:rPr>
        <w:t>t of SNPs as an input and map those SNPs</w:t>
      </w:r>
      <w:r w:rsidRPr="004D2A55">
        <w:rPr>
          <w:rFonts w:cs="Times New Roman"/>
          <w:bCs/>
        </w:rPr>
        <w:t xml:space="preserve"> to </w:t>
      </w:r>
      <w:r>
        <w:rPr>
          <w:rFonts w:cs="Times New Roman"/>
          <w:bCs/>
        </w:rPr>
        <w:t xml:space="preserve">the </w:t>
      </w:r>
      <w:r w:rsidRPr="004D2A55">
        <w:rPr>
          <w:rFonts w:cs="Times New Roman"/>
          <w:bCs/>
        </w:rPr>
        <w:t xml:space="preserve">corresponding </w:t>
      </w:r>
      <w:r>
        <w:rPr>
          <w:rFonts w:cs="Times New Roman"/>
          <w:bCs/>
        </w:rPr>
        <w:t>chromosome and base pair location</w:t>
      </w:r>
      <w:r w:rsidR="00383E83">
        <w:rPr>
          <w:rFonts w:cs="Times New Roman"/>
          <w:bCs/>
        </w:rPr>
        <w:t xml:space="preserve"> (if any)</w:t>
      </w:r>
      <w:r>
        <w:rPr>
          <w:rFonts w:cs="Times New Roman"/>
          <w:bCs/>
        </w:rPr>
        <w:t xml:space="preserve"> as shown in the example below</w:t>
      </w:r>
      <w:r w:rsidR="004648C1">
        <w:rPr>
          <w:rFonts w:cs="Times New Roman"/>
          <w:bCs/>
        </w:rPr>
        <w:t>.</w:t>
      </w:r>
      <w:r>
        <w:rPr>
          <w:rFonts w:cs="Times New Roman"/>
        </w:rPr>
        <w:br/>
      </w:r>
    </w:p>
    <w:p w14:paraId="544349F4" w14:textId="50EE1588" w:rsidR="00A436A2" w:rsidRDefault="00A436A2" w:rsidP="003C548A">
      <w:pPr>
        <w:rPr>
          <w:rFonts w:cs="Times New Roman"/>
        </w:rPr>
      </w:pPr>
      <w:r>
        <w:rPr>
          <w:rFonts w:cs="Times New Roman"/>
        </w:rPr>
        <w:t>Configuration:</w:t>
      </w:r>
    </w:p>
    <w:p w14:paraId="5A46886F" w14:textId="77777777" w:rsidR="00A436A2" w:rsidRDefault="00A436A2"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A436A2" w:rsidRPr="00C50CB9" w14:paraId="5632455C" w14:textId="77777777" w:rsidTr="00E834E3">
        <w:tc>
          <w:tcPr>
            <w:tcW w:w="10152" w:type="dxa"/>
          </w:tcPr>
          <w:p w14:paraId="751F43F0" w14:textId="0B60DDD3" w:rsidR="00A436A2" w:rsidRPr="00E834E3" w:rsidRDefault="00A436A2" w:rsidP="003C548A">
            <w:pPr>
              <w:rPr>
                <w:rFonts w:ascii="Courier New" w:hAnsi="Courier New" w:cs="Courier New"/>
                <w:sz w:val="22"/>
              </w:rPr>
            </w:pPr>
            <w:r w:rsidRPr="00E834E3">
              <w:rPr>
                <w:rFonts w:ascii="Courier New" w:hAnsi="Courier New" w:cs="Courier New"/>
                <w:sz w:val="22"/>
              </w:rPr>
              <w:t>KNOWLEDGE test.db</w:t>
            </w:r>
          </w:p>
          <w:p w14:paraId="1AE2D70D" w14:textId="48F44298" w:rsidR="00A436A2" w:rsidRPr="00E834E3" w:rsidRDefault="00A436A2" w:rsidP="003C548A">
            <w:pPr>
              <w:rPr>
                <w:rFonts w:ascii="Courier New" w:hAnsi="Courier New" w:cs="Courier New"/>
                <w:sz w:val="22"/>
              </w:rPr>
            </w:pPr>
            <w:r w:rsidRPr="00E834E3">
              <w:rPr>
                <w:rFonts w:ascii="Courier New" w:hAnsi="Courier New" w:cs="Courier New"/>
                <w:sz w:val="22"/>
              </w:rPr>
              <w:t>SNP rs11 rs24</w:t>
            </w:r>
            <w:r w:rsidR="00C50CB9" w:rsidRPr="00E834E3">
              <w:rPr>
                <w:rFonts w:ascii="Courier New" w:hAnsi="Courier New" w:cs="Courier New"/>
                <w:sz w:val="22"/>
              </w:rPr>
              <w:t xml:space="preserve"> rs99</w:t>
            </w:r>
          </w:p>
          <w:p w14:paraId="0079A818" w14:textId="17C2B1C5" w:rsidR="00A436A2" w:rsidRPr="00E834E3" w:rsidRDefault="00A436A2" w:rsidP="003C548A">
            <w:pPr>
              <w:rPr>
                <w:rFonts w:ascii="Courier New" w:hAnsi="Courier New" w:cs="Courier New"/>
                <w:sz w:val="22"/>
              </w:rPr>
            </w:pPr>
            <w:r w:rsidRPr="00E834E3">
              <w:rPr>
                <w:rFonts w:ascii="Courier New" w:hAnsi="Courier New" w:cs="Courier New"/>
                <w:sz w:val="22"/>
              </w:rPr>
              <w:t>ANNOTATE snp position</w:t>
            </w:r>
          </w:p>
        </w:tc>
      </w:tr>
    </w:tbl>
    <w:p w14:paraId="1CBEC2D6" w14:textId="77777777" w:rsidR="00150551" w:rsidRDefault="00150551" w:rsidP="003C548A">
      <w:pPr>
        <w:rPr>
          <w:rFonts w:cs="Times New Roman"/>
        </w:rPr>
      </w:pPr>
    </w:p>
    <w:p w14:paraId="48C80AA0" w14:textId="2A947936" w:rsidR="00C50CB9" w:rsidRDefault="00C50CB9" w:rsidP="003C548A">
      <w:pPr>
        <w:rPr>
          <w:rFonts w:cs="Times New Roman"/>
        </w:rPr>
      </w:pPr>
      <w:r>
        <w:rPr>
          <w:rFonts w:cs="Times New Roman"/>
        </w:rPr>
        <w:t>Output:</w:t>
      </w:r>
    </w:p>
    <w:p w14:paraId="07ED02E3" w14:textId="77777777" w:rsidR="00C50CB9" w:rsidRDefault="00C50CB9" w:rsidP="003C548A">
      <w:pPr>
        <w:rPr>
          <w:rFonts w:cs="Times New Roman"/>
        </w:rPr>
      </w:pPr>
    </w:p>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877"/>
        <w:gridCol w:w="745"/>
        <w:gridCol w:w="1405"/>
        <w:gridCol w:w="5631"/>
      </w:tblGrid>
      <w:tr w:rsidR="00C50CB9" w:rsidRPr="00C50CB9" w14:paraId="1EA773FB" w14:textId="77777777" w:rsidTr="00E834E3">
        <w:tc>
          <w:tcPr>
            <w:tcW w:w="877" w:type="dxa"/>
          </w:tcPr>
          <w:p w14:paraId="100370C0" w14:textId="25B6EDE4" w:rsidR="00C50CB9" w:rsidRPr="00E834E3" w:rsidRDefault="00C50CB9" w:rsidP="003C548A">
            <w:pPr>
              <w:rPr>
                <w:rFonts w:ascii="Courier New" w:hAnsi="Courier New" w:cs="Courier New"/>
                <w:sz w:val="22"/>
              </w:rPr>
            </w:pPr>
            <w:r w:rsidRPr="00E834E3">
              <w:rPr>
                <w:rFonts w:ascii="Courier New" w:hAnsi="Courier New" w:cs="Courier New"/>
                <w:sz w:val="22"/>
              </w:rPr>
              <w:t>#snp</w:t>
            </w:r>
          </w:p>
          <w:p w14:paraId="0E0BDD38" w14:textId="22F24FCE" w:rsidR="00C50CB9" w:rsidRPr="00E834E3" w:rsidRDefault="00C50CB9" w:rsidP="003C548A">
            <w:pPr>
              <w:rPr>
                <w:rFonts w:ascii="Courier New" w:hAnsi="Courier New" w:cs="Courier New"/>
                <w:sz w:val="22"/>
              </w:rPr>
            </w:pPr>
            <w:r w:rsidRPr="00E834E3">
              <w:rPr>
                <w:rFonts w:ascii="Courier New" w:hAnsi="Courier New" w:cs="Courier New"/>
                <w:sz w:val="22"/>
              </w:rPr>
              <w:t>rs11</w:t>
            </w:r>
          </w:p>
          <w:p w14:paraId="537AB678" w14:textId="639F7CFD" w:rsidR="00C50CB9" w:rsidRPr="00E834E3" w:rsidRDefault="00C50CB9" w:rsidP="003C548A">
            <w:pPr>
              <w:rPr>
                <w:rFonts w:ascii="Courier New" w:hAnsi="Courier New" w:cs="Courier New"/>
                <w:sz w:val="22"/>
              </w:rPr>
            </w:pPr>
            <w:r w:rsidRPr="00E834E3">
              <w:rPr>
                <w:rFonts w:ascii="Courier New" w:hAnsi="Courier New" w:cs="Courier New"/>
                <w:sz w:val="22"/>
              </w:rPr>
              <w:t>rs24</w:t>
            </w:r>
          </w:p>
          <w:p w14:paraId="79530C00" w14:textId="29B02A73" w:rsidR="00C50CB9" w:rsidRPr="00E834E3" w:rsidRDefault="00C50CB9" w:rsidP="003C548A">
            <w:pPr>
              <w:rPr>
                <w:rFonts w:ascii="Courier New" w:hAnsi="Courier New" w:cs="Courier New"/>
                <w:sz w:val="22"/>
              </w:rPr>
            </w:pPr>
            <w:r w:rsidRPr="00E834E3">
              <w:rPr>
                <w:rFonts w:ascii="Courier New" w:hAnsi="Courier New" w:cs="Courier New"/>
                <w:sz w:val="22"/>
              </w:rPr>
              <w:t>rs99</w:t>
            </w:r>
          </w:p>
        </w:tc>
        <w:tc>
          <w:tcPr>
            <w:tcW w:w="745" w:type="dxa"/>
          </w:tcPr>
          <w:p w14:paraId="7EB8EFBF" w14:textId="720947B8" w:rsidR="00C50CB9" w:rsidRPr="00E834E3" w:rsidRDefault="00C50CB9" w:rsidP="003C548A">
            <w:pPr>
              <w:rPr>
                <w:rFonts w:ascii="Courier New" w:hAnsi="Courier New" w:cs="Courier New"/>
                <w:sz w:val="22"/>
              </w:rPr>
            </w:pPr>
            <w:r w:rsidRPr="00E834E3">
              <w:rPr>
                <w:rFonts w:ascii="Courier New" w:hAnsi="Courier New" w:cs="Courier New"/>
                <w:sz w:val="22"/>
              </w:rPr>
              <w:t>chr</w:t>
            </w:r>
          </w:p>
          <w:p w14:paraId="39295E09" w14:textId="77777777" w:rsidR="00C50CB9" w:rsidRPr="00E834E3" w:rsidRDefault="00C50CB9" w:rsidP="003C548A">
            <w:pPr>
              <w:rPr>
                <w:rFonts w:ascii="Courier New" w:hAnsi="Courier New" w:cs="Courier New"/>
                <w:sz w:val="22"/>
              </w:rPr>
            </w:pPr>
            <w:r w:rsidRPr="00E834E3">
              <w:rPr>
                <w:rFonts w:ascii="Courier New" w:hAnsi="Courier New" w:cs="Courier New"/>
                <w:sz w:val="22"/>
              </w:rPr>
              <w:t>1</w:t>
            </w:r>
          </w:p>
          <w:p w14:paraId="0200486D" w14:textId="089D5812" w:rsidR="00C50CB9" w:rsidRPr="00E834E3" w:rsidRDefault="00C50CB9" w:rsidP="003C548A">
            <w:pPr>
              <w:rPr>
                <w:rFonts w:ascii="Courier New" w:hAnsi="Courier New" w:cs="Courier New"/>
                <w:sz w:val="22"/>
              </w:rPr>
            </w:pPr>
            <w:r w:rsidRPr="00E834E3">
              <w:rPr>
                <w:rFonts w:ascii="Courier New" w:hAnsi="Courier New" w:cs="Courier New"/>
                <w:sz w:val="22"/>
              </w:rPr>
              <w:t>2</w:t>
            </w:r>
          </w:p>
        </w:tc>
        <w:tc>
          <w:tcPr>
            <w:tcW w:w="1405" w:type="dxa"/>
          </w:tcPr>
          <w:p w14:paraId="47C54127" w14:textId="1F766453" w:rsidR="00C50CB9" w:rsidRPr="00E834E3" w:rsidRDefault="00C50CB9" w:rsidP="003C548A">
            <w:pPr>
              <w:rPr>
                <w:rFonts w:ascii="Courier New" w:hAnsi="Courier New" w:cs="Courier New"/>
                <w:sz w:val="22"/>
              </w:rPr>
            </w:pPr>
            <w:r w:rsidRPr="00E834E3">
              <w:rPr>
                <w:rFonts w:ascii="Courier New" w:hAnsi="Courier New" w:cs="Courier New"/>
                <w:sz w:val="22"/>
              </w:rPr>
              <w:t>position</w:t>
            </w:r>
          </w:p>
          <w:p w14:paraId="79C37063" w14:textId="2FB647BF" w:rsidR="00C50CB9" w:rsidRPr="00E834E3" w:rsidRDefault="00C50CB9" w:rsidP="003C548A">
            <w:pPr>
              <w:rPr>
                <w:rFonts w:ascii="Courier New" w:hAnsi="Courier New" w:cs="Courier New"/>
                <w:sz w:val="22"/>
              </w:rPr>
            </w:pPr>
            <w:r w:rsidRPr="00E834E3">
              <w:rPr>
                <w:rFonts w:ascii="Courier New" w:hAnsi="Courier New" w:cs="Courier New"/>
                <w:sz w:val="22"/>
              </w:rPr>
              <w:t>rs11</w:t>
            </w:r>
          </w:p>
          <w:p w14:paraId="5FE72AC7" w14:textId="7A5E6E07" w:rsidR="00C50CB9" w:rsidRPr="00E834E3" w:rsidRDefault="00C50CB9" w:rsidP="003C548A">
            <w:pPr>
              <w:rPr>
                <w:rFonts w:ascii="Courier New" w:hAnsi="Courier New" w:cs="Courier New"/>
                <w:sz w:val="22"/>
              </w:rPr>
            </w:pPr>
            <w:r w:rsidRPr="00E834E3">
              <w:rPr>
                <w:rFonts w:ascii="Courier New" w:hAnsi="Courier New" w:cs="Courier New"/>
                <w:sz w:val="22"/>
              </w:rPr>
              <w:t>rs24</w:t>
            </w:r>
          </w:p>
        </w:tc>
        <w:tc>
          <w:tcPr>
            <w:tcW w:w="5631" w:type="dxa"/>
          </w:tcPr>
          <w:p w14:paraId="25A40AD4" w14:textId="5F463D07" w:rsidR="00C50CB9" w:rsidRPr="00E834E3" w:rsidRDefault="00C50CB9" w:rsidP="003C548A">
            <w:pPr>
              <w:rPr>
                <w:rFonts w:ascii="Courier New" w:hAnsi="Courier New" w:cs="Courier New"/>
                <w:sz w:val="22"/>
              </w:rPr>
            </w:pPr>
            <w:r w:rsidRPr="00E834E3">
              <w:rPr>
                <w:rFonts w:ascii="Courier New" w:hAnsi="Courier New" w:cs="Courier New"/>
                <w:sz w:val="22"/>
              </w:rPr>
              <w:t>pos</w:t>
            </w:r>
          </w:p>
          <w:p w14:paraId="38CE3A00" w14:textId="77777777" w:rsidR="00C50CB9" w:rsidRPr="00E834E3" w:rsidRDefault="00C50CB9" w:rsidP="003C548A">
            <w:pPr>
              <w:rPr>
                <w:rFonts w:ascii="Courier New" w:hAnsi="Courier New" w:cs="Courier New"/>
                <w:sz w:val="22"/>
              </w:rPr>
            </w:pPr>
            <w:r w:rsidRPr="00E834E3">
              <w:rPr>
                <w:rFonts w:ascii="Courier New" w:hAnsi="Courier New" w:cs="Courier New"/>
                <w:sz w:val="22"/>
              </w:rPr>
              <w:t>10</w:t>
            </w:r>
          </w:p>
          <w:p w14:paraId="42610271" w14:textId="325A6AA1" w:rsidR="00C50CB9" w:rsidRPr="00E834E3" w:rsidRDefault="00C50CB9" w:rsidP="003C548A">
            <w:pPr>
              <w:rPr>
                <w:rFonts w:ascii="Courier New" w:hAnsi="Courier New" w:cs="Courier New"/>
                <w:sz w:val="22"/>
              </w:rPr>
            </w:pPr>
            <w:r w:rsidRPr="00E834E3">
              <w:rPr>
                <w:rFonts w:ascii="Courier New" w:hAnsi="Courier New" w:cs="Courier New"/>
                <w:sz w:val="22"/>
              </w:rPr>
              <w:t>40</w:t>
            </w:r>
          </w:p>
        </w:tc>
      </w:tr>
    </w:tbl>
    <w:p w14:paraId="68B917A0" w14:textId="77777777" w:rsidR="00133840" w:rsidRDefault="00133840" w:rsidP="00133840"/>
    <w:p w14:paraId="2D223A77" w14:textId="77777777" w:rsidR="00A70E01" w:rsidRDefault="00A70E01" w:rsidP="00133840"/>
    <w:p w14:paraId="1529BD8D" w14:textId="77777777" w:rsidR="00A70E01" w:rsidRDefault="00A70E01" w:rsidP="00133840"/>
    <w:p w14:paraId="7D598749" w14:textId="77777777" w:rsidR="00A70E01" w:rsidRDefault="00A70E01" w:rsidP="00133840"/>
    <w:p w14:paraId="6EA7FD25" w14:textId="77777777" w:rsidR="00A70E01" w:rsidRDefault="00A70E01" w:rsidP="00133840"/>
    <w:p w14:paraId="3DA75792" w14:textId="77777777" w:rsidR="00A70E01" w:rsidRPr="00133840" w:rsidRDefault="00A70E01" w:rsidP="00133840"/>
    <w:p w14:paraId="55F2F6D0" w14:textId="77777777" w:rsidR="003C548A" w:rsidRDefault="003C548A" w:rsidP="003B534B">
      <w:pPr>
        <w:pStyle w:val="Heading3"/>
      </w:pPr>
      <w:bookmarkStart w:id="1358" w:name="_Toc447021503"/>
      <w:r>
        <w:t>Example 3: Map a SNP to the groups and sources where the SNP is present.</w:t>
      </w:r>
      <w:bookmarkEnd w:id="1358"/>
    </w:p>
    <w:p w14:paraId="68076B32" w14:textId="77777777" w:rsidR="00C50CB9" w:rsidRPr="00C50CB9" w:rsidRDefault="00C50CB9" w:rsidP="00E834E3"/>
    <w:p w14:paraId="64F36187" w14:textId="77777777" w:rsidR="003C548A" w:rsidRDefault="003C548A" w:rsidP="003C548A">
      <w:pPr>
        <w:rPr>
          <w:rFonts w:cs="Times New Roman"/>
          <w:b/>
          <w:bCs/>
        </w:rPr>
      </w:pPr>
      <w:r>
        <w:t>Biofilter can be used to m</w:t>
      </w:r>
      <w:r w:rsidRPr="00787CED">
        <w:t>ap</w:t>
      </w:r>
      <w:r>
        <w:t xml:space="preserve"> a list of</w:t>
      </w:r>
      <w:r w:rsidRPr="00787CED">
        <w:t xml:space="preserve"> SNPs</w:t>
      </w:r>
      <w:r>
        <w:t>, or a single SNP,</w:t>
      </w:r>
      <w:r w:rsidRPr="00787CED">
        <w:t xml:space="preserve"> to the groups</w:t>
      </w:r>
      <w:r>
        <w:t xml:space="preserve"> and sources where those SNPs are present</w:t>
      </w:r>
      <w:r w:rsidRPr="00787CED">
        <w:t xml:space="preserve">. </w:t>
      </w:r>
    </w:p>
    <w:p w14:paraId="67F15B52" w14:textId="77777777" w:rsidR="003C548A" w:rsidRPr="00E834E3" w:rsidRDefault="003C548A" w:rsidP="003C548A">
      <w:pPr>
        <w:rPr>
          <w:rFonts w:cs="Times New Roman"/>
          <w:bCs/>
        </w:rPr>
      </w:pPr>
    </w:p>
    <w:p w14:paraId="56F58C54" w14:textId="28DF8532" w:rsidR="00F85CC3" w:rsidRDefault="00F85CC3" w:rsidP="003C548A">
      <w:pPr>
        <w:rPr>
          <w:rFonts w:cs="Times New Roman"/>
          <w:bCs/>
        </w:rPr>
      </w:pPr>
      <w:r w:rsidRPr="00E834E3">
        <w:rPr>
          <w:rFonts w:cs="Times New Roman"/>
          <w:bCs/>
        </w:rPr>
        <w:t>Configuration:</w:t>
      </w:r>
    </w:p>
    <w:p w14:paraId="0A70A5AB" w14:textId="77777777" w:rsidR="00F85CC3" w:rsidRDefault="00F85CC3"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F85CC3" w:rsidRPr="00F85CC3" w14:paraId="3437A4FA" w14:textId="77777777" w:rsidTr="00E834E3">
        <w:tc>
          <w:tcPr>
            <w:tcW w:w="10152" w:type="dxa"/>
          </w:tcPr>
          <w:p w14:paraId="304BB227" w14:textId="6DCD73CA" w:rsidR="00F85CC3" w:rsidRPr="00E834E3" w:rsidRDefault="00F85CC3" w:rsidP="003C548A">
            <w:pPr>
              <w:rPr>
                <w:rFonts w:ascii="Courier New" w:hAnsi="Courier New" w:cs="Courier New"/>
                <w:bCs/>
                <w:sz w:val="22"/>
              </w:rPr>
            </w:pPr>
            <w:r w:rsidRPr="00E834E3">
              <w:rPr>
                <w:rFonts w:ascii="Courier New" w:hAnsi="Courier New" w:cs="Courier New"/>
                <w:bCs/>
                <w:sz w:val="22"/>
              </w:rPr>
              <w:t>KNOWLEDGE test.db</w:t>
            </w:r>
          </w:p>
          <w:p w14:paraId="184A19D3"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SNP rs11 rs24 rs99</w:t>
            </w:r>
          </w:p>
          <w:p w14:paraId="295B722B" w14:textId="6990E8C5" w:rsidR="00F85CC3" w:rsidRPr="00E834E3" w:rsidRDefault="00F85CC3" w:rsidP="003C548A">
            <w:pPr>
              <w:rPr>
                <w:rFonts w:ascii="Courier New" w:hAnsi="Courier New" w:cs="Courier New"/>
                <w:bCs/>
                <w:sz w:val="22"/>
              </w:rPr>
            </w:pPr>
            <w:r w:rsidRPr="00E834E3">
              <w:rPr>
                <w:rFonts w:ascii="Courier New" w:hAnsi="Courier New" w:cs="Courier New"/>
                <w:bCs/>
                <w:sz w:val="22"/>
              </w:rPr>
              <w:t>ANNOTATE snp group source</w:t>
            </w:r>
          </w:p>
        </w:tc>
      </w:tr>
    </w:tbl>
    <w:p w14:paraId="5E450496" w14:textId="77777777" w:rsidR="00F85CC3" w:rsidRDefault="00F85CC3" w:rsidP="003C548A">
      <w:pPr>
        <w:rPr>
          <w:rFonts w:cs="Times New Roman"/>
          <w:bCs/>
        </w:rPr>
      </w:pPr>
    </w:p>
    <w:p w14:paraId="1E509CB8" w14:textId="5784CB96" w:rsidR="00F85CC3" w:rsidRDefault="00F85CC3" w:rsidP="003C548A">
      <w:pPr>
        <w:rPr>
          <w:rFonts w:cs="Times New Roman"/>
          <w:bCs/>
        </w:rPr>
      </w:pPr>
      <w:r>
        <w:rPr>
          <w:rFonts w:cs="Times New Roman"/>
          <w:bCs/>
        </w:rPr>
        <w:t>Output:</w:t>
      </w:r>
    </w:p>
    <w:p w14:paraId="36DD0139" w14:textId="77777777" w:rsidR="00F85CC3" w:rsidRDefault="00F85CC3"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009"/>
        <w:gridCol w:w="6772"/>
      </w:tblGrid>
      <w:tr w:rsidR="00F85CC3" w:rsidRPr="00F85CC3" w14:paraId="49717EB5" w14:textId="77777777" w:rsidTr="00E834E3">
        <w:tc>
          <w:tcPr>
            <w:tcW w:w="877" w:type="dxa"/>
          </w:tcPr>
          <w:p w14:paraId="0A0695E8" w14:textId="70D3FDE0" w:rsidR="00F85CC3" w:rsidRPr="00E834E3" w:rsidRDefault="00F85CC3" w:rsidP="003C548A">
            <w:pPr>
              <w:rPr>
                <w:rFonts w:ascii="Courier New" w:hAnsi="Courier New" w:cs="Courier New"/>
                <w:bCs/>
                <w:sz w:val="22"/>
              </w:rPr>
            </w:pPr>
            <w:r w:rsidRPr="00E834E3">
              <w:rPr>
                <w:rFonts w:ascii="Courier New" w:hAnsi="Courier New" w:cs="Courier New"/>
                <w:bCs/>
                <w:sz w:val="22"/>
              </w:rPr>
              <w:t>#snp</w:t>
            </w:r>
          </w:p>
          <w:p w14:paraId="48D5917F" w14:textId="006EF60A"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03A8383A" w14:textId="73AEF261"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5A5F5DC6" w14:textId="573B1745"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14E6DD4B" w14:textId="725FD26F"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0A84D519" w14:textId="1C3C325F"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67277C2F" w14:textId="3B916E9C" w:rsidR="00F85CC3" w:rsidRPr="00E834E3" w:rsidRDefault="00F85CC3" w:rsidP="003C548A">
            <w:pPr>
              <w:rPr>
                <w:rFonts w:ascii="Courier New" w:hAnsi="Courier New" w:cs="Courier New"/>
                <w:bCs/>
                <w:sz w:val="22"/>
              </w:rPr>
            </w:pPr>
            <w:r w:rsidRPr="00E834E3">
              <w:rPr>
                <w:rFonts w:ascii="Courier New" w:hAnsi="Courier New" w:cs="Courier New"/>
                <w:bCs/>
                <w:sz w:val="22"/>
              </w:rPr>
              <w:t>rs24</w:t>
            </w:r>
          </w:p>
          <w:p w14:paraId="018B1DD3" w14:textId="2EC847E2" w:rsidR="00F85CC3" w:rsidRPr="00E834E3" w:rsidRDefault="00F85CC3" w:rsidP="003C548A">
            <w:pPr>
              <w:rPr>
                <w:rFonts w:ascii="Courier New" w:hAnsi="Courier New" w:cs="Courier New"/>
                <w:bCs/>
                <w:sz w:val="22"/>
              </w:rPr>
            </w:pPr>
            <w:r w:rsidRPr="00E834E3">
              <w:rPr>
                <w:rFonts w:ascii="Courier New" w:hAnsi="Courier New" w:cs="Courier New"/>
                <w:bCs/>
                <w:sz w:val="22"/>
              </w:rPr>
              <w:t>rs99</w:t>
            </w:r>
          </w:p>
        </w:tc>
        <w:tc>
          <w:tcPr>
            <w:tcW w:w="1009" w:type="dxa"/>
          </w:tcPr>
          <w:p w14:paraId="5E45715F" w14:textId="149B3374" w:rsidR="00F85CC3" w:rsidRPr="00E834E3" w:rsidRDefault="00F85CC3" w:rsidP="003C548A">
            <w:pPr>
              <w:rPr>
                <w:rFonts w:ascii="Courier New" w:hAnsi="Courier New" w:cs="Courier New"/>
                <w:bCs/>
                <w:sz w:val="22"/>
              </w:rPr>
            </w:pPr>
            <w:r w:rsidRPr="00E834E3">
              <w:rPr>
                <w:rFonts w:ascii="Courier New" w:hAnsi="Courier New" w:cs="Courier New"/>
                <w:bCs/>
                <w:sz w:val="22"/>
              </w:rPr>
              <w:t>group</w:t>
            </w:r>
          </w:p>
          <w:p w14:paraId="2A9842A4"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red</w:t>
            </w:r>
          </w:p>
          <w:p w14:paraId="55E08822"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green</w:t>
            </w:r>
          </w:p>
          <w:p w14:paraId="71E6BD92"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blue</w:t>
            </w:r>
          </w:p>
          <w:p w14:paraId="762B70BE"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gray</w:t>
            </w:r>
          </w:p>
          <w:p w14:paraId="5103E9E3" w14:textId="5308E1CA" w:rsidR="00F85CC3" w:rsidRPr="00E834E3" w:rsidRDefault="00F85CC3" w:rsidP="003C548A">
            <w:pPr>
              <w:rPr>
                <w:rFonts w:ascii="Courier New" w:hAnsi="Courier New" w:cs="Courier New"/>
                <w:bCs/>
                <w:sz w:val="22"/>
              </w:rPr>
            </w:pPr>
            <w:r w:rsidRPr="00E834E3">
              <w:rPr>
                <w:rFonts w:ascii="Courier New" w:hAnsi="Courier New" w:cs="Courier New"/>
                <w:bCs/>
                <w:sz w:val="22"/>
              </w:rPr>
              <w:t>cyan</w:t>
            </w:r>
          </w:p>
        </w:tc>
        <w:tc>
          <w:tcPr>
            <w:tcW w:w="6772" w:type="dxa"/>
          </w:tcPr>
          <w:p w14:paraId="1D5F3D7A" w14:textId="1108C00E" w:rsidR="00F85CC3" w:rsidRPr="00E834E3" w:rsidRDefault="00F85CC3" w:rsidP="003C548A">
            <w:pPr>
              <w:rPr>
                <w:rFonts w:ascii="Courier New" w:hAnsi="Courier New" w:cs="Courier New"/>
                <w:bCs/>
                <w:sz w:val="22"/>
              </w:rPr>
            </w:pPr>
            <w:r w:rsidRPr="00E834E3">
              <w:rPr>
                <w:rFonts w:ascii="Courier New" w:hAnsi="Courier New" w:cs="Courier New"/>
                <w:bCs/>
                <w:sz w:val="22"/>
              </w:rPr>
              <w:t>source</w:t>
            </w:r>
          </w:p>
          <w:p w14:paraId="410CA6A4"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4AE822B3"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4DB9B04B"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5D68FBCA"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1E309930" w14:textId="73828F52" w:rsidR="00F85CC3" w:rsidRPr="00E834E3" w:rsidRDefault="00F85CC3" w:rsidP="003C548A">
            <w:pPr>
              <w:rPr>
                <w:rFonts w:ascii="Courier New" w:hAnsi="Courier New" w:cs="Courier New"/>
                <w:bCs/>
                <w:sz w:val="22"/>
              </w:rPr>
            </w:pPr>
            <w:r w:rsidRPr="00E834E3">
              <w:rPr>
                <w:rFonts w:ascii="Courier New" w:hAnsi="Courier New" w:cs="Courier New"/>
                <w:bCs/>
                <w:sz w:val="22"/>
              </w:rPr>
              <w:t>paint</w:t>
            </w:r>
          </w:p>
        </w:tc>
      </w:tr>
    </w:tbl>
    <w:p w14:paraId="7491352C" w14:textId="6A20A273" w:rsidR="00654FE6" w:rsidRDefault="00654FE6" w:rsidP="00E834E3">
      <w:pPr>
        <w:tabs>
          <w:tab w:val="left" w:pos="1440"/>
        </w:tabs>
      </w:pPr>
    </w:p>
    <w:p w14:paraId="0C3C8DF9" w14:textId="77777777" w:rsidR="003C548A" w:rsidRDefault="003C548A" w:rsidP="003B534B">
      <w:pPr>
        <w:pStyle w:val="Heading3"/>
      </w:pPr>
      <w:bookmarkStart w:id="1359" w:name="_Toc447021504"/>
      <w:r>
        <w:t>Example 4: Annotating a base pair region with the list of SNPs in that region.</w:t>
      </w:r>
      <w:bookmarkEnd w:id="1359"/>
    </w:p>
    <w:p w14:paraId="5D2521B4" w14:textId="77777777" w:rsidR="003321D0" w:rsidRDefault="003321D0" w:rsidP="003C548A"/>
    <w:p w14:paraId="0A1F4541" w14:textId="5C4CD8EE" w:rsidR="003C548A" w:rsidRPr="00787CED" w:rsidRDefault="003C548A" w:rsidP="003C548A">
      <w:pPr>
        <w:rPr>
          <w:rFonts w:cs="Times New Roman"/>
          <w:bCs/>
        </w:rPr>
      </w:pPr>
      <w:r w:rsidRPr="00DE2A0F">
        <w:t>A</w:t>
      </w:r>
      <w:r>
        <w:rPr>
          <w:rFonts w:cs="Times New Roman"/>
          <w:bCs/>
        </w:rPr>
        <w:t xml:space="preserve"> region can be supplied to Biofilter, with an output of the SNPs known to be in that region</w:t>
      </w:r>
      <w:r w:rsidR="00AD63ED">
        <w:rPr>
          <w:rFonts w:cs="Times New Roman"/>
          <w:bCs/>
        </w:rPr>
        <w:t>.</w:t>
      </w:r>
    </w:p>
    <w:p w14:paraId="0DFDF0C1" w14:textId="77777777" w:rsidR="00150551" w:rsidRDefault="00150551" w:rsidP="003C548A"/>
    <w:p w14:paraId="104A3B57" w14:textId="55B0E0DB" w:rsidR="003321D0" w:rsidRDefault="003321D0" w:rsidP="003C548A">
      <w:r>
        <w:t>Configuration:</w:t>
      </w:r>
    </w:p>
    <w:p w14:paraId="0C1D28BF" w14:textId="77777777" w:rsidR="003321D0" w:rsidRDefault="003321D0" w:rsidP="003C548A"/>
    <w:tbl>
      <w:tblPr>
        <w:tblStyle w:val="TableGrid"/>
        <w:tblW w:w="8640" w:type="dxa"/>
        <w:tblInd w:w="720" w:type="dxa"/>
        <w:tblLook w:val="04A0" w:firstRow="1" w:lastRow="0" w:firstColumn="1" w:lastColumn="0" w:noHBand="0" w:noVBand="1"/>
      </w:tblPr>
      <w:tblGrid>
        <w:gridCol w:w="8640"/>
      </w:tblGrid>
      <w:tr w:rsidR="003321D0" w:rsidRPr="003321D0" w14:paraId="399A0B09" w14:textId="77777777" w:rsidTr="00E834E3">
        <w:tc>
          <w:tcPr>
            <w:tcW w:w="10152" w:type="dxa"/>
          </w:tcPr>
          <w:p w14:paraId="480ED87A" w14:textId="1EE3CA0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KNOWLEDGE test.db</w:t>
            </w:r>
          </w:p>
          <w:p w14:paraId="38F4B58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REGION 1:1:60</w:t>
            </w:r>
          </w:p>
          <w:p w14:paraId="245A5C77" w14:textId="45A1EBA3"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ANNOTATE snp region</w:t>
            </w:r>
          </w:p>
        </w:tc>
      </w:tr>
    </w:tbl>
    <w:p w14:paraId="63CED344" w14:textId="77777777" w:rsidR="00133840" w:rsidRDefault="00133840" w:rsidP="003C548A"/>
    <w:p w14:paraId="72D540D6" w14:textId="282AF8DC" w:rsidR="003321D0" w:rsidRDefault="003321D0" w:rsidP="003C548A">
      <w:r>
        <w:t>Output:</w:t>
      </w:r>
    </w:p>
    <w:p w14:paraId="6A21A7B0" w14:textId="77777777" w:rsidR="003321D0" w:rsidRDefault="003321D0"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745"/>
        <w:gridCol w:w="1141"/>
        <w:gridCol w:w="1009"/>
        <w:gridCol w:w="4886"/>
      </w:tblGrid>
      <w:tr w:rsidR="003321D0" w:rsidRPr="003321D0" w14:paraId="50CF8E96" w14:textId="77777777" w:rsidTr="00E834E3">
        <w:tc>
          <w:tcPr>
            <w:tcW w:w="877" w:type="dxa"/>
          </w:tcPr>
          <w:p w14:paraId="5388EF4E" w14:textId="6D7F20A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#snp</w:t>
            </w:r>
          </w:p>
          <w:p w14:paraId="42CBE10C" w14:textId="11C5A94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rs11</w:t>
            </w:r>
          </w:p>
          <w:p w14:paraId="09B8DFC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rs12</w:t>
            </w:r>
          </w:p>
          <w:p w14:paraId="5238493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rs13</w:t>
            </w:r>
          </w:p>
          <w:p w14:paraId="057E47A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rs14</w:t>
            </w:r>
          </w:p>
          <w:p w14:paraId="093C752C"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rs15</w:t>
            </w:r>
          </w:p>
          <w:p w14:paraId="1536AC5D"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rs15</w:t>
            </w:r>
          </w:p>
          <w:p w14:paraId="2A7933B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rs16</w:t>
            </w:r>
          </w:p>
          <w:p w14:paraId="5160EFB1" w14:textId="3C2187D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rs16</w:t>
            </w:r>
          </w:p>
        </w:tc>
        <w:tc>
          <w:tcPr>
            <w:tcW w:w="745" w:type="dxa"/>
          </w:tcPr>
          <w:p w14:paraId="45921E11" w14:textId="370FCE0C"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chr</w:t>
            </w:r>
          </w:p>
          <w:p w14:paraId="0F4AFFE2"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7D707154"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578E099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3A442FC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26E6EA94"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4BD7459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14494E9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0ED82847" w14:textId="260BD8E2"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tc>
        <w:tc>
          <w:tcPr>
            <w:tcW w:w="1141" w:type="dxa"/>
          </w:tcPr>
          <w:p w14:paraId="348FB58A" w14:textId="2FBAA42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region</w:t>
            </w:r>
          </w:p>
          <w:p w14:paraId="0CE7ED1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w:t>
            </w:r>
          </w:p>
          <w:p w14:paraId="62049FE2"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w:t>
            </w:r>
          </w:p>
          <w:p w14:paraId="6B2CFAB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5B89EB4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19EDDF6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2F194CD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w:t>
            </w:r>
          </w:p>
          <w:p w14:paraId="1987327D"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w:t>
            </w:r>
          </w:p>
          <w:p w14:paraId="158DF081" w14:textId="729D238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D</w:t>
            </w:r>
          </w:p>
        </w:tc>
        <w:tc>
          <w:tcPr>
            <w:tcW w:w="1009" w:type="dxa"/>
          </w:tcPr>
          <w:p w14:paraId="2E613E77" w14:textId="7DA0C52D"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start</w:t>
            </w:r>
          </w:p>
          <w:p w14:paraId="5A52324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8</w:t>
            </w:r>
          </w:p>
          <w:p w14:paraId="0FB225D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8</w:t>
            </w:r>
          </w:p>
          <w:p w14:paraId="020AE7E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3F6D06BC"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77E5E4A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378FBAC7"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513365B6"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54</w:t>
            </w:r>
          </w:p>
          <w:p w14:paraId="01504DFF" w14:textId="65069E08"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58</w:t>
            </w:r>
          </w:p>
        </w:tc>
        <w:tc>
          <w:tcPr>
            <w:tcW w:w="4886" w:type="dxa"/>
          </w:tcPr>
          <w:p w14:paraId="1ECC8815" w14:textId="114B60CA"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stop</w:t>
            </w:r>
          </w:p>
          <w:p w14:paraId="7CD92EF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22</w:t>
            </w:r>
          </w:p>
          <w:p w14:paraId="381082DF"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22</w:t>
            </w:r>
          </w:p>
          <w:p w14:paraId="341006E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11BA6125"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16B52965"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6482CBB6"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62</w:t>
            </w:r>
          </w:p>
          <w:p w14:paraId="172F6B41"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62</w:t>
            </w:r>
          </w:p>
          <w:p w14:paraId="00CCEDE8" w14:textId="7ECE9D05"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72</w:t>
            </w:r>
          </w:p>
        </w:tc>
      </w:tr>
    </w:tbl>
    <w:p w14:paraId="7601236C" w14:textId="7E063FDF" w:rsidR="003C548A" w:rsidRDefault="003C548A" w:rsidP="00E834E3"/>
    <w:p w14:paraId="24B8E7CA" w14:textId="77777777" w:rsidR="003C548A" w:rsidRPr="00C5773D" w:rsidRDefault="003C548A" w:rsidP="003C548A">
      <w:pPr>
        <w:pStyle w:val="Heading2"/>
      </w:pPr>
      <w:bookmarkStart w:id="1360" w:name="_Toc447021505"/>
      <w:r>
        <w:lastRenderedPageBreak/>
        <w:t xml:space="preserve">Example </w:t>
      </w:r>
      <w:r w:rsidRPr="00C5773D">
        <w:t>Filtering followed by annotation</w:t>
      </w:r>
      <w:bookmarkEnd w:id="1360"/>
    </w:p>
    <w:p w14:paraId="64A0E61B" w14:textId="77777777" w:rsidR="003C548A" w:rsidRDefault="003C548A" w:rsidP="003B534B">
      <w:pPr>
        <w:pStyle w:val="Heading3"/>
      </w:pPr>
      <w:bookmarkStart w:id="1361" w:name="_Toc447021506"/>
      <w:r>
        <w:t>Example 1: Input a SNP list and map SNP positions to regions.</w:t>
      </w:r>
      <w:bookmarkEnd w:id="1361"/>
    </w:p>
    <w:p w14:paraId="0BA87CB8" w14:textId="77777777" w:rsidR="003C548A" w:rsidRPr="00E834E3" w:rsidRDefault="003C548A" w:rsidP="003C548A">
      <w:pPr>
        <w:rPr>
          <w:rFonts w:cs="Times New Roman"/>
          <w:bCs/>
        </w:rPr>
      </w:pPr>
    </w:p>
    <w:p w14:paraId="7AA9BCDD" w14:textId="317826A7" w:rsidR="003F5418" w:rsidRPr="00E834E3" w:rsidRDefault="003F5418" w:rsidP="003C548A">
      <w:pPr>
        <w:rPr>
          <w:rFonts w:cs="Times New Roman"/>
          <w:bCs/>
        </w:rPr>
      </w:pPr>
      <w:r w:rsidRPr="00E834E3">
        <w:rPr>
          <w:rFonts w:cs="Times New Roman"/>
          <w:bCs/>
        </w:rPr>
        <w:t>Configuration</w:t>
      </w:r>
      <w:r>
        <w:rPr>
          <w:rFonts w:cs="Times New Roman"/>
          <w:bCs/>
        </w:rPr>
        <w:t>:</w:t>
      </w:r>
    </w:p>
    <w:p w14:paraId="2AF717B0" w14:textId="77777777" w:rsidR="003F5418" w:rsidRDefault="003F5418"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3F5418" w:rsidRPr="003F5418" w14:paraId="45EB1FE5" w14:textId="77777777" w:rsidTr="00E834E3">
        <w:tc>
          <w:tcPr>
            <w:tcW w:w="10152" w:type="dxa"/>
          </w:tcPr>
          <w:p w14:paraId="05917DF8" w14:textId="36A6D0EE" w:rsidR="003F5418" w:rsidRPr="00E834E3" w:rsidRDefault="003F5418" w:rsidP="003C548A">
            <w:pPr>
              <w:rPr>
                <w:rFonts w:ascii="Courier New" w:hAnsi="Courier New" w:cs="Courier New"/>
                <w:bCs/>
                <w:sz w:val="22"/>
              </w:rPr>
            </w:pPr>
            <w:r w:rsidRPr="00E834E3">
              <w:rPr>
                <w:rFonts w:ascii="Courier New" w:hAnsi="Courier New" w:cs="Courier New"/>
                <w:bCs/>
                <w:sz w:val="22"/>
              </w:rPr>
              <w:t>KNOWLEDGE test.db</w:t>
            </w:r>
          </w:p>
          <w:p w14:paraId="74F6AF0F"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SNP rs11 rs12 rs13 rs14 rs15 rs16</w:t>
            </w:r>
          </w:p>
          <w:p w14:paraId="21B55E30" w14:textId="5EB77923" w:rsidR="003F5418" w:rsidRPr="00E834E3" w:rsidRDefault="003F5418" w:rsidP="003C548A">
            <w:pPr>
              <w:rPr>
                <w:rFonts w:ascii="Courier New" w:hAnsi="Courier New" w:cs="Courier New"/>
                <w:bCs/>
                <w:sz w:val="22"/>
              </w:rPr>
            </w:pPr>
            <w:r w:rsidRPr="00E834E3">
              <w:rPr>
                <w:rFonts w:ascii="Courier New" w:hAnsi="Courier New" w:cs="Courier New"/>
                <w:bCs/>
                <w:sz w:val="22"/>
              </w:rPr>
              <w:t>FILTER region</w:t>
            </w:r>
          </w:p>
        </w:tc>
      </w:tr>
    </w:tbl>
    <w:p w14:paraId="54C14A78" w14:textId="77777777" w:rsidR="003F5418" w:rsidRDefault="003F5418" w:rsidP="003C548A">
      <w:pPr>
        <w:rPr>
          <w:rFonts w:cs="Times New Roman"/>
          <w:bCs/>
        </w:rPr>
      </w:pPr>
    </w:p>
    <w:p w14:paraId="5EE84591" w14:textId="758ADB67" w:rsidR="003F5418" w:rsidRDefault="003F5418" w:rsidP="003C548A">
      <w:pPr>
        <w:rPr>
          <w:rFonts w:cs="Times New Roman"/>
          <w:bCs/>
        </w:rPr>
      </w:pPr>
      <w:r>
        <w:rPr>
          <w:rFonts w:cs="Times New Roman"/>
          <w:bCs/>
        </w:rPr>
        <w:t>Output:</w:t>
      </w:r>
    </w:p>
    <w:p w14:paraId="3A15E8A5" w14:textId="77777777" w:rsidR="003F5418" w:rsidRDefault="003F5418"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3F5418" w:rsidRPr="003F5418" w14:paraId="3F38FA6B" w14:textId="77777777" w:rsidTr="00E834E3">
        <w:tc>
          <w:tcPr>
            <w:tcW w:w="877" w:type="dxa"/>
          </w:tcPr>
          <w:p w14:paraId="4DC52EFE" w14:textId="0E5AEAD9" w:rsidR="003F5418" w:rsidRPr="00E834E3" w:rsidRDefault="003F5418" w:rsidP="003C548A">
            <w:pPr>
              <w:rPr>
                <w:rFonts w:ascii="Courier New" w:hAnsi="Courier New" w:cs="Courier New"/>
                <w:bCs/>
                <w:sz w:val="22"/>
              </w:rPr>
            </w:pPr>
            <w:r w:rsidRPr="00E834E3">
              <w:rPr>
                <w:rFonts w:ascii="Courier New" w:hAnsi="Courier New" w:cs="Courier New"/>
                <w:bCs/>
                <w:sz w:val="22"/>
              </w:rPr>
              <w:t>#chr</w:t>
            </w:r>
          </w:p>
          <w:p w14:paraId="2EE7574D"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5B05904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0CD97B46"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2C600DBC" w14:textId="297D143A"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tc>
        <w:tc>
          <w:tcPr>
            <w:tcW w:w="1141" w:type="dxa"/>
          </w:tcPr>
          <w:p w14:paraId="616A47E0" w14:textId="2D56CF15" w:rsidR="003F5418" w:rsidRPr="00E834E3" w:rsidRDefault="003F5418" w:rsidP="003C548A">
            <w:pPr>
              <w:rPr>
                <w:rFonts w:ascii="Courier New" w:hAnsi="Courier New" w:cs="Courier New"/>
                <w:bCs/>
                <w:sz w:val="22"/>
              </w:rPr>
            </w:pPr>
            <w:r w:rsidRPr="00E834E3">
              <w:rPr>
                <w:rFonts w:ascii="Courier New" w:hAnsi="Courier New" w:cs="Courier New"/>
                <w:bCs/>
                <w:sz w:val="22"/>
              </w:rPr>
              <w:t>region</w:t>
            </w:r>
          </w:p>
          <w:p w14:paraId="1295047E"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A</w:t>
            </w:r>
          </w:p>
          <w:p w14:paraId="068E71CC" w14:textId="65053427" w:rsidR="003F5418" w:rsidRPr="00E834E3" w:rsidRDefault="003F5418" w:rsidP="003C548A">
            <w:pPr>
              <w:rPr>
                <w:rFonts w:ascii="Courier New" w:hAnsi="Courier New" w:cs="Courier New"/>
                <w:bCs/>
                <w:sz w:val="22"/>
              </w:rPr>
            </w:pPr>
            <w:r w:rsidRPr="00E834E3">
              <w:rPr>
                <w:rFonts w:ascii="Courier New" w:hAnsi="Courier New" w:cs="Courier New"/>
                <w:bCs/>
                <w:sz w:val="22"/>
              </w:rPr>
              <w:t>B</w:t>
            </w:r>
          </w:p>
          <w:p w14:paraId="7D69780A"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C</w:t>
            </w:r>
          </w:p>
          <w:p w14:paraId="7BFBA5BB" w14:textId="20794C46" w:rsidR="003F5418" w:rsidRPr="00E834E3" w:rsidRDefault="003F5418" w:rsidP="003C548A">
            <w:pPr>
              <w:rPr>
                <w:rFonts w:ascii="Courier New" w:hAnsi="Courier New" w:cs="Courier New"/>
                <w:bCs/>
                <w:sz w:val="22"/>
              </w:rPr>
            </w:pPr>
            <w:r w:rsidRPr="00E834E3">
              <w:rPr>
                <w:rFonts w:ascii="Courier New" w:hAnsi="Courier New" w:cs="Courier New"/>
                <w:bCs/>
                <w:sz w:val="22"/>
              </w:rPr>
              <w:t>D</w:t>
            </w:r>
          </w:p>
        </w:tc>
        <w:tc>
          <w:tcPr>
            <w:tcW w:w="1009" w:type="dxa"/>
          </w:tcPr>
          <w:p w14:paraId="4FC22E16" w14:textId="0DEF2AB0" w:rsidR="003F5418" w:rsidRPr="00E834E3" w:rsidRDefault="003F5418" w:rsidP="003C548A">
            <w:pPr>
              <w:rPr>
                <w:rFonts w:ascii="Courier New" w:hAnsi="Courier New" w:cs="Courier New"/>
                <w:bCs/>
                <w:sz w:val="22"/>
              </w:rPr>
            </w:pPr>
            <w:r w:rsidRPr="00E834E3">
              <w:rPr>
                <w:rFonts w:ascii="Courier New" w:hAnsi="Courier New" w:cs="Courier New"/>
                <w:bCs/>
                <w:sz w:val="22"/>
              </w:rPr>
              <w:t>start</w:t>
            </w:r>
          </w:p>
          <w:p w14:paraId="1AC735A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8</w:t>
            </w:r>
          </w:p>
          <w:p w14:paraId="6A8FD8B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28</w:t>
            </w:r>
          </w:p>
          <w:p w14:paraId="290FDAE9"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54</w:t>
            </w:r>
          </w:p>
          <w:p w14:paraId="0011FF3B" w14:textId="3FAF8A0C" w:rsidR="003F5418" w:rsidRPr="00E834E3" w:rsidRDefault="003F5418" w:rsidP="003C548A">
            <w:pPr>
              <w:rPr>
                <w:rFonts w:ascii="Courier New" w:hAnsi="Courier New" w:cs="Courier New"/>
                <w:bCs/>
                <w:sz w:val="22"/>
              </w:rPr>
            </w:pPr>
            <w:r w:rsidRPr="00E834E3">
              <w:rPr>
                <w:rFonts w:ascii="Courier New" w:hAnsi="Courier New" w:cs="Courier New"/>
                <w:bCs/>
                <w:sz w:val="22"/>
              </w:rPr>
              <w:t>58</w:t>
            </w:r>
          </w:p>
        </w:tc>
        <w:tc>
          <w:tcPr>
            <w:tcW w:w="5631" w:type="dxa"/>
          </w:tcPr>
          <w:p w14:paraId="28FABA40" w14:textId="1BDD9396" w:rsidR="003F5418" w:rsidRPr="00E834E3" w:rsidRDefault="003F5418" w:rsidP="003C548A">
            <w:pPr>
              <w:rPr>
                <w:rFonts w:ascii="Courier New" w:hAnsi="Courier New" w:cs="Courier New"/>
                <w:bCs/>
                <w:sz w:val="22"/>
              </w:rPr>
            </w:pPr>
            <w:r w:rsidRPr="00E834E3">
              <w:rPr>
                <w:rFonts w:ascii="Courier New" w:hAnsi="Courier New" w:cs="Courier New"/>
                <w:bCs/>
                <w:sz w:val="22"/>
              </w:rPr>
              <w:t>stop</w:t>
            </w:r>
          </w:p>
          <w:p w14:paraId="0905CB2A"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22</w:t>
            </w:r>
          </w:p>
          <w:p w14:paraId="27D94554"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52</w:t>
            </w:r>
          </w:p>
          <w:p w14:paraId="0F15309F"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62</w:t>
            </w:r>
          </w:p>
          <w:p w14:paraId="4D793D7E" w14:textId="134969F7" w:rsidR="003F5418" w:rsidRPr="00E834E3" w:rsidRDefault="003F5418" w:rsidP="003C548A">
            <w:pPr>
              <w:rPr>
                <w:rFonts w:ascii="Courier New" w:hAnsi="Courier New" w:cs="Courier New"/>
                <w:bCs/>
                <w:sz w:val="22"/>
              </w:rPr>
            </w:pPr>
            <w:r w:rsidRPr="00E834E3">
              <w:rPr>
                <w:rFonts w:ascii="Courier New" w:hAnsi="Courier New" w:cs="Courier New"/>
                <w:bCs/>
                <w:sz w:val="22"/>
              </w:rPr>
              <w:t>72</w:t>
            </w:r>
          </w:p>
        </w:tc>
      </w:tr>
    </w:tbl>
    <w:p w14:paraId="4AA0CB69" w14:textId="77777777" w:rsidR="00822675" w:rsidRDefault="00822675">
      <w:pPr>
        <w:rPr>
          <w:rFonts w:cs="Times New Roman"/>
          <w:bCs/>
        </w:rPr>
      </w:pPr>
    </w:p>
    <w:p w14:paraId="77AFB9B5" w14:textId="3D3039F5" w:rsidR="003C548A" w:rsidRDefault="00F203F2">
      <w:pPr>
        <w:pStyle w:val="Heading3"/>
      </w:pPr>
      <w:bookmarkStart w:id="1362" w:name="_Toc447021507"/>
      <w:r w:rsidRPr="00E834E3">
        <w:rPr>
          <w:rFonts w:eastAsia="DejaVu Sans" w:cs="Lohit Devanagari"/>
          <w:b w:val="0"/>
          <w:bCs w:val="0"/>
          <w:i w:val="0"/>
          <w:noProof/>
          <w:color w:val="auto"/>
          <w:lang w:eastAsia="en-US" w:bidi="ar-SA"/>
        </w:rPr>
        <w:drawing>
          <wp:anchor distT="0" distB="0" distL="114300" distR="114300" simplePos="0" relativeHeight="251680256" behindDoc="0" locked="0" layoutInCell="1" allowOverlap="1" wp14:anchorId="3EA6DB60" wp14:editId="4C939F70">
            <wp:simplePos x="735330" y="6241415"/>
            <wp:positionH relativeFrom="column">
              <wp:align>center</wp:align>
            </wp:positionH>
            <wp:positionV relativeFrom="paragraph">
              <wp:posOffset>0</wp:posOffset>
            </wp:positionV>
            <wp:extent cx="3264408" cy="2743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1.png"/>
                    <pic:cNvPicPr/>
                  </pic:nvPicPr>
                  <pic:blipFill>
                    <a:blip r:embed="rId21">
                      <a:extLst>
                        <a:ext uri="{28A0092B-C50C-407E-A947-70E740481C1C}">
                          <a14:useLocalDpi xmlns:a14="http://schemas.microsoft.com/office/drawing/2010/main" val="0"/>
                        </a:ext>
                      </a:extLst>
                    </a:blip>
                    <a:stretch>
                      <a:fillRect/>
                    </a:stretch>
                  </pic:blipFill>
                  <pic:spPr>
                    <a:xfrm>
                      <a:off x="0" y="0"/>
                      <a:ext cx="3264408" cy="2743200"/>
                    </a:xfrm>
                    <a:prstGeom prst="rect">
                      <a:avLst/>
                    </a:prstGeom>
                  </pic:spPr>
                </pic:pic>
              </a:graphicData>
            </a:graphic>
            <wp14:sizeRelH relativeFrom="margin">
              <wp14:pctWidth>0</wp14:pctWidth>
            </wp14:sizeRelH>
            <wp14:sizeRelV relativeFrom="margin">
              <wp14:pctHeight>0</wp14:pctHeight>
            </wp14:sizeRelV>
          </wp:anchor>
        </w:drawing>
      </w:r>
      <w:r w:rsidR="003C548A">
        <w:t>Example 2: Map SNPs to groups and filter on the source.</w:t>
      </w:r>
      <w:bookmarkEnd w:id="1362"/>
    </w:p>
    <w:p w14:paraId="2B745A5A" w14:textId="77777777" w:rsidR="003C548A" w:rsidRDefault="003C548A" w:rsidP="00E834E3">
      <w:pPr>
        <w:rPr>
          <w:rFonts w:cs="Times New Roman"/>
        </w:rPr>
      </w:pPr>
    </w:p>
    <w:p w14:paraId="36ECB7B0" w14:textId="338A1A5E" w:rsidR="003F5418" w:rsidRDefault="003F5418" w:rsidP="00E834E3">
      <w:pPr>
        <w:rPr>
          <w:rFonts w:cs="Times New Roman"/>
        </w:rPr>
      </w:pPr>
      <w:r>
        <w:rPr>
          <w:rFonts w:cs="Times New Roman"/>
        </w:rPr>
        <w:t>Configuration:</w:t>
      </w:r>
    </w:p>
    <w:p w14:paraId="3F1F6C4A" w14:textId="77777777" w:rsidR="003F5418" w:rsidRDefault="003F5418" w:rsidP="00E834E3">
      <w:pPr>
        <w:rPr>
          <w:rFonts w:cs="Times New Roman"/>
        </w:rPr>
      </w:pPr>
    </w:p>
    <w:tbl>
      <w:tblPr>
        <w:tblStyle w:val="TableGrid"/>
        <w:tblW w:w="8640" w:type="dxa"/>
        <w:tblInd w:w="720" w:type="dxa"/>
        <w:tblLook w:val="04A0" w:firstRow="1" w:lastRow="0" w:firstColumn="1" w:lastColumn="0" w:noHBand="0" w:noVBand="1"/>
      </w:tblPr>
      <w:tblGrid>
        <w:gridCol w:w="8640"/>
      </w:tblGrid>
      <w:tr w:rsidR="003F5418" w:rsidRPr="003F5418" w14:paraId="12B0D636" w14:textId="77777777" w:rsidTr="00E834E3">
        <w:tc>
          <w:tcPr>
            <w:tcW w:w="10152" w:type="dxa"/>
          </w:tcPr>
          <w:p w14:paraId="33C2D572" w14:textId="6A66E1B5" w:rsidR="003F5418" w:rsidRPr="00E834E3" w:rsidRDefault="003F5418" w:rsidP="003F5418">
            <w:pPr>
              <w:rPr>
                <w:rFonts w:ascii="Courier New" w:hAnsi="Courier New" w:cs="Courier New"/>
                <w:sz w:val="22"/>
              </w:rPr>
            </w:pPr>
            <w:r w:rsidRPr="00E834E3">
              <w:rPr>
                <w:rFonts w:ascii="Courier New" w:hAnsi="Courier New" w:cs="Courier New"/>
                <w:sz w:val="22"/>
              </w:rPr>
              <w:t>KNOWLEDGE test.db</w:t>
            </w:r>
          </w:p>
          <w:p w14:paraId="13381AC0"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SOURCE paint</w:t>
            </w:r>
          </w:p>
          <w:p w14:paraId="079C4FDF" w14:textId="3A92FEC7" w:rsidR="003F5418" w:rsidRPr="00E834E3" w:rsidRDefault="003F5418" w:rsidP="003F5418">
            <w:pPr>
              <w:rPr>
                <w:rFonts w:ascii="Courier New" w:hAnsi="Courier New" w:cs="Courier New"/>
                <w:sz w:val="22"/>
              </w:rPr>
            </w:pPr>
            <w:r w:rsidRPr="00E834E3">
              <w:rPr>
                <w:rFonts w:ascii="Courier New" w:hAnsi="Courier New" w:cs="Courier New"/>
                <w:sz w:val="22"/>
              </w:rPr>
              <w:t>FILTER snp group source</w:t>
            </w:r>
          </w:p>
        </w:tc>
      </w:tr>
    </w:tbl>
    <w:p w14:paraId="57D761DE" w14:textId="77777777" w:rsidR="00A70E01" w:rsidRDefault="00A70E01" w:rsidP="00E834E3">
      <w:pPr>
        <w:rPr>
          <w:rFonts w:cs="Times New Roman"/>
        </w:rPr>
      </w:pPr>
    </w:p>
    <w:p w14:paraId="1DECF5D9" w14:textId="77777777" w:rsidR="00A70E01" w:rsidRDefault="00A70E01" w:rsidP="00E834E3">
      <w:pPr>
        <w:rPr>
          <w:rFonts w:cs="Times New Roman"/>
        </w:rPr>
      </w:pPr>
    </w:p>
    <w:p w14:paraId="4A06FBE6" w14:textId="77777777" w:rsidR="00A70E01" w:rsidRDefault="00A70E01" w:rsidP="00E834E3">
      <w:pPr>
        <w:rPr>
          <w:rFonts w:cs="Times New Roman"/>
        </w:rPr>
      </w:pPr>
    </w:p>
    <w:p w14:paraId="08FA8E2F" w14:textId="77777777" w:rsidR="00A70E01" w:rsidRDefault="00A70E01" w:rsidP="00E834E3">
      <w:pPr>
        <w:rPr>
          <w:rFonts w:cs="Times New Roman"/>
        </w:rPr>
      </w:pPr>
    </w:p>
    <w:p w14:paraId="0F2D5C92" w14:textId="77777777" w:rsidR="00A70E01" w:rsidRDefault="00A70E01" w:rsidP="00E834E3">
      <w:pPr>
        <w:rPr>
          <w:rFonts w:cs="Times New Roman"/>
        </w:rPr>
      </w:pPr>
    </w:p>
    <w:p w14:paraId="5A45090E" w14:textId="77777777" w:rsidR="00A70E01" w:rsidRDefault="00A70E01" w:rsidP="00E834E3">
      <w:pPr>
        <w:rPr>
          <w:rFonts w:cs="Times New Roman"/>
        </w:rPr>
      </w:pPr>
    </w:p>
    <w:p w14:paraId="425428A3" w14:textId="054086FB" w:rsidR="003F5418" w:rsidRDefault="003F5418" w:rsidP="00E834E3">
      <w:pPr>
        <w:rPr>
          <w:rFonts w:cs="Times New Roman"/>
        </w:rPr>
      </w:pPr>
      <w:r>
        <w:rPr>
          <w:rFonts w:cs="Times New Roman"/>
        </w:rPr>
        <w:lastRenderedPageBreak/>
        <w:t>Output:</w:t>
      </w:r>
    </w:p>
    <w:p w14:paraId="72F6E873" w14:textId="77777777" w:rsidR="003F5418" w:rsidRDefault="003F5418" w:rsidP="00E834E3">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009"/>
        <w:gridCol w:w="6772"/>
      </w:tblGrid>
      <w:tr w:rsidR="003F5418" w:rsidRPr="003F5418" w14:paraId="53514BE3" w14:textId="77777777" w:rsidTr="00E834E3">
        <w:tc>
          <w:tcPr>
            <w:tcW w:w="877" w:type="dxa"/>
          </w:tcPr>
          <w:p w14:paraId="323AA7AD" w14:textId="62FACFC8" w:rsidR="003F5418" w:rsidRPr="00E834E3" w:rsidRDefault="003F5418" w:rsidP="003F5418">
            <w:pPr>
              <w:rPr>
                <w:rFonts w:ascii="Courier New" w:hAnsi="Courier New" w:cs="Courier New"/>
                <w:sz w:val="22"/>
              </w:rPr>
            </w:pPr>
            <w:r w:rsidRPr="00E834E3">
              <w:rPr>
                <w:rFonts w:ascii="Courier New" w:hAnsi="Courier New" w:cs="Courier New"/>
                <w:sz w:val="22"/>
              </w:rPr>
              <w:t>#snp</w:t>
            </w:r>
          </w:p>
          <w:p w14:paraId="62715064" w14:textId="5D665660" w:rsidR="003F5418" w:rsidRPr="00E834E3" w:rsidRDefault="003F5418" w:rsidP="003F5418">
            <w:pPr>
              <w:rPr>
                <w:rFonts w:ascii="Courier New" w:hAnsi="Courier New" w:cs="Courier New"/>
                <w:sz w:val="22"/>
              </w:rPr>
            </w:pPr>
            <w:r w:rsidRPr="00E834E3">
              <w:rPr>
                <w:rFonts w:ascii="Courier New" w:hAnsi="Courier New" w:cs="Courier New"/>
                <w:sz w:val="22"/>
              </w:rPr>
              <w:t>rs11</w:t>
            </w:r>
          </w:p>
          <w:p w14:paraId="22E8C1BC"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rs12</w:t>
            </w:r>
          </w:p>
          <w:p w14:paraId="5D10A79B"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rs15</w:t>
            </w:r>
          </w:p>
          <w:p w14:paraId="64BA6073" w14:textId="4E9C62CE" w:rsidR="003F5418" w:rsidRPr="00E834E3" w:rsidRDefault="003F5418" w:rsidP="003F5418">
            <w:pPr>
              <w:rPr>
                <w:rFonts w:ascii="Courier New" w:hAnsi="Courier New" w:cs="Courier New"/>
                <w:sz w:val="22"/>
              </w:rPr>
            </w:pPr>
            <w:r w:rsidRPr="00E834E3">
              <w:rPr>
                <w:rFonts w:ascii="Courier New" w:hAnsi="Courier New" w:cs="Courier New"/>
                <w:sz w:val="22"/>
              </w:rPr>
              <w:t>rs16</w:t>
            </w:r>
          </w:p>
        </w:tc>
        <w:tc>
          <w:tcPr>
            <w:tcW w:w="1009" w:type="dxa"/>
          </w:tcPr>
          <w:p w14:paraId="573D6B1C" w14:textId="76E17239" w:rsidR="003F5418" w:rsidRPr="00E834E3" w:rsidRDefault="003F5418" w:rsidP="003F5418">
            <w:pPr>
              <w:rPr>
                <w:rFonts w:ascii="Courier New" w:hAnsi="Courier New" w:cs="Courier New"/>
                <w:sz w:val="22"/>
              </w:rPr>
            </w:pPr>
            <w:r w:rsidRPr="00E834E3">
              <w:rPr>
                <w:rFonts w:ascii="Courier New" w:hAnsi="Courier New" w:cs="Courier New"/>
                <w:sz w:val="22"/>
              </w:rPr>
              <w:t>group</w:t>
            </w:r>
          </w:p>
          <w:p w14:paraId="16F63541"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61C896D5"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27E5EB38"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5D1301FA" w14:textId="660D4A46" w:rsidR="003F5418" w:rsidRPr="00E834E3" w:rsidRDefault="003F5418" w:rsidP="003F5418">
            <w:pPr>
              <w:rPr>
                <w:rFonts w:ascii="Courier New" w:hAnsi="Courier New" w:cs="Courier New"/>
                <w:sz w:val="22"/>
              </w:rPr>
            </w:pPr>
            <w:r w:rsidRPr="00E834E3">
              <w:rPr>
                <w:rFonts w:ascii="Courier New" w:hAnsi="Courier New" w:cs="Courier New"/>
                <w:sz w:val="22"/>
              </w:rPr>
              <w:t>cyan</w:t>
            </w:r>
          </w:p>
        </w:tc>
        <w:tc>
          <w:tcPr>
            <w:tcW w:w="6772" w:type="dxa"/>
          </w:tcPr>
          <w:p w14:paraId="1D37315E" w14:textId="334DDDD0" w:rsidR="003F5418" w:rsidRPr="00E834E3" w:rsidRDefault="003F5418" w:rsidP="003F5418">
            <w:pPr>
              <w:rPr>
                <w:rFonts w:ascii="Courier New" w:hAnsi="Courier New" w:cs="Courier New"/>
                <w:sz w:val="22"/>
              </w:rPr>
            </w:pPr>
            <w:r w:rsidRPr="00E834E3">
              <w:rPr>
                <w:rFonts w:ascii="Courier New" w:hAnsi="Courier New" w:cs="Courier New"/>
                <w:sz w:val="22"/>
              </w:rPr>
              <w:t>source</w:t>
            </w:r>
          </w:p>
          <w:p w14:paraId="13E9E081"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290C5478"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1E4B4BE0"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3D3FCABB" w14:textId="6FBFFC94" w:rsidR="003F5418" w:rsidRPr="00E834E3" w:rsidRDefault="003F5418" w:rsidP="003F5418">
            <w:pPr>
              <w:rPr>
                <w:rFonts w:ascii="Courier New" w:hAnsi="Courier New" w:cs="Courier New"/>
                <w:sz w:val="22"/>
              </w:rPr>
            </w:pPr>
            <w:r w:rsidRPr="00E834E3">
              <w:rPr>
                <w:rFonts w:ascii="Courier New" w:hAnsi="Courier New" w:cs="Courier New"/>
                <w:sz w:val="22"/>
              </w:rPr>
              <w:t>paint</w:t>
            </w:r>
          </w:p>
        </w:tc>
      </w:tr>
    </w:tbl>
    <w:p w14:paraId="7F6A2BB2" w14:textId="77777777" w:rsidR="003F5418" w:rsidRDefault="003F5418" w:rsidP="00E834E3"/>
    <w:p w14:paraId="1FB02320" w14:textId="2BB1DEBF" w:rsidR="003C548A" w:rsidRDefault="003C548A" w:rsidP="003B534B">
      <w:pPr>
        <w:pStyle w:val="Heading3"/>
      </w:pPr>
      <w:bookmarkStart w:id="1363" w:name="_Toc447021508"/>
      <w:r>
        <w:t xml:space="preserve">Example 3: Testing overlap of SNP and </w:t>
      </w:r>
      <w:r w:rsidR="00165549">
        <w:t xml:space="preserve">region </w:t>
      </w:r>
      <w:r>
        <w:t>lists, outputting r</w:t>
      </w:r>
      <w:r w:rsidRPr="00C5773D">
        <w:t>egions</w:t>
      </w:r>
      <w:r>
        <w:t>.</w:t>
      </w:r>
      <w:bookmarkEnd w:id="1363"/>
    </w:p>
    <w:p w14:paraId="434038E0" w14:textId="77777777" w:rsidR="003C548A" w:rsidRDefault="003C548A" w:rsidP="003C548A"/>
    <w:p w14:paraId="3805D422" w14:textId="5132A223" w:rsidR="00165549" w:rsidRDefault="00165549" w:rsidP="003C548A">
      <w:r>
        <w:t>Input files:</w:t>
      </w:r>
    </w:p>
    <w:p w14:paraId="7CB1EF34" w14:textId="77777777" w:rsidR="00165549" w:rsidRDefault="00165549" w:rsidP="003C548A"/>
    <w:tbl>
      <w:tblPr>
        <w:tblStyle w:val="TableGrid"/>
        <w:tblW w:w="0" w:type="auto"/>
        <w:tblInd w:w="720" w:type="dxa"/>
        <w:tblLook w:val="04A0" w:firstRow="1" w:lastRow="0" w:firstColumn="1" w:lastColumn="0" w:noHBand="0" w:noVBand="1"/>
      </w:tblPr>
      <w:tblGrid>
        <w:gridCol w:w="1141"/>
        <w:gridCol w:w="1141"/>
        <w:gridCol w:w="1141"/>
        <w:gridCol w:w="1009"/>
        <w:gridCol w:w="4226"/>
      </w:tblGrid>
      <w:tr w:rsidR="00165549" w:rsidRPr="00165549" w14:paraId="1A61C922" w14:textId="77777777" w:rsidTr="00E834E3">
        <w:tc>
          <w:tcPr>
            <w:tcW w:w="1141" w:type="dxa"/>
          </w:tcPr>
          <w:p w14:paraId="42974BBA" w14:textId="4E294F94" w:rsidR="00165549" w:rsidRPr="00E834E3" w:rsidRDefault="00165549" w:rsidP="00165549">
            <w:pPr>
              <w:rPr>
                <w:rFonts w:ascii="Courier New" w:hAnsi="Courier New" w:cs="Courier New"/>
                <w:b/>
                <w:sz w:val="22"/>
              </w:rPr>
            </w:pPr>
            <w:r w:rsidRPr="00E834E3">
              <w:rPr>
                <w:rFonts w:ascii="Courier New" w:hAnsi="Courier New" w:cs="Courier New"/>
                <w:b/>
                <w:sz w:val="22"/>
              </w:rPr>
              <w:t>input1</w:t>
            </w:r>
          </w:p>
        </w:tc>
        <w:tc>
          <w:tcPr>
            <w:tcW w:w="1141" w:type="dxa"/>
            <w:tcBorders>
              <w:right w:val="nil"/>
            </w:tcBorders>
          </w:tcPr>
          <w:p w14:paraId="4140F111" w14:textId="4540186B" w:rsidR="00165549" w:rsidRPr="00E834E3" w:rsidRDefault="00165549" w:rsidP="003C548A">
            <w:pPr>
              <w:rPr>
                <w:rFonts w:ascii="Courier New" w:hAnsi="Courier New" w:cs="Courier New"/>
                <w:b/>
                <w:sz w:val="22"/>
              </w:rPr>
            </w:pPr>
            <w:r w:rsidRPr="00E834E3">
              <w:rPr>
                <w:rFonts w:ascii="Courier New" w:hAnsi="Courier New" w:cs="Courier New"/>
                <w:b/>
                <w:sz w:val="22"/>
              </w:rPr>
              <w:t>input2</w:t>
            </w:r>
          </w:p>
        </w:tc>
        <w:tc>
          <w:tcPr>
            <w:tcW w:w="1141" w:type="dxa"/>
            <w:tcBorders>
              <w:left w:val="nil"/>
              <w:right w:val="nil"/>
            </w:tcBorders>
          </w:tcPr>
          <w:p w14:paraId="736CF27D" w14:textId="77777777" w:rsidR="00165549" w:rsidRPr="00E834E3" w:rsidRDefault="00165549" w:rsidP="003C548A">
            <w:pPr>
              <w:rPr>
                <w:rFonts w:ascii="Courier New" w:hAnsi="Courier New" w:cs="Courier New"/>
                <w:b/>
                <w:sz w:val="22"/>
              </w:rPr>
            </w:pPr>
          </w:p>
        </w:tc>
        <w:tc>
          <w:tcPr>
            <w:tcW w:w="1009" w:type="dxa"/>
            <w:tcBorders>
              <w:left w:val="nil"/>
              <w:right w:val="nil"/>
            </w:tcBorders>
          </w:tcPr>
          <w:p w14:paraId="359F9308" w14:textId="77777777" w:rsidR="00165549" w:rsidRPr="00E834E3" w:rsidRDefault="00165549" w:rsidP="003C548A">
            <w:pPr>
              <w:rPr>
                <w:rFonts w:ascii="Courier New" w:hAnsi="Courier New" w:cs="Courier New"/>
                <w:b/>
                <w:sz w:val="22"/>
              </w:rPr>
            </w:pPr>
          </w:p>
        </w:tc>
        <w:tc>
          <w:tcPr>
            <w:tcW w:w="4226" w:type="dxa"/>
            <w:tcBorders>
              <w:left w:val="nil"/>
            </w:tcBorders>
          </w:tcPr>
          <w:p w14:paraId="45D869DB" w14:textId="77777777" w:rsidR="00165549" w:rsidRPr="00E834E3" w:rsidRDefault="00165549" w:rsidP="003C548A">
            <w:pPr>
              <w:rPr>
                <w:rFonts w:ascii="Courier New" w:hAnsi="Courier New" w:cs="Courier New"/>
                <w:b/>
                <w:sz w:val="22"/>
              </w:rPr>
            </w:pPr>
          </w:p>
        </w:tc>
      </w:tr>
      <w:tr w:rsidR="00165549" w:rsidRPr="00165549" w14:paraId="3DDD27F8" w14:textId="77777777" w:rsidTr="00E834E3">
        <w:tc>
          <w:tcPr>
            <w:tcW w:w="1141" w:type="dxa"/>
          </w:tcPr>
          <w:p w14:paraId="251E95EB" w14:textId="5BE90196" w:rsidR="00165549" w:rsidRPr="00E834E3" w:rsidRDefault="00165549" w:rsidP="00165549">
            <w:pPr>
              <w:rPr>
                <w:rFonts w:ascii="Courier New" w:hAnsi="Courier New" w:cs="Courier New"/>
                <w:sz w:val="22"/>
              </w:rPr>
            </w:pPr>
            <w:r w:rsidRPr="00E834E3">
              <w:rPr>
                <w:rFonts w:ascii="Courier New" w:hAnsi="Courier New" w:cs="Courier New"/>
                <w:sz w:val="22"/>
              </w:rPr>
              <w:t>#snp</w:t>
            </w:r>
          </w:p>
          <w:p w14:paraId="67A3BBDC" w14:textId="29EC4823" w:rsidR="00165549" w:rsidRPr="00E834E3" w:rsidRDefault="00165549" w:rsidP="00165549">
            <w:pPr>
              <w:rPr>
                <w:rFonts w:ascii="Courier New" w:hAnsi="Courier New" w:cs="Courier New"/>
                <w:sz w:val="22"/>
              </w:rPr>
            </w:pPr>
            <w:r w:rsidRPr="00E834E3">
              <w:rPr>
                <w:rFonts w:ascii="Courier New" w:hAnsi="Courier New" w:cs="Courier New"/>
                <w:sz w:val="22"/>
              </w:rPr>
              <w:t>rs14</w:t>
            </w:r>
          </w:p>
          <w:p w14:paraId="6F985397"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rs15</w:t>
            </w:r>
          </w:p>
          <w:p w14:paraId="4CEDC41C"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rs16</w:t>
            </w:r>
          </w:p>
          <w:p w14:paraId="258170D4"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rs17</w:t>
            </w:r>
          </w:p>
          <w:p w14:paraId="2C3DDA36"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rs18</w:t>
            </w:r>
          </w:p>
          <w:p w14:paraId="320F94F8" w14:textId="3220D2F5" w:rsidR="00165549" w:rsidRPr="00E834E3" w:rsidRDefault="00165549" w:rsidP="00165549">
            <w:pPr>
              <w:rPr>
                <w:rFonts w:ascii="Courier New" w:hAnsi="Courier New" w:cs="Courier New"/>
                <w:sz w:val="22"/>
              </w:rPr>
            </w:pPr>
            <w:r w:rsidRPr="00E834E3">
              <w:rPr>
                <w:rFonts w:ascii="Courier New" w:hAnsi="Courier New" w:cs="Courier New"/>
                <w:sz w:val="22"/>
              </w:rPr>
              <w:t>rs19</w:t>
            </w:r>
          </w:p>
        </w:tc>
        <w:tc>
          <w:tcPr>
            <w:tcW w:w="1141" w:type="dxa"/>
            <w:tcBorders>
              <w:right w:val="nil"/>
            </w:tcBorders>
          </w:tcPr>
          <w:p w14:paraId="7573F3E6"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#chr</w:t>
            </w:r>
          </w:p>
          <w:p w14:paraId="4D428CD6"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0A6865F4"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6A8D2C9E"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1AD2CDDB" w14:textId="22694D0A" w:rsidR="00165549" w:rsidRPr="00E834E3" w:rsidRDefault="00165549" w:rsidP="003C548A">
            <w:pPr>
              <w:rPr>
                <w:rFonts w:ascii="Courier New" w:hAnsi="Courier New" w:cs="Courier New"/>
                <w:sz w:val="22"/>
              </w:rPr>
            </w:pPr>
            <w:r w:rsidRPr="00E834E3">
              <w:rPr>
                <w:rFonts w:ascii="Courier New" w:hAnsi="Courier New" w:cs="Courier New"/>
                <w:sz w:val="22"/>
              </w:rPr>
              <w:t>1</w:t>
            </w:r>
          </w:p>
        </w:tc>
        <w:tc>
          <w:tcPr>
            <w:tcW w:w="1141" w:type="dxa"/>
            <w:tcBorders>
              <w:left w:val="nil"/>
              <w:right w:val="nil"/>
            </w:tcBorders>
          </w:tcPr>
          <w:p w14:paraId="06F2F446" w14:textId="3F9A1E81" w:rsidR="00165549" w:rsidRPr="00E834E3" w:rsidRDefault="00165549" w:rsidP="003C548A">
            <w:pPr>
              <w:rPr>
                <w:rFonts w:ascii="Courier New" w:hAnsi="Courier New" w:cs="Courier New"/>
                <w:sz w:val="22"/>
              </w:rPr>
            </w:pPr>
            <w:r w:rsidRPr="00E834E3">
              <w:rPr>
                <w:rFonts w:ascii="Courier New" w:hAnsi="Courier New" w:cs="Courier New"/>
                <w:sz w:val="22"/>
              </w:rPr>
              <w:t>region</w:t>
            </w:r>
          </w:p>
          <w:p w14:paraId="36FE2987"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A</w:t>
            </w:r>
          </w:p>
          <w:p w14:paraId="7ECFCE88"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B</w:t>
            </w:r>
          </w:p>
          <w:p w14:paraId="714170AA"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C</w:t>
            </w:r>
          </w:p>
          <w:p w14:paraId="24300348" w14:textId="77F3A120" w:rsidR="00165549" w:rsidRPr="00E834E3" w:rsidRDefault="00165549" w:rsidP="003C548A">
            <w:pPr>
              <w:rPr>
                <w:rFonts w:ascii="Courier New" w:hAnsi="Courier New" w:cs="Courier New"/>
                <w:sz w:val="22"/>
              </w:rPr>
            </w:pPr>
            <w:r w:rsidRPr="00E834E3">
              <w:rPr>
                <w:rFonts w:ascii="Courier New" w:hAnsi="Courier New" w:cs="Courier New"/>
                <w:sz w:val="22"/>
              </w:rPr>
              <w:t>D</w:t>
            </w:r>
          </w:p>
        </w:tc>
        <w:tc>
          <w:tcPr>
            <w:tcW w:w="1009" w:type="dxa"/>
            <w:tcBorders>
              <w:left w:val="nil"/>
              <w:right w:val="nil"/>
            </w:tcBorders>
          </w:tcPr>
          <w:p w14:paraId="68456EE5" w14:textId="27357F7E" w:rsidR="00165549" w:rsidRPr="00E834E3" w:rsidRDefault="00165549" w:rsidP="003C548A">
            <w:pPr>
              <w:rPr>
                <w:rFonts w:ascii="Courier New" w:hAnsi="Courier New" w:cs="Courier New"/>
                <w:sz w:val="22"/>
              </w:rPr>
            </w:pPr>
            <w:r w:rsidRPr="00E834E3">
              <w:rPr>
                <w:rFonts w:ascii="Courier New" w:hAnsi="Courier New" w:cs="Courier New"/>
                <w:sz w:val="22"/>
              </w:rPr>
              <w:t>start</w:t>
            </w:r>
          </w:p>
          <w:p w14:paraId="662582DC"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8</w:t>
            </w:r>
          </w:p>
          <w:p w14:paraId="777D2283"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28</w:t>
            </w:r>
          </w:p>
          <w:p w14:paraId="52C96B5F"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54</w:t>
            </w:r>
          </w:p>
          <w:p w14:paraId="60FAA7E3" w14:textId="3F055713" w:rsidR="00165549" w:rsidRPr="00E834E3" w:rsidRDefault="00165549" w:rsidP="003C548A">
            <w:pPr>
              <w:rPr>
                <w:rFonts w:ascii="Courier New" w:hAnsi="Courier New" w:cs="Courier New"/>
                <w:sz w:val="22"/>
              </w:rPr>
            </w:pPr>
            <w:r w:rsidRPr="00E834E3">
              <w:rPr>
                <w:rFonts w:ascii="Courier New" w:hAnsi="Courier New" w:cs="Courier New"/>
                <w:sz w:val="22"/>
              </w:rPr>
              <w:t>58</w:t>
            </w:r>
          </w:p>
        </w:tc>
        <w:tc>
          <w:tcPr>
            <w:tcW w:w="4226" w:type="dxa"/>
            <w:tcBorders>
              <w:left w:val="nil"/>
            </w:tcBorders>
          </w:tcPr>
          <w:p w14:paraId="3D31535A" w14:textId="3C1D7F3F" w:rsidR="00165549" w:rsidRPr="00E834E3" w:rsidRDefault="00165549" w:rsidP="003C548A">
            <w:pPr>
              <w:rPr>
                <w:rFonts w:ascii="Courier New" w:hAnsi="Courier New" w:cs="Courier New"/>
                <w:sz w:val="22"/>
              </w:rPr>
            </w:pPr>
            <w:r w:rsidRPr="00E834E3">
              <w:rPr>
                <w:rFonts w:ascii="Courier New" w:hAnsi="Courier New" w:cs="Courier New"/>
                <w:sz w:val="22"/>
              </w:rPr>
              <w:t>stop</w:t>
            </w:r>
          </w:p>
          <w:p w14:paraId="68FF6FE0"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22</w:t>
            </w:r>
          </w:p>
          <w:p w14:paraId="3AB67DB1"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52</w:t>
            </w:r>
          </w:p>
          <w:p w14:paraId="74053669"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62</w:t>
            </w:r>
          </w:p>
          <w:p w14:paraId="0B079B4A" w14:textId="752C8ABE" w:rsidR="00165549" w:rsidRPr="00E834E3" w:rsidRDefault="00165549" w:rsidP="003C548A">
            <w:pPr>
              <w:rPr>
                <w:rFonts w:ascii="Courier New" w:hAnsi="Courier New" w:cs="Courier New"/>
                <w:sz w:val="22"/>
              </w:rPr>
            </w:pPr>
            <w:r w:rsidRPr="00E834E3">
              <w:rPr>
                <w:rFonts w:ascii="Courier New" w:hAnsi="Courier New" w:cs="Courier New"/>
                <w:sz w:val="22"/>
              </w:rPr>
              <w:t>72</w:t>
            </w:r>
          </w:p>
        </w:tc>
      </w:tr>
    </w:tbl>
    <w:p w14:paraId="03FABCF7" w14:textId="197FBCA4" w:rsidR="00654FE6" w:rsidRDefault="00654FE6">
      <w:pPr>
        <w:widowControl/>
        <w:suppressAutoHyphens w:val="0"/>
      </w:pPr>
    </w:p>
    <w:p w14:paraId="514AC376" w14:textId="009CE0B6" w:rsidR="00165549" w:rsidRDefault="00165549">
      <w:pPr>
        <w:widowControl/>
        <w:suppressAutoHyphens w:val="0"/>
      </w:pPr>
      <w:r>
        <w:t>Configuration:</w:t>
      </w:r>
    </w:p>
    <w:p w14:paraId="22AEB1F4" w14:textId="77777777" w:rsidR="00165549" w:rsidRDefault="00165549">
      <w:pPr>
        <w:widowControl/>
        <w:suppressAutoHyphens w:val="0"/>
      </w:pPr>
    </w:p>
    <w:tbl>
      <w:tblPr>
        <w:tblStyle w:val="TableGrid"/>
        <w:tblW w:w="8640" w:type="dxa"/>
        <w:tblInd w:w="720" w:type="dxa"/>
        <w:tblLook w:val="04A0" w:firstRow="1" w:lastRow="0" w:firstColumn="1" w:lastColumn="0" w:noHBand="0" w:noVBand="1"/>
      </w:tblPr>
      <w:tblGrid>
        <w:gridCol w:w="8640"/>
      </w:tblGrid>
      <w:tr w:rsidR="00165549" w:rsidRPr="00165549" w14:paraId="2AA8B2EC" w14:textId="77777777" w:rsidTr="00E834E3">
        <w:tc>
          <w:tcPr>
            <w:tcW w:w="10152" w:type="dxa"/>
          </w:tcPr>
          <w:p w14:paraId="2880BA80" w14:textId="716C17C1"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KNOWLEDGE test.db</w:t>
            </w:r>
          </w:p>
          <w:p w14:paraId="130C1AA5"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SNP_FILE input1</w:t>
            </w:r>
          </w:p>
          <w:p w14:paraId="00DB2020"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REGION_FILE input2</w:t>
            </w:r>
          </w:p>
          <w:p w14:paraId="2FC4C43A" w14:textId="2FBEDBD4"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FILTER region</w:t>
            </w:r>
          </w:p>
        </w:tc>
      </w:tr>
    </w:tbl>
    <w:p w14:paraId="307F061C" w14:textId="77777777" w:rsidR="00165549" w:rsidRDefault="00165549">
      <w:pPr>
        <w:widowControl/>
        <w:suppressAutoHyphens w:val="0"/>
      </w:pPr>
    </w:p>
    <w:p w14:paraId="4CA0A87E" w14:textId="6EF5BF4F" w:rsidR="00165549" w:rsidRDefault="00165549">
      <w:pPr>
        <w:widowControl/>
        <w:suppressAutoHyphens w:val="0"/>
      </w:pPr>
      <w:r>
        <w:t>Output:</w:t>
      </w:r>
    </w:p>
    <w:p w14:paraId="0B379903" w14:textId="77777777" w:rsidR="00165549" w:rsidRDefault="00165549">
      <w:pPr>
        <w:widowControl/>
        <w:suppressAutoHyphens w:val="0"/>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165549" w:rsidRPr="00165549" w14:paraId="7F8297AF" w14:textId="77777777" w:rsidTr="00E834E3">
        <w:tc>
          <w:tcPr>
            <w:tcW w:w="877" w:type="dxa"/>
          </w:tcPr>
          <w:p w14:paraId="046617E7" w14:textId="025BA3AE"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#chr</w:t>
            </w:r>
          </w:p>
          <w:p w14:paraId="0442D868"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p w14:paraId="135015A9"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p w14:paraId="74B93BB6" w14:textId="3B26CE06"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tc>
        <w:tc>
          <w:tcPr>
            <w:tcW w:w="1141" w:type="dxa"/>
          </w:tcPr>
          <w:p w14:paraId="3F4857C7" w14:textId="6F9860E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region</w:t>
            </w:r>
          </w:p>
          <w:p w14:paraId="6DCABAC5"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B</w:t>
            </w:r>
          </w:p>
          <w:p w14:paraId="65C4244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C</w:t>
            </w:r>
          </w:p>
          <w:p w14:paraId="0134ADFB" w14:textId="0A103B18"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D</w:t>
            </w:r>
          </w:p>
        </w:tc>
        <w:tc>
          <w:tcPr>
            <w:tcW w:w="1009" w:type="dxa"/>
          </w:tcPr>
          <w:p w14:paraId="20B184AA" w14:textId="3C997159"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start</w:t>
            </w:r>
          </w:p>
          <w:p w14:paraId="4BF5D9C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28</w:t>
            </w:r>
          </w:p>
          <w:p w14:paraId="71546D7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54</w:t>
            </w:r>
          </w:p>
          <w:p w14:paraId="5D032935" w14:textId="24BEFD50"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58</w:t>
            </w:r>
          </w:p>
        </w:tc>
        <w:tc>
          <w:tcPr>
            <w:tcW w:w="5631" w:type="dxa"/>
          </w:tcPr>
          <w:p w14:paraId="3B4B048F" w14:textId="4CA3004D"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stop</w:t>
            </w:r>
          </w:p>
          <w:p w14:paraId="34D89782"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52</w:t>
            </w:r>
          </w:p>
          <w:p w14:paraId="494A62F6"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62</w:t>
            </w:r>
          </w:p>
          <w:p w14:paraId="5D50CAD8" w14:textId="7BB86F43"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72</w:t>
            </w:r>
          </w:p>
        </w:tc>
      </w:tr>
    </w:tbl>
    <w:p w14:paraId="13CB5EEC" w14:textId="16DF1E80" w:rsidR="003C548A" w:rsidRPr="001473B5" w:rsidRDefault="003C548A" w:rsidP="003C548A"/>
    <w:p w14:paraId="7C0551BB" w14:textId="77777777" w:rsidR="003C548A" w:rsidRPr="00FB2055" w:rsidRDefault="003C548A" w:rsidP="003B534B">
      <w:pPr>
        <w:pStyle w:val="Heading3"/>
      </w:pPr>
      <w:bookmarkStart w:id="1364" w:name="_Toc447021509"/>
      <w:r w:rsidRPr="00FB2055">
        <w:t xml:space="preserve">Example 4: Testing </w:t>
      </w:r>
      <w:r>
        <w:t>o</w:t>
      </w:r>
      <w:r w:rsidRPr="00FB2055">
        <w:t xml:space="preserve">verlap of </w:t>
      </w:r>
      <w:r>
        <w:t>g</w:t>
      </w:r>
      <w:r w:rsidRPr="00FB2055">
        <w:t xml:space="preserve">ene and </w:t>
      </w:r>
      <w:r>
        <w:t>s</w:t>
      </w:r>
      <w:r w:rsidRPr="00FB2055">
        <w:t xml:space="preserve">ource lists, </w:t>
      </w:r>
      <w:r>
        <w:t>o</w:t>
      </w:r>
      <w:r w:rsidRPr="00FB2055">
        <w:t xml:space="preserve">utputting </w:t>
      </w:r>
      <w:r>
        <w:t>r</w:t>
      </w:r>
      <w:r w:rsidRPr="00FB2055">
        <w:t>egions</w:t>
      </w:r>
      <w:r>
        <w:t>.</w:t>
      </w:r>
      <w:bookmarkEnd w:id="1364"/>
    </w:p>
    <w:p w14:paraId="731D7681" w14:textId="77777777" w:rsidR="003C548A" w:rsidRPr="00E834E3" w:rsidRDefault="003C548A" w:rsidP="00E834E3">
      <w:pPr>
        <w:rPr>
          <w:rFonts w:cs="Times New Roman"/>
          <w:bCs/>
        </w:rPr>
      </w:pPr>
    </w:p>
    <w:p w14:paraId="73202665" w14:textId="5E5D9C50" w:rsidR="00165549" w:rsidRDefault="00165549" w:rsidP="00E834E3">
      <w:pPr>
        <w:rPr>
          <w:rFonts w:cs="Times New Roman"/>
          <w:bCs/>
        </w:rPr>
      </w:pPr>
      <w:r w:rsidRPr="00E834E3">
        <w:rPr>
          <w:rFonts w:cs="Times New Roman"/>
          <w:bCs/>
        </w:rPr>
        <w:t>Configuration:</w:t>
      </w:r>
    </w:p>
    <w:p w14:paraId="078DB44D" w14:textId="77777777" w:rsidR="00165549" w:rsidRDefault="00165549"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165549" w:rsidRPr="00165549" w14:paraId="092BF6A3" w14:textId="77777777" w:rsidTr="00E834E3">
        <w:tc>
          <w:tcPr>
            <w:tcW w:w="10152" w:type="dxa"/>
          </w:tcPr>
          <w:p w14:paraId="1A319F91" w14:textId="2828977B" w:rsidR="00165549" w:rsidRPr="00E834E3" w:rsidRDefault="00165549" w:rsidP="00165549">
            <w:pPr>
              <w:rPr>
                <w:rFonts w:ascii="Courier New" w:hAnsi="Courier New" w:cs="Courier New"/>
                <w:bCs/>
                <w:sz w:val="22"/>
              </w:rPr>
            </w:pPr>
            <w:r w:rsidRPr="00E834E3">
              <w:rPr>
                <w:rFonts w:ascii="Courier New" w:hAnsi="Courier New" w:cs="Courier New"/>
                <w:bCs/>
                <w:sz w:val="22"/>
              </w:rPr>
              <w:t>KNOWLEDGE test.db</w:t>
            </w:r>
          </w:p>
          <w:p w14:paraId="5FDDE0FD" w14:textId="51E708A0" w:rsidR="00165549" w:rsidRPr="00E834E3" w:rsidRDefault="00165549" w:rsidP="00165549">
            <w:pPr>
              <w:rPr>
                <w:rFonts w:ascii="Courier New" w:hAnsi="Courier New" w:cs="Courier New"/>
                <w:bCs/>
                <w:sz w:val="22"/>
              </w:rPr>
            </w:pPr>
            <w:r w:rsidRPr="00E834E3">
              <w:rPr>
                <w:rFonts w:ascii="Courier New" w:hAnsi="Courier New" w:cs="Courier New"/>
                <w:bCs/>
                <w:sz w:val="22"/>
              </w:rPr>
              <w:t>GENE A C E G P R</w:t>
            </w:r>
          </w:p>
          <w:p w14:paraId="429D5091"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SOURCE spectrum</w:t>
            </w:r>
          </w:p>
          <w:p w14:paraId="7F2352C9" w14:textId="1361B2F8" w:rsidR="00165549" w:rsidRPr="00E834E3" w:rsidRDefault="00165549" w:rsidP="00165549">
            <w:pPr>
              <w:rPr>
                <w:rFonts w:ascii="Courier New" w:hAnsi="Courier New" w:cs="Courier New"/>
                <w:bCs/>
                <w:sz w:val="22"/>
              </w:rPr>
            </w:pPr>
            <w:r w:rsidRPr="00E834E3">
              <w:rPr>
                <w:rFonts w:ascii="Courier New" w:hAnsi="Courier New" w:cs="Courier New"/>
                <w:bCs/>
                <w:sz w:val="22"/>
              </w:rPr>
              <w:t>FILTER region</w:t>
            </w:r>
          </w:p>
        </w:tc>
      </w:tr>
    </w:tbl>
    <w:p w14:paraId="0EB67E62" w14:textId="77777777" w:rsidR="00165549" w:rsidRDefault="00165549" w:rsidP="00E834E3">
      <w:pPr>
        <w:rPr>
          <w:rFonts w:cs="Times New Roman"/>
          <w:bCs/>
        </w:rPr>
      </w:pPr>
    </w:p>
    <w:p w14:paraId="3F7B1AEE" w14:textId="77777777" w:rsidR="00150551" w:rsidRDefault="00150551" w:rsidP="00E834E3">
      <w:pPr>
        <w:rPr>
          <w:rFonts w:cs="Times New Roman"/>
          <w:bCs/>
        </w:rPr>
      </w:pPr>
    </w:p>
    <w:p w14:paraId="70C4F8C5" w14:textId="77777777" w:rsidR="00150551" w:rsidRDefault="00150551" w:rsidP="00E834E3">
      <w:pPr>
        <w:rPr>
          <w:rFonts w:cs="Times New Roman"/>
          <w:bCs/>
        </w:rPr>
      </w:pPr>
    </w:p>
    <w:p w14:paraId="4F889560" w14:textId="77777777" w:rsidR="00150551" w:rsidRDefault="00150551" w:rsidP="00E834E3">
      <w:pPr>
        <w:rPr>
          <w:rFonts w:cs="Times New Roman"/>
          <w:bCs/>
        </w:rPr>
      </w:pPr>
    </w:p>
    <w:p w14:paraId="554ECD26" w14:textId="12490BFF" w:rsidR="00165549" w:rsidRDefault="00165549" w:rsidP="00E834E3">
      <w:pPr>
        <w:rPr>
          <w:rFonts w:cs="Times New Roman"/>
          <w:bCs/>
        </w:rPr>
      </w:pPr>
      <w:r>
        <w:rPr>
          <w:rFonts w:cs="Times New Roman"/>
          <w:bCs/>
        </w:rPr>
        <w:lastRenderedPageBreak/>
        <w:t>Output:</w:t>
      </w:r>
    </w:p>
    <w:p w14:paraId="6E88D465" w14:textId="77777777" w:rsidR="00165549" w:rsidRDefault="00165549" w:rsidP="00E834E3">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165549" w:rsidRPr="00165549" w14:paraId="15C80C47" w14:textId="77777777" w:rsidTr="00E834E3">
        <w:tc>
          <w:tcPr>
            <w:tcW w:w="877" w:type="dxa"/>
          </w:tcPr>
          <w:p w14:paraId="4967809F" w14:textId="268C8C5F" w:rsidR="00165549" w:rsidRPr="00E834E3" w:rsidRDefault="00165549" w:rsidP="00165549">
            <w:pPr>
              <w:rPr>
                <w:rFonts w:ascii="Courier New" w:hAnsi="Courier New" w:cs="Courier New"/>
                <w:bCs/>
                <w:sz w:val="22"/>
              </w:rPr>
            </w:pPr>
            <w:r w:rsidRPr="00E834E3">
              <w:rPr>
                <w:rFonts w:ascii="Courier New" w:hAnsi="Courier New" w:cs="Courier New"/>
                <w:bCs/>
                <w:sz w:val="22"/>
              </w:rPr>
              <w:t>#chr</w:t>
            </w:r>
          </w:p>
          <w:p w14:paraId="727C5317"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3</w:t>
            </w:r>
          </w:p>
          <w:p w14:paraId="21911DE9" w14:textId="275BB7AF" w:rsidR="00165549" w:rsidRPr="00E834E3" w:rsidRDefault="00165549" w:rsidP="00165549">
            <w:pPr>
              <w:rPr>
                <w:rFonts w:ascii="Courier New" w:hAnsi="Courier New" w:cs="Courier New"/>
                <w:bCs/>
                <w:sz w:val="22"/>
              </w:rPr>
            </w:pPr>
            <w:r w:rsidRPr="00E834E3">
              <w:rPr>
                <w:rFonts w:ascii="Courier New" w:hAnsi="Courier New" w:cs="Courier New"/>
                <w:bCs/>
                <w:sz w:val="22"/>
              </w:rPr>
              <w:t>3</w:t>
            </w:r>
          </w:p>
        </w:tc>
        <w:tc>
          <w:tcPr>
            <w:tcW w:w="1141" w:type="dxa"/>
          </w:tcPr>
          <w:p w14:paraId="334067C4" w14:textId="48A63D0D" w:rsidR="00165549" w:rsidRPr="00E834E3" w:rsidRDefault="00165549" w:rsidP="00165549">
            <w:pPr>
              <w:rPr>
                <w:rFonts w:ascii="Courier New" w:hAnsi="Courier New" w:cs="Courier New"/>
                <w:bCs/>
                <w:sz w:val="22"/>
              </w:rPr>
            </w:pPr>
            <w:r w:rsidRPr="00E834E3">
              <w:rPr>
                <w:rFonts w:ascii="Courier New" w:hAnsi="Courier New" w:cs="Courier New"/>
                <w:bCs/>
                <w:sz w:val="22"/>
              </w:rPr>
              <w:t>region</w:t>
            </w:r>
          </w:p>
          <w:p w14:paraId="53840573"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P</w:t>
            </w:r>
          </w:p>
          <w:p w14:paraId="573528FE" w14:textId="3EC8FF7F" w:rsidR="00165549" w:rsidRPr="00E834E3" w:rsidRDefault="00165549" w:rsidP="00165549">
            <w:pPr>
              <w:rPr>
                <w:rFonts w:ascii="Courier New" w:hAnsi="Courier New" w:cs="Courier New"/>
                <w:bCs/>
                <w:sz w:val="22"/>
              </w:rPr>
            </w:pPr>
            <w:r w:rsidRPr="00E834E3">
              <w:rPr>
                <w:rFonts w:ascii="Courier New" w:hAnsi="Courier New" w:cs="Courier New"/>
                <w:bCs/>
                <w:sz w:val="22"/>
              </w:rPr>
              <w:t>R</w:t>
            </w:r>
          </w:p>
        </w:tc>
        <w:tc>
          <w:tcPr>
            <w:tcW w:w="1009" w:type="dxa"/>
          </w:tcPr>
          <w:p w14:paraId="254D5A36" w14:textId="64676A13" w:rsidR="00165549" w:rsidRPr="00E834E3" w:rsidRDefault="00165549" w:rsidP="00165549">
            <w:pPr>
              <w:rPr>
                <w:rFonts w:ascii="Courier New" w:hAnsi="Courier New" w:cs="Courier New"/>
                <w:bCs/>
                <w:sz w:val="22"/>
              </w:rPr>
            </w:pPr>
            <w:r w:rsidRPr="00E834E3">
              <w:rPr>
                <w:rFonts w:ascii="Courier New" w:hAnsi="Courier New" w:cs="Courier New"/>
                <w:bCs/>
                <w:sz w:val="22"/>
              </w:rPr>
              <w:t>start</w:t>
            </w:r>
          </w:p>
          <w:p w14:paraId="7DBBACBA"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14</w:t>
            </w:r>
          </w:p>
          <w:p w14:paraId="2D727EB4" w14:textId="00F777C7" w:rsidR="00165549" w:rsidRPr="00E834E3" w:rsidRDefault="00165549" w:rsidP="00165549">
            <w:pPr>
              <w:rPr>
                <w:rFonts w:ascii="Courier New" w:hAnsi="Courier New" w:cs="Courier New"/>
                <w:bCs/>
                <w:sz w:val="22"/>
              </w:rPr>
            </w:pPr>
            <w:r w:rsidRPr="00E834E3">
              <w:rPr>
                <w:rFonts w:ascii="Courier New" w:hAnsi="Courier New" w:cs="Courier New"/>
                <w:bCs/>
                <w:sz w:val="22"/>
              </w:rPr>
              <w:t>44</w:t>
            </w:r>
          </w:p>
        </w:tc>
        <w:tc>
          <w:tcPr>
            <w:tcW w:w="5631" w:type="dxa"/>
          </w:tcPr>
          <w:p w14:paraId="056E81BB" w14:textId="39091BEF" w:rsidR="00165549" w:rsidRPr="00E834E3" w:rsidRDefault="00165549" w:rsidP="00165549">
            <w:pPr>
              <w:rPr>
                <w:rFonts w:ascii="Courier New" w:hAnsi="Courier New" w:cs="Courier New"/>
                <w:bCs/>
                <w:sz w:val="22"/>
              </w:rPr>
            </w:pPr>
            <w:r w:rsidRPr="00E834E3">
              <w:rPr>
                <w:rFonts w:ascii="Courier New" w:hAnsi="Courier New" w:cs="Courier New"/>
                <w:bCs/>
                <w:sz w:val="22"/>
              </w:rPr>
              <w:t>stop</w:t>
            </w:r>
          </w:p>
          <w:p w14:paraId="60D97300"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18</w:t>
            </w:r>
          </w:p>
          <w:p w14:paraId="1C737E7C" w14:textId="439222F9" w:rsidR="00165549" w:rsidRPr="00E834E3" w:rsidRDefault="00165549" w:rsidP="00165549">
            <w:pPr>
              <w:rPr>
                <w:rFonts w:ascii="Courier New" w:hAnsi="Courier New" w:cs="Courier New"/>
                <w:bCs/>
                <w:sz w:val="22"/>
              </w:rPr>
            </w:pPr>
            <w:r w:rsidRPr="00E834E3">
              <w:rPr>
                <w:rFonts w:ascii="Courier New" w:hAnsi="Courier New" w:cs="Courier New"/>
                <w:bCs/>
                <w:sz w:val="22"/>
              </w:rPr>
              <w:t>52</w:t>
            </w:r>
          </w:p>
        </w:tc>
      </w:tr>
    </w:tbl>
    <w:p w14:paraId="0F22B535" w14:textId="77777777" w:rsidR="003C548A" w:rsidRDefault="003C548A"/>
    <w:p w14:paraId="418E691A" w14:textId="77777777" w:rsidR="003C548A" w:rsidRPr="00FB2055" w:rsidRDefault="003C548A" w:rsidP="003B534B">
      <w:pPr>
        <w:pStyle w:val="Heading3"/>
      </w:pPr>
      <w:bookmarkStart w:id="1365" w:name="_Toc447021510"/>
      <w:r w:rsidRPr="00FB2055">
        <w:t xml:space="preserve">Example 5: Filter </w:t>
      </w:r>
      <w:r>
        <w:t>g</w:t>
      </w:r>
      <w:r w:rsidRPr="00FB2055">
        <w:t xml:space="preserve">ene </w:t>
      </w:r>
      <w:r>
        <w:t>l</w:t>
      </w:r>
      <w:r w:rsidRPr="00FB2055">
        <w:t xml:space="preserve">ist </w:t>
      </w:r>
      <w:r>
        <w:t>b</w:t>
      </w:r>
      <w:r w:rsidRPr="00FB2055">
        <w:t xml:space="preserve">ased on </w:t>
      </w:r>
      <w:r>
        <w:t>s</w:t>
      </w:r>
      <w:r w:rsidRPr="00FB2055">
        <w:t xml:space="preserve">ources, and </w:t>
      </w:r>
      <w:r>
        <w:t>o</w:t>
      </w:r>
      <w:r w:rsidRPr="00FB2055">
        <w:t xml:space="preserve">utput </w:t>
      </w:r>
      <w:r>
        <w:t>r</w:t>
      </w:r>
      <w:r w:rsidRPr="00FB2055">
        <w:t>egions.</w:t>
      </w:r>
      <w:bookmarkEnd w:id="1365"/>
    </w:p>
    <w:p w14:paraId="0F62E2CA" w14:textId="77777777" w:rsidR="003C548A" w:rsidRPr="00E834E3" w:rsidRDefault="003C548A" w:rsidP="003C548A">
      <w:pPr>
        <w:rPr>
          <w:rFonts w:cs="Times New Roman"/>
        </w:rPr>
      </w:pPr>
    </w:p>
    <w:p w14:paraId="080BC243" w14:textId="3606B18B" w:rsidR="006B07C8" w:rsidRDefault="006B07C8" w:rsidP="003C548A">
      <w:pPr>
        <w:rPr>
          <w:rFonts w:cs="Times New Roman"/>
        </w:rPr>
      </w:pPr>
      <w:r w:rsidRPr="00E834E3">
        <w:rPr>
          <w:rFonts w:cs="Times New Roman"/>
        </w:rPr>
        <w:t>Configuration:</w:t>
      </w:r>
    </w:p>
    <w:p w14:paraId="47D8FA40" w14:textId="77777777" w:rsidR="006B07C8" w:rsidRDefault="006B07C8"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6B07C8" w:rsidRPr="006B07C8" w14:paraId="0476B6E1" w14:textId="77777777" w:rsidTr="00E834E3">
        <w:tc>
          <w:tcPr>
            <w:tcW w:w="10152" w:type="dxa"/>
          </w:tcPr>
          <w:p w14:paraId="4CCF6421" w14:textId="45FBDFCB" w:rsidR="006B07C8" w:rsidRPr="00E834E3" w:rsidRDefault="006B07C8" w:rsidP="003C548A">
            <w:pPr>
              <w:rPr>
                <w:rFonts w:ascii="Courier New" w:hAnsi="Courier New" w:cs="Courier New"/>
                <w:sz w:val="22"/>
              </w:rPr>
            </w:pPr>
            <w:r w:rsidRPr="00E834E3">
              <w:rPr>
                <w:rFonts w:ascii="Courier New" w:hAnsi="Courier New" w:cs="Courier New"/>
                <w:sz w:val="22"/>
              </w:rPr>
              <w:t>KNOWLEDGE test.db</w:t>
            </w:r>
          </w:p>
          <w:p w14:paraId="3422169F"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GENE A C E G P R</w:t>
            </w:r>
          </w:p>
          <w:p w14:paraId="7D086447" w14:textId="741A33D5" w:rsidR="006B07C8" w:rsidRPr="00E834E3" w:rsidRDefault="006B07C8" w:rsidP="003C548A">
            <w:pPr>
              <w:rPr>
                <w:rFonts w:ascii="Courier New" w:hAnsi="Courier New" w:cs="Courier New"/>
                <w:sz w:val="22"/>
              </w:rPr>
            </w:pPr>
            <w:r w:rsidRPr="00E834E3">
              <w:rPr>
                <w:rFonts w:ascii="Courier New" w:hAnsi="Courier New" w:cs="Courier New"/>
                <w:sz w:val="22"/>
              </w:rPr>
              <w:t>SOURCE paint spectrum</w:t>
            </w:r>
          </w:p>
          <w:p w14:paraId="546A1364" w14:textId="226ED5E7" w:rsidR="006B07C8" w:rsidRPr="00E834E3" w:rsidRDefault="006B07C8" w:rsidP="003C548A">
            <w:pPr>
              <w:rPr>
                <w:rFonts w:ascii="Courier New" w:hAnsi="Courier New" w:cs="Courier New"/>
                <w:sz w:val="22"/>
              </w:rPr>
            </w:pPr>
            <w:r w:rsidRPr="00E834E3">
              <w:rPr>
                <w:rFonts w:ascii="Courier New" w:hAnsi="Courier New" w:cs="Courier New"/>
                <w:sz w:val="22"/>
              </w:rPr>
              <w:t>FILTER gene source region</w:t>
            </w:r>
          </w:p>
        </w:tc>
      </w:tr>
    </w:tbl>
    <w:p w14:paraId="5EE45202" w14:textId="77777777" w:rsidR="006B07C8" w:rsidRDefault="006B07C8" w:rsidP="003C548A">
      <w:pPr>
        <w:rPr>
          <w:rFonts w:cs="Times New Roman"/>
        </w:rPr>
      </w:pPr>
    </w:p>
    <w:p w14:paraId="770D43AA" w14:textId="1B78C163" w:rsidR="006B07C8" w:rsidRDefault="006B07C8" w:rsidP="003C548A">
      <w:pPr>
        <w:rPr>
          <w:rFonts w:cs="Times New Roman"/>
        </w:rPr>
      </w:pPr>
      <w:r>
        <w:rPr>
          <w:rFonts w:cs="Times New Roman"/>
        </w:rPr>
        <w:t>Output:</w:t>
      </w:r>
    </w:p>
    <w:p w14:paraId="00DC38B9" w14:textId="77777777" w:rsidR="006B07C8" w:rsidRDefault="006B07C8" w:rsidP="003C548A">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1405"/>
        <w:gridCol w:w="745"/>
        <w:gridCol w:w="1141"/>
        <w:gridCol w:w="1009"/>
        <w:gridCol w:w="3349"/>
      </w:tblGrid>
      <w:tr w:rsidR="006B07C8" w:rsidRPr="006B07C8" w14:paraId="5462CA61" w14:textId="77777777" w:rsidTr="00E834E3">
        <w:tc>
          <w:tcPr>
            <w:tcW w:w="1009" w:type="dxa"/>
          </w:tcPr>
          <w:p w14:paraId="1953FBF9" w14:textId="252F5375" w:rsidR="006B07C8" w:rsidRPr="00E834E3" w:rsidRDefault="006B07C8" w:rsidP="003C548A">
            <w:pPr>
              <w:rPr>
                <w:rFonts w:ascii="Courier New" w:hAnsi="Courier New" w:cs="Courier New"/>
                <w:sz w:val="22"/>
              </w:rPr>
            </w:pPr>
            <w:r w:rsidRPr="00E834E3">
              <w:rPr>
                <w:rFonts w:ascii="Courier New" w:hAnsi="Courier New" w:cs="Courier New"/>
                <w:sz w:val="22"/>
              </w:rPr>
              <w:t>#gene</w:t>
            </w:r>
          </w:p>
          <w:p w14:paraId="1CF2CBE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A</w:t>
            </w:r>
          </w:p>
          <w:p w14:paraId="544AACFB"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C</w:t>
            </w:r>
          </w:p>
          <w:p w14:paraId="740955D9"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w:t>
            </w:r>
          </w:p>
          <w:p w14:paraId="3E213E49" w14:textId="0E82ABE6" w:rsidR="006B07C8" w:rsidRPr="00E834E3" w:rsidRDefault="006B07C8" w:rsidP="003C548A">
            <w:pPr>
              <w:rPr>
                <w:rFonts w:ascii="Courier New" w:hAnsi="Courier New" w:cs="Courier New"/>
                <w:sz w:val="22"/>
              </w:rPr>
            </w:pPr>
            <w:r w:rsidRPr="00E834E3">
              <w:rPr>
                <w:rFonts w:ascii="Courier New" w:hAnsi="Courier New" w:cs="Courier New"/>
                <w:sz w:val="22"/>
              </w:rPr>
              <w:t>R</w:t>
            </w:r>
          </w:p>
        </w:tc>
        <w:tc>
          <w:tcPr>
            <w:tcW w:w="1405" w:type="dxa"/>
          </w:tcPr>
          <w:p w14:paraId="24F01B07" w14:textId="74E4BD2C" w:rsidR="006B07C8" w:rsidRPr="00E834E3" w:rsidRDefault="006B07C8" w:rsidP="003C548A">
            <w:pPr>
              <w:rPr>
                <w:rFonts w:ascii="Courier New" w:hAnsi="Courier New" w:cs="Courier New"/>
                <w:sz w:val="22"/>
              </w:rPr>
            </w:pPr>
            <w:r w:rsidRPr="00E834E3">
              <w:rPr>
                <w:rFonts w:ascii="Courier New" w:hAnsi="Courier New" w:cs="Courier New"/>
                <w:sz w:val="22"/>
              </w:rPr>
              <w:t>source</w:t>
            </w:r>
          </w:p>
          <w:p w14:paraId="387D510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paint</w:t>
            </w:r>
          </w:p>
          <w:p w14:paraId="417F55C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paint</w:t>
            </w:r>
          </w:p>
          <w:p w14:paraId="2F8CCF4E"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spectrum</w:t>
            </w:r>
          </w:p>
          <w:p w14:paraId="1C5F4A97" w14:textId="7F1E8E9E" w:rsidR="006B07C8" w:rsidRPr="00E834E3" w:rsidRDefault="006B07C8" w:rsidP="003C548A">
            <w:pPr>
              <w:rPr>
                <w:rFonts w:ascii="Courier New" w:hAnsi="Courier New" w:cs="Courier New"/>
                <w:sz w:val="22"/>
              </w:rPr>
            </w:pPr>
            <w:r w:rsidRPr="00E834E3">
              <w:rPr>
                <w:rFonts w:ascii="Courier New" w:hAnsi="Courier New" w:cs="Courier New"/>
                <w:sz w:val="22"/>
              </w:rPr>
              <w:t>spectrum</w:t>
            </w:r>
          </w:p>
        </w:tc>
        <w:tc>
          <w:tcPr>
            <w:tcW w:w="745" w:type="dxa"/>
          </w:tcPr>
          <w:p w14:paraId="7499D4BF" w14:textId="33DC069A" w:rsidR="006B07C8" w:rsidRPr="00E834E3" w:rsidRDefault="006B07C8" w:rsidP="003C548A">
            <w:pPr>
              <w:rPr>
                <w:rFonts w:ascii="Courier New" w:hAnsi="Courier New" w:cs="Courier New"/>
                <w:sz w:val="22"/>
              </w:rPr>
            </w:pPr>
            <w:r w:rsidRPr="00E834E3">
              <w:rPr>
                <w:rFonts w:ascii="Courier New" w:hAnsi="Courier New" w:cs="Courier New"/>
                <w:sz w:val="22"/>
              </w:rPr>
              <w:t>chr</w:t>
            </w:r>
          </w:p>
          <w:p w14:paraId="163060A4"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w:t>
            </w:r>
          </w:p>
          <w:p w14:paraId="616A5E5B"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w:t>
            </w:r>
          </w:p>
          <w:p w14:paraId="5EED488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3</w:t>
            </w:r>
          </w:p>
          <w:p w14:paraId="0EBD550E" w14:textId="28E5AEE5" w:rsidR="006B07C8" w:rsidRPr="00E834E3" w:rsidRDefault="006B07C8" w:rsidP="003C548A">
            <w:pPr>
              <w:rPr>
                <w:rFonts w:ascii="Courier New" w:hAnsi="Courier New" w:cs="Courier New"/>
                <w:sz w:val="22"/>
              </w:rPr>
            </w:pPr>
            <w:r w:rsidRPr="00E834E3">
              <w:rPr>
                <w:rFonts w:ascii="Courier New" w:hAnsi="Courier New" w:cs="Courier New"/>
                <w:sz w:val="22"/>
              </w:rPr>
              <w:t>3</w:t>
            </w:r>
          </w:p>
        </w:tc>
        <w:tc>
          <w:tcPr>
            <w:tcW w:w="1141" w:type="dxa"/>
          </w:tcPr>
          <w:p w14:paraId="7E35D8A0" w14:textId="764DF898" w:rsidR="006B07C8" w:rsidRPr="00E834E3" w:rsidRDefault="006B07C8" w:rsidP="003C548A">
            <w:pPr>
              <w:rPr>
                <w:rFonts w:ascii="Courier New" w:hAnsi="Courier New" w:cs="Courier New"/>
                <w:sz w:val="22"/>
              </w:rPr>
            </w:pPr>
            <w:r w:rsidRPr="00E834E3">
              <w:rPr>
                <w:rFonts w:ascii="Courier New" w:hAnsi="Courier New" w:cs="Courier New"/>
                <w:sz w:val="22"/>
              </w:rPr>
              <w:t>region</w:t>
            </w:r>
          </w:p>
          <w:p w14:paraId="5CFF6F7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A</w:t>
            </w:r>
          </w:p>
          <w:p w14:paraId="35CB5F28"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C</w:t>
            </w:r>
          </w:p>
          <w:p w14:paraId="3AED729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w:t>
            </w:r>
          </w:p>
          <w:p w14:paraId="1074B788" w14:textId="4F5F04E1" w:rsidR="006B07C8" w:rsidRPr="00E834E3" w:rsidRDefault="006B07C8" w:rsidP="003C548A">
            <w:pPr>
              <w:rPr>
                <w:rFonts w:ascii="Courier New" w:hAnsi="Courier New" w:cs="Courier New"/>
                <w:sz w:val="22"/>
              </w:rPr>
            </w:pPr>
            <w:r w:rsidRPr="00E834E3">
              <w:rPr>
                <w:rFonts w:ascii="Courier New" w:hAnsi="Courier New" w:cs="Courier New"/>
                <w:sz w:val="22"/>
              </w:rPr>
              <w:t>R</w:t>
            </w:r>
          </w:p>
        </w:tc>
        <w:tc>
          <w:tcPr>
            <w:tcW w:w="1009" w:type="dxa"/>
          </w:tcPr>
          <w:p w14:paraId="079C91BA" w14:textId="2DE672E5" w:rsidR="006B07C8" w:rsidRPr="00E834E3" w:rsidRDefault="006B07C8" w:rsidP="003C548A">
            <w:pPr>
              <w:rPr>
                <w:rFonts w:ascii="Courier New" w:hAnsi="Courier New" w:cs="Courier New"/>
                <w:sz w:val="22"/>
              </w:rPr>
            </w:pPr>
            <w:r w:rsidRPr="00E834E3">
              <w:rPr>
                <w:rFonts w:ascii="Courier New" w:hAnsi="Courier New" w:cs="Courier New"/>
                <w:sz w:val="22"/>
              </w:rPr>
              <w:t>start</w:t>
            </w:r>
          </w:p>
          <w:p w14:paraId="262E8BF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8</w:t>
            </w:r>
          </w:p>
          <w:p w14:paraId="16934E7F"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54</w:t>
            </w:r>
          </w:p>
          <w:p w14:paraId="1AF87408"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14</w:t>
            </w:r>
          </w:p>
          <w:p w14:paraId="68B18DC8" w14:textId="4F36742E" w:rsidR="006B07C8" w:rsidRPr="00E834E3" w:rsidRDefault="006B07C8" w:rsidP="003C548A">
            <w:pPr>
              <w:rPr>
                <w:rFonts w:ascii="Courier New" w:hAnsi="Courier New" w:cs="Courier New"/>
                <w:sz w:val="22"/>
              </w:rPr>
            </w:pPr>
            <w:r w:rsidRPr="00E834E3">
              <w:rPr>
                <w:rFonts w:ascii="Courier New" w:hAnsi="Courier New" w:cs="Courier New"/>
                <w:sz w:val="22"/>
              </w:rPr>
              <w:t>44</w:t>
            </w:r>
          </w:p>
        </w:tc>
        <w:tc>
          <w:tcPr>
            <w:tcW w:w="3349" w:type="dxa"/>
          </w:tcPr>
          <w:p w14:paraId="77F1A8E6" w14:textId="7BCB22B6" w:rsidR="006B07C8" w:rsidRPr="00E834E3" w:rsidRDefault="006B07C8" w:rsidP="003C548A">
            <w:pPr>
              <w:rPr>
                <w:rFonts w:ascii="Courier New" w:hAnsi="Courier New" w:cs="Courier New"/>
                <w:sz w:val="22"/>
              </w:rPr>
            </w:pPr>
            <w:r w:rsidRPr="00E834E3">
              <w:rPr>
                <w:rFonts w:ascii="Courier New" w:hAnsi="Courier New" w:cs="Courier New"/>
                <w:sz w:val="22"/>
              </w:rPr>
              <w:t>stop</w:t>
            </w:r>
          </w:p>
          <w:p w14:paraId="184C5543"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22</w:t>
            </w:r>
          </w:p>
          <w:p w14:paraId="640F286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62</w:t>
            </w:r>
          </w:p>
          <w:p w14:paraId="0966F89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18</w:t>
            </w:r>
          </w:p>
          <w:p w14:paraId="7E992664" w14:textId="5A093F88" w:rsidR="006B07C8" w:rsidRPr="00E834E3" w:rsidRDefault="006B07C8" w:rsidP="003C548A">
            <w:pPr>
              <w:rPr>
                <w:rFonts w:ascii="Courier New" w:hAnsi="Courier New" w:cs="Courier New"/>
                <w:sz w:val="22"/>
              </w:rPr>
            </w:pPr>
            <w:r w:rsidRPr="00E834E3">
              <w:rPr>
                <w:rFonts w:ascii="Courier New" w:hAnsi="Courier New" w:cs="Courier New"/>
                <w:sz w:val="22"/>
              </w:rPr>
              <w:t>52</w:t>
            </w:r>
          </w:p>
        </w:tc>
      </w:tr>
    </w:tbl>
    <w:p w14:paraId="3585CE29" w14:textId="77777777" w:rsidR="003C548A" w:rsidRPr="005A42CF" w:rsidRDefault="003C548A" w:rsidP="003C548A">
      <w:pPr>
        <w:rPr>
          <w:rFonts w:cs="Times New Roman"/>
          <w:b/>
          <w:bCs/>
          <w:color w:val="FF0000"/>
        </w:rPr>
      </w:pPr>
    </w:p>
    <w:p w14:paraId="6942CB37" w14:textId="77777777" w:rsidR="003C548A" w:rsidRPr="00FB2055" w:rsidRDefault="003C548A" w:rsidP="003B534B">
      <w:pPr>
        <w:pStyle w:val="Heading3"/>
      </w:pPr>
      <w:bookmarkStart w:id="1366" w:name="_Toc447021511"/>
      <w:r w:rsidRPr="00FB2055">
        <w:t xml:space="preserve">Example 6: Output of </w:t>
      </w:r>
      <w:r>
        <w:t>g</w:t>
      </w:r>
      <w:r w:rsidRPr="00FB2055">
        <w:t xml:space="preserve">enes </w:t>
      </w:r>
      <w:r>
        <w:t>f</w:t>
      </w:r>
      <w:r w:rsidRPr="00FB2055">
        <w:t xml:space="preserve">ound in </w:t>
      </w:r>
      <w:r>
        <w:t>p</w:t>
      </w:r>
      <w:r w:rsidRPr="00FB2055">
        <w:t xml:space="preserve">athway </w:t>
      </w:r>
      <w:r>
        <w:t>b</w:t>
      </w:r>
      <w:r w:rsidRPr="00FB2055">
        <w:t xml:space="preserve">ased </w:t>
      </w:r>
      <w:r>
        <w:t>i</w:t>
      </w:r>
      <w:r w:rsidRPr="00FB2055">
        <w:t xml:space="preserve">nput, </w:t>
      </w:r>
      <w:r>
        <w:t>f</w:t>
      </w:r>
      <w:r w:rsidRPr="00FB2055">
        <w:t xml:space="preserve">iltered by </w:t>
      </w:r>
      <w:r>
        <w:t>g</w:t>
      </w:r>
      <w:r w:rsidRPr="00FB2055">
        <w:t xml:space="preserve">enotyping </w:t>
      </w:r>
      <w:r>
        <w:t>p</w:t>
      </w:r>
      <w:r w:rsidRPr="00FB2055">
        <w:t>latform</w:t>
      </w:r>
      <w:r>
        <w:t>.</w:t>
      </w:r>
      <w:bookmarkEnd w:id="1366"/>
    </w:p>
    <w:p w14:paraId="427AF265" w14:textId="77777777" w:rsidR="003C548A" w:rsidRDefault="003C548A" w:rsidP="00E834E3"/>
    <w:p w14:paraId="5E8E8619" w14:textId="57777386" w:rsidR="00EC3F33" w:rsidRDefault="00EC3F33" w:rsidP="00E834E3">
      <w:r>
        <w:t>Configuration:</w:t>
      </w:r>
    </w:p>
    <w:p w14:paraId="539D5FF7" w14:textId="77777777" w:rsidR="00EC3F33" w:rsidRDefault="00EC3F33" w:rsidP="00E834E3"/>
    <w:tbl>
      <w:tblPr>
        <w:tblStyle w:val="TableGrid"/>
        <w:tblW w:w="8640" w:type="dxa"/>
        <w:tblInd w:w="720" w:type="dxa"/>
        <w:tblLook w:val="04A0" w:firstRow="1" w:lastRow="0" w:firstColumn="1" w:lastColumn="0" w:noHBand="0" w:noVBand="1"/>
      </w:tblPr>
      <w:tblGrid>
        <w:gridCol w:w="8640"/>
      </w:tblGrid>
      <w:tr w:rsidR="00EC3F33" w:rsidRPr="00EC3F33" w14:paraId="2F707041" w14:textId="77777777" w:rsidTr="00E834E3">
        <w:tc>
          <w:tcPr>
            <w:tcW w:w="10152" w:type="dxa"/>
          </w:tcPr>
          <w:p w14:paraId="302EF9F1" w14:textId="3730D4F9" w:rsidR="00EC3F33" w:rsidRPr="00E834E3" w:rsidRDefault="00EC3F33" w:rsidP="00EC3F33">
            <w:pPr>
              <w:rPr>
                <w:rFonts w:ascii="Courier New" w:hAnsi="Courier New" w:cs="Courier New"/>
                <w:sz w:val="22"/>
              </w:rPr>
            </w:pPr>
            <w:r w:rsidRPr="00E834E3">
              <w:rPr>
                <w:rFonts w:ascii="Courier New" w:hAnsi="Courier New" w:cs="Courier New"/>
                <w:sz w:val="22"/>
              </w:rPr>
              <w:t>KNOWLEDGE test.db</w:t>
            </w:r>
          </w:p>
          <w:p w14:paraId="4C0EC69B"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SNP rs11 rs12 rs13 rs14</w:t>
            </w:r>
          </w:p>
          <w:p w14:paraId="5C54CA62"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GENE A C E G P R</w:t>
            </w:r>
          </w:p>
          <w:p w14:paraId="26E1957E"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GROUP cyan yellow</w:t>
            </w:r>
          </w:p>
          <w:p w14:paraId="1D0DA49A" w14:textId="0324482D" w:rsidR="00EC3F33" w:rsidRPr="00E834E3" w:rsidRDefault="00EC3F33" w:rsidP="00EC3F33">
            <w:pPr>
              <w:rPr>
                <w:rFonts w:ascii="Courier New" w:hAnsi="Courier New" w:cs="Courier New"/>
                <w:sz w:val="22"/>
              </w:rPr>
            </w:pPr>
            <w:r w:rsidRPr="00E834E3">
              <w:rPr>
                <w:rFonts w:ascii="Courier New" w:hAnsi="Courier New" w:cs="Courier New"/>
                <w:sz w:val="22"/>
              </w:rPr>
              <w:t>FILTER region</w:t>
            </w:r>
          </w:p>
        </w:tc>
      </w:tr>
    </w:tbl>
    <w:p w14:paraId="28F206C3" w14:textId="77777777" w:rsidR="00EC3F33" w:rsidRDefault="00EC3F33" w:rsidP="00E834E3"/>
    <w:p w14:paraId="6B25E010" w14:textId="50BDB5CA" w:rsidR="00EC3F33" w:rsidRDefault="00EC3F33" w:rsidP="00E834E3">
      <w:r>
        <w:t>Output:</w:t>
      </w:r>
    </w:p>
    <w:p w14:paraId="60379E38" w14:textId="77777777" w:rsidR="00EC3F33" w:rsidRDefault="00EC3F33"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EC3F33" w:rsidRPr="00EC3F33" w14:paraId="707EB1A4" w14:textId="77777777" w:rsidTr="00E834E3">
        <w:tc>
          <w:tcPr>
            <w:tcW w:w="877" w:type="dxa"/>
          </w:tcPr>
          <w:p w14:paraId="3B52B5ED" w14:textId="6F1A0DDA" w:rsidR="00EC3F33" w:rsidRPr="00E834E3" w:rsidRDefault="00EC3F33" w:rsidP="00EC3F33">
            <w:pPr>
              <w:rPr>
                <w:rFonts w:ascii="Courier New" w:hAnsi="Courier New" w:cs="Courier New"/>
                <w:sz w:val="22"/>
              </w:rPr>
            </w:pPr>
            <w:r w:rsidRPr="00E834E3">
              <w:rPr>
                <w:rFonts w:ascii="Courier New" w:hAnsi="Courier New" w:cs="Courier New"/>
                <w:sz w:val="22"/>
              </w:rPr>
              <w:t>#chr</w:t>
            </w:r>
          </w:p>
          <w:p w14:paraId="43AA6F4E" w14:textId="7F180AFE" w:rsidR="00EC3F33" w:rsidRPr="00E834E3" w:rsidRDefault="00EC3F33" w:rsidP="00EC3F33">
            <w:pPr>
              <w:rPr>
                <w:rFonts w:ascii="Courier New" w:hAnsi="Courier New" w:cs="Courier New"/>
                <w:sz w:val="22"/>
              </w:rPr>
            </w:pPr>
            <w:r w:rsidRPr="00E834E3">
              <w:rPr>
                <w:rFonts w:ascii="Courier New" w:hAnsi="Courier New" w:cs="Courier New"/>
                <w:sz w:val="22"/>
              </w:rPr>
              <w:t>1</w:t>
            </w:r>
          </w:p>
        </w:tc>
        <w:tc>
          <w:tcPr>
            <w:tcW w:w="1141" w:type="dxa"/>
          </w:tcPr>
          <w:p w14:paraId="16806065" w14:textId="5275D93A" w:rsidR="00EC3F33" w:rsidRPr="00E834E3" w:rsidRDefault="00EC3F33" w:rsidP="00EC3F33">
            <w:pPr>
              <w:rPr>
                <w:rFonts w:ascii="Courier New" w:hAnsi="Courier New" w:cs="Courier New"/>
                <w:sz w:val="22"/>
              </w:rPr>
            </w:pPr>
            <w:r w:rsidRPr="00E834E3">
              <w:rPr>
                <w:rFonts w:ascii="Courier New" w:hAnsi="Courier New" w:cs="Courier New"/>
                <w:sz w:val="22"/>
              </w:rPr>
              <w:t>region</w:t>
            </w:r>
          </w:p>
          <w:p w14:paraId="7C7CCA11" w14:textId="1783B214" w:rsidR="00EC3F33" w:rsidRPr="00E834E3" w:rsidRDefault="00EC3F33" w:rsidP="00EC3F33">
            <w:pPr>
              <w:rPr>
                <w:rFonts w:ascii="Courier New" w:hAnsi="Courier New" w:cs="Courier New"/>
                <w:sz w:val="22"/>
              </w:rPr>
            </w:pPr>
            <w:r w:rsidRPr="00E834E3">
              <w:rPr>
                <w:rFonts w:ascii="Courier New" w:hAnsi="Courier New" w:cs="Courier New"/>
                <w:sz w:val="22"/>
              </w:rPr>
              <w:t>A</w:t>
            </w:r>
          </w:p>
        </w:tc>
        <w:tc>
          <w:tcPr>
            <w:tcW w:w="1009" w:type="dxa"/>
          </w:tcPr>
          <w:p w14:paraId="238DD020" w14:textId="1913C2C3" w:rsidR="00EC3F33" w:rsidRPr="00E834E3" w:rsidRDefault="00EC3F33" w:rsidP="00EC3F33">
            <w:pPr>
              <w:rPr>
                <w:rFonts w:ascii="Courier New" w:hAnsi="Courier New" w:cs="Courier New"/>
                <w:sz w:val="22"/>
              </w:rPr>
            </w:pPr>
            <w:r w:rsidRPr="00E834E3">
              <w:rPr>
                <w:rFonts w:ascii="Courier New" w:hAnsi="Courier New" w:cs="Courier New"/>
                <w:sz w:val="22"/>
              </w:rPr>
              <w:t>start</w:t>
            </w:r>
          </w:p>
          <w:p w14:paraId="5A60D9FF" w14:textId="591BBFEE" w:rsidR="00EC3F33" w:rsidRPr="00E834E3" w:rsidRDefault="00EC3F33" w:rsidP="00EC3F33">
            <w:pPr>
              <w:rPr>
                <w:rFonts w:ascii="Courier New" w:hAnsi="Courier New" w:cs="Courier New"/>
                <w:sz w:val="22"/>
              </w:rPr>
            </w:pPr>
            <w:r w:rsidRPr="00E834E3">
              <w:rPr>
                <w:rFonts w:ascii="Courier New" w:hAnsi="Courier New" w:cs="Courier New"/>
                <w:sz w:val="22"/>
              </w:rPr>
              <w:t>8</w:t>
            </w:r>
          </w:p>
        </w:tc>
        <w:tc>
          <w:tcPr>
            <w:tcW w:w="5631" w:type="dxa"/>
          </w:tcPr>
          <w:p w14:paraId="2A202C1C" w14:textId="5A0CED02" w:rsidR="00EC3F33" w:rsidRPr="00E834E3" w:rsidRDefault="00EC3F33" w:rsidP="00EC3F33">
            <w:pPr>
              <w:rPr>
                <w:rFonts w:ascii="Courier New" w:hAnsi="Courier New" w:cs="Courier New"/>
                <w:sz w:val="22"/>
              </w:rPr>
            </w:pPr>
            <w:r w:rsidRPr="00E834E3">
              <w:rPr>
                <w:rFonts w:ascii="Courier New" w:hAnsi="Courier New" w:cs="Courier New"/>
                <w:sz w:val="22"/>
              </w:rPr>
              <w:t>stop</w:t>
            </w:r>
          </w:p>
          <w:p w14:paraId="5097F429" w14:textId="2EB7FA18" w:rsidR="00EC3F33" w:rsidRPr="00E834E3" w:rsidRDefault="00EC3F33" w:rsidP="00EC3F33">
            <w:pPr>
              <w:rPr>
                <w:rFonts w:ascii="Courier New" w:hAnsi="Courier New" w:cs="Courier New"/>
                <w:sz w:val="22"/>
              </w:rPr>
            </w:pPr>
            <w:r w:rsidRPr="00E834E3">
              <w:rPr>
                <w:rFonts w:ascii="Courier New" w:hAnsi="Courier New" w:cs="Courier New"/>
                <w:sz w:val="22"/>
              </w:rPr>
              <w:t>22</w:t>
            </w:r>
          </w:p>
        </w:tc>
      </w:tr>
    </w:tbl>
    <w:p w14:paraId="615C8BA0" w14:textId="77777777" w:rsidR="00D674C1" w:rsidRDefault="00D674C1" w:rsidP="00E834E3"/>
    <w:p w14:paraId="3665767B" w14:textId="77777777" w:rsidR="00D674C1" w:rsidRDefault="00D674C1" w:rsidP="00E834E3"/>
    <w:p w14:paraId="6D7F2219" w14:textId="77777777" w:rsidR="00D674C1" w:rsidRDefault="00D674C1" w:rsidP="00E834E3"/>
    <w:p w14:paraId="414C1BFB" w14:textId="77777777" w:rsidR="00D674C1" w:rsidRDefault="00D674C1" w:rsidP="00E834E3"/>
    <w:p w14:paraId="1FDA529D" w14:textId="77777777" w:rsidR="00D674C1" w:rsidRDefault="00D674C1" w:rsidP="00E834E3"/>
    <w:p w14:paraId="15A01021" w14:textId="77777777" w:rsidR="00D674C1" w:rsidRPr="00EC3F33" w:rsidRDefault="00D674C1" w:rsidP="00E834E3"/>
    <w:p w14:paraId="17BBD808" w14:textId="77777777" w:rsidR="003C548A" w:rsidRDefault="003C548A" w:rsidP="00EC3F33">
      <w:pPr>
        <w:rPr>
          <w:b/>
          <w:bCs/>
        </w:rPr>
      </w:pPr>
    </w:p>
    <w:p w14:paraId="1C5B5C96" w14:textId="77777777" w:rsidR="003C548A" w:rsidRDefault="003C548A" w:rsidP="003B534B">
      <w:pPr>
        <w:pStyle w:val="Heading3"/>
      </w:pPr>
      <w:bookmarkStart w:id="1367" w:name="_Toc447021512"/>
      <w:r w:rsidRPr="005A42CF">
        <w:t>Example 7:</w:t>
      </w:r>
      <w:r>
        <w:t xml:space="preserve"> </w:t>
      </w:r>
      <w:r w:rsidRPr="00FB2055">
        <w:t xml:space="preserve">Output of </w:t>
      </w:r>
      <w:r>
        <w:t>g</w:t>
      </w:r>
      <w:r w:rsidRPr="00FB2055">
        <w:t>enes</w:t>
      </w:r>
      <w:r>
        <w:t xml:space="preserve"> annotated by group</w:t>
      </w:r>
      <w:r w:rsidRPr="00FB2055">
        <w:t xml:space="preserve"> </w:t>
      </w:r>
      <w:r>
        <w:t>f</w:t>
      </w:r>
      <w:r w:rsidRPr="00FB2055">
        <w:t xml:space="preserve">ound in </w:t>
      </w:r>
      <w:r>
        <w:t>p</w:t>
      </w:r>
      <w:r w:rsidRPr="00FB2055">
        <w:t xml:space="preserve">athway </w:t>
      </w:r>
      <w:r>
        <w:t>b</w:t>
      </w:r>
      <w:r w:rsidRPr="00FB2055">
        <w:t xml:space="preserve">ased </w:t>
      </w:r>
      <w:r>
        <w:t>i</w:t>
      </w:r>
      <w:r w:rsidRPr="00FB2055">
        <w:t xml:space="preserve">nput, </w:t>
      </w:r>
      <w:r>
        <w:t>f</w:t>
      </w:r>
      <w:r w:rsidRPr="00FB2055">
        <w:t xml:space="preserve">iltered by </w:t>
      </w:r>
      <w:r>
        <w:t>g</w:t>
      </w:r>
      <w:r w:rsidRPr="00FB2055">
        <w:t xml:space="preserve">enotyping </w:t>
      </w:r>
      <w:r>
        <w:t>p</w:t>
      </w:r>
      <w:r w:rsidRPr="00FB2055">
        <w:t>latform</w:t>
      </w:r>
      <w:r>
        <w:t>.</w:t>
      </w:r>
      <w:bookmarkEnd w:id="1367"/>
    </w:p>
    <w:p w14:paraId="14344B3B" w14:textId="77777777" w:rsidR="002E6AED" w:rsidRDefault="002E6AED" w:rsidP="00E834E3"/>
    <w:p w14:paraId="1E1528DB" w14:textId="47A50B27" w:rsidR="002E6AED" w:rsidRDefault="002E6AED" w:rsidP="00E834E3">
      <w:r>
        <w:t>Configuration:</w:t>
      </w:r>
    </w:p>
    <w:p w14:paraId="60481045" w14:textId="77777777" w:rsidR="002E6AED" w:rsidRDefault="002E6AED" w:rsidP="00E834E3"/>
    <w:tbl>
      <w:tblPr>
        <w:tblStyle w:val="TableGrid"/>
        <w:tblW w:w="8640" w:type="dxa"/>
        <w:tblInd w:w="720" w:type="dxa"/>
        <w:tblLook w:val="04A0" w:firstRow="1" w:lastRow="0" w:firstColumn="1" w:lastColumn="0" w:noHBand="0" w:noVBand="1"/>
      </w:tblPr>
      <w:tblGrid>
        <w:gridCol w:w="8640"/>
      </w:tblGrid>
      <w:tr w:rsidR="002E6AED" w:rsidRPr="002E6AED" w14:paraId="5CCDBD7F" w14:textId="77777777" w:rsidTr="00E834E3">
        <w:tc>
          <w:tcPr>
            <w:tcW w:w="10152" w:type="dxa"/>
          </w:tcPr>
          <w:p w14:paraId="12D7E4EB" w14:textId="313A259B"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0EA21BE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 rs11 rs12 rs13 rs14 rs16 rs17 rs18</w:t>
            </w:r>
          </w:p>
          <w:p w14:paraId="63591E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GENE A C E G P R</w:t>
            </w:r>
          </w:p>
          <w:p w14:paraId="6A2F3CB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GROUP cyan yellow</w:t>
            </w:r>
          </w:p>
          <w:p w14:paraId="2367B66A" w14:textId="49823278" w:rsidR="002E6AED" w:rsidRPr="00E834E3" w:rsidRDefault="002E6AED" w:rsidP="002E6AED">
            <w:pPr>
              <w:rPr>
                <w:rFonts w:ascii="Courier New" w:hAnsi="Courier New" w:cs="Courier New"/>
                <w:sz w:val="22"/>
              </w:rPr>
            </w:pPr>
            <w:r w:rsidRPr="00E834E3">
              <w:rPr>
                <w:rFonts w:ascii="Courier New" w:hAnsi="Courier New" w:cs="Courier New"/>
                <w:sz w:val="22"/>
              </w:rPr>
              <w:t>FILTER gene group</w:t>
            </w:r>
          </w:p>
        </w:tc>
      </w:tr>
    </w:tbl>
    <w:p w14:paraId="21A9AC4A" w14:textId="77777777" w:rsidR="002E6AED" w:rsidRDefault="002E6AED" w:rsidP="00E834E3"/>
    <w:p w14:paraId="52DD63EC" w14:textId="566FBF23" w:rsidR="002E6AED" w:rsidRDefault="002E6AED" w:rsidP="00E834E3">
      <w:r>
        <w:t>Output:</w:t>
      </w:r>
    </w:p>
    <w:p w14:paraId="18141B80" w14:textId="77777777" w:rsidR="002E6AED" w:rsidRDefault="002E6AED"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7649"/>
      </w:tblGrid>
      <w:tr w:rsidR="002E6AED" w:rsidRPr="002E6AED" w14:paraId="034CD478" w14:textId="77777777" w:rsidTr="00E834E3">
        <w:tc>
          <w:tcPr>
            <w:tcW w:w="1009" w:type="dxa"/>
          </w:tcPr>
          <w:p w14:paraId="6490D9EC" w14:textId="0FE9BA05" w:rsidR="002E6AED" w:rsidRPr="00E834E3" w:rsidRDefault="002E6AED" w:rsidP="002E6AED">
            <w:pPr>
              <w:rPr>
                <w:rFonts w:ascii="Courier New" w:hAnsi="Courier New" w:cs="Courier New"/>
                <w:sz w:val="22"/>
              </w:rPr>
            </w:pPr>
            <w:r w:rsidRPr="00E834E3">
              <w:rPr>
                <w:rFonts w:ascii="Courier New" w:hAnsi="Courier New" w:cs="Courier New"/>
                <w:sz w:val="22"/>
              </w:rPr>
              <w:t>#gene</w:t>
            </w:r>
          </w:p>
          <w:p w14:paraId="358A263D"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A</w:t>
            </w:r>
          </w:p>
          <w:p w14:paraId="446571BE" w14:textId="09D6DEDF" w:rsidR="002E6AED" w:rsidRPr="00E834E3" w:rsidRDefault="002E6AED" w:rsidP="002E6AED">
            <w:pPr>
              <w:rPr>
                <w:rFonts w:ascii="Courier New" w:hAnsi="Courier New" w:cs="Courier New"/>
                <w:sz w:val="22"/>
              </w:rPr>
            </w:pPr>
            <w:r w:rsidRPr="00E834E3">
              <w:rPr>
                <w:rFonts w:ascii="Courier New" w:hAnsi="Courier New" w:cs="Courier New"/>
                <w:sz w:val="22"/>
              </w:rPr>
              <w:t>C</w:t>
            </w:r>
          </w:p>
        </w:tc>
        <w:tc>
          <w:tcPr>
            <w:tcW w:w="7649" w:type="dxa"/>
          </w:tcPr>
          <w:p w14:paraId="2F14B50A" w14:textId="18325208" w:rsidR="002E6AED" w:rsidRPr="00E834E3" w:rsidRDefault="002E6AED" w:rsidP="002E6AED">
            <w:pPr>
              <w:rPr>
                <w:rFonts w:ascii="Courier New" w:hAnsi="Courier New" w:cs="Courier New"/>
                <w:sz w:val="22"/>
              </w:rPr>
            </w:pPr>
            <w:r w:rsidRPr="00E834E3">
              <w:rPr>
                <w:rFonts w:ascii="Courier New" w:hAnsi="Courier New" w:cs="Courier New"/>
                <w:sz w:val="22"/>
              </w:rPr>
              <w:t>group</w:t>
            </w:r>
          </w:p>
          <w:p w14:paraId="207EE6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cyan</w:t>
            </w:r>
          </w:p>
          <w:p w14:paraId="02C965A3" w14:textId="476568FA" w:rsidR="002E6AED" w:rsidRPr="00E834E3" w:rsidRDefault="002E6AED" w:rsidP="002E6AED">
            <w:pPr>
              <w:rPr>
                <w:rFonts w:ascii="Courier New" w:hAnsi="Courier New" w:cs="Courier New"/>
                <w:sz w:val="22"/>
              </w:rPr>
            </w:pPr>
            <w:r w:rsidRPr="00E834E3">
              <w:rPr>
                <w:rFonts w:ascii="Courier New" w:hAnsi="Courier New" w:cs="Courier New"/>
                <w:sz w:val="22"/>
              </w:rPr>
              <w:t>cyan</w:t>
            </w:r>
          </w:p>
        </w:tc>
      </w:tr>
    </w:tbl>
    <w:p w14:paraId="5F09C672" w14:textId="02B635BA" w:rsidR="00F203F2" w:rsidRDefault="00F203F2" w:rsidP="002E6AED"/>
    <w:p w14:paraId="08E687D2" w14:textId="71C601ED" w:rsidR="003C548A" w:rsidRDefault="00F203F2" w:rsidP="002E6AED">
      <w:pPr>
        <w:rPr>
          <w:rFonts w:eastAsiaTheme="majorEastAsia" w:cstheme="majorBidi"/>
          <w:color w:val="000000" w:themeColor="text1"/>
        </w:rPr>
      </w:pPr>
      <w:r w:rsidRPr="00E834E3">
        <w:rPr>
          <w:noProof/>
          <w:lang w:eastAsia="en-US" w:bidi="ar-SA"/>
        </w:rPr>
        <w:drawing>
          <wp:anchor distT="0" distB="0" distL="114300" distR="114300" simplePos="0" relativeHeight="251675136" behindDoc="0" locked="0" layoutInCell="1" allowOverlap="1" wp14:anchorId="2D84BEDB" wp14:editId="3E754BAE">
            <wp:simplePos x="735330" y="2663190"/>
            <wp:positionH relativeFrom="column">
              <wp:align>center</wp:align>
            </wp:positionH>
            <wp:positionV relativeFrom="line">
              <wp:align>top</wp:align>
            </wp:positionV>
            <wp:extent cx="5486400" cy="2551176"/>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7.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551176"/>
                    </a:xfrm>
                    <a:prstGeom prst="rect">
                      <a:avLst/>
                    </a:prstGeom>
                  </pic:spPr>
                </pic:pic>
              </a:graphicData>
            </a:graphic>
            <wp14:sizeRelH relativeFrom="margin">
              <wp14:pctWidth>0</wp14:pctWidth>
            </wp14:sizeRelH>
            <wp14:sizeRelV relativeFrom="margin">
              <wp14:pctHeight>0</wp14:pctHeight>
            </wp14:sizeRelV>
          </wp:anchor>
        </w:drawing>
      </w:r>
    </w:p>
    <w:p w14:paraId="0EF52F46" w14:textId="77777777" w:rsidR="003C548A" w:rsidRPr="00A818CA" w:rsidRDefault="003C548A" w:rsidP="003B534B">
      <w:pPr>
        <w:pStyle w:val="Heading3"/>
      </w:pPr>
      <w:bookmarkStart w:id="1368" w:name="_Toc447021513"/>
      <w:r w:rsidRPr="00A818CA">
        <w:t>Example 8: Genes within data sources from a list of input genes filtered by genotyping platform, output regions.</w:t>
      </w:r>
      <w:bookmarkEnd w:id="1368"/>
    </w:p>
    <w:p w14:paraId="6F235BCE" w14:textId="77777777" w:rsidR="003C548A" w:rsidRDefault="003C548A" w:rsidP="00E834E3"/>
    <w:p w14:paraId="43031EA7" w14:textId="0291AD2E" w:rsidR="002E6AED" w:rsidRDefault="002E6AED" w:rsidP="00E834E3">
      <w:r>
        <w:t>Configuration:</w:t>
      </w:r>
    </w:p>
    <w:p w14:paraId="26180557" w14:textId="77777777" w:rsidR="002E6AED" w:rsidRDefault="002E6AED" w:rsidP="00E834E3"/>
    <w:tbl>
      <w:tblPr>
        <w:tblStyle w:val="TableGrid"/>
        <w:tblW w:w="8640" w:type="dxa"/>
        <w:tblInd w:w="720" w:type="dxa"/>
        <w:tblLook w:val="04A0" w:firstRow="1" w:lastRow="0" w:firstColumn="1" w:lastColumn="0" w:noHBand="0" w:noVBand="1"/>
      </w:tblPr>
      <w:tblGrid>
        <w:gridCol w:w="8640"/>
      </w:tblGrid>
      <w:tr w:rsidR="002E6AED" w:rsidRPr="002E6AED" w14:paraId="2C0C188C" w14:textId="77777777" w:rsidTr="00E834E3">
        <w:tc>
          <w:tcPr>
            <w:tcW w:w="10152" w:type="dxa"/>
          </w:tcPr>
          <w:p w14:paraId="1EDFC640" w14:textId="3A0CAAC4"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378C4883"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 rs11 rs12 rs13 rs14 rs16 rs17 rs18</w:t>
            </w:r>
          </w:p>
          <w:p w14:paraId="5C6DFBE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GENE A C E G P R</w:t>
            </w:r>
          </w:p>
          <w:p w14:paraId="294E407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SOURCE paint spectrum</w:t>
            </w:r>
          </w:p>
          <w:p w14:paraId="6DECAF40" w14:textId="577ACB3E" w:rsidR="002E6AED" w:rsidRPr="00E834E3" w:rsidRDefault="002E6AED" w:rsidP="002E6AED">
            <w:pPr>
              <w:rPr>
                <w:rFonts w:ascii="Courier New" w:hAnsi="Courier New" w:cs="Courier New"/>
                <w:sz w:val="22"/>
              </w:rPr>
            </w:pPr>
            <w:r w:rsidRPr="00E834E3">
              <w:rPr>
                <w:rFonts w:ascii="Courier New" w:hAnsi="Courier New" w:cs="Courier New"/>
                <w:sz w:val="22"/>
              </w:rPr>
              <w:t>FILTER region</w:t>
            </w:r>
          </w:p>
        </w:tc>
      </w:tr>
    </w:tbl>
    <w:p w14:paraId="29AD77A2" w14:textId="77777777" w:rsidR="002E6AED" w:rsidRDefault="002E6AED" w:rsidP="00E834E3"/>
    <w:p w14:paraId="220BDDCD" w14:textId="77777777" w:rsidR="002E6AED" w:rsidRDefault="002E6AED" w:rsidP="00E834E3"/>
    <w:p w14:paraId="1462D738" w14:textId="77777777" w:rsidR="002E6AED" w:rsidRDefault="002E6AED" w:rsidP="00E834E3"/>
    <w:p w14:paraId="4CE07351" w14:textId="77777777" w:rsidR="002E6AED" w:rsidRDefault="002E6AED" w:rsidP="00E834E3"/>
    <w:p w14:paraId="0F409E51" w14:textId="167991A3" w:rsidR="002E6AED" w:rsidRDefault="002E6AED" w:rsidP="00E834E3">
      <w:r>
        <w:t>Output:</w:t>
      </w:r>
    </w:p>
    <w:p w14:paraId="7B1602E2" w14:textId="77777777" w:rsidR="002E6AED" w:rsidRDefault="002E6AED"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2E6AED" w:rsidRPr="002E6AED" w14:paraId="3FF71117" w14:textId="77777777" w:rsidTr="00E834E3">
        <w:tc>
          <w:tcPr>
            <w:tcW w:w="877" w:type="dxa"/>
          </w:tcPr>
          <w:p w14:paraId="6408EA18" w14:textId="685DAE01" w:rsidR="002E6AED" w:rsidRPr="00E834E3" w:rsidRDefault="002E6AED" w:rsidP="002E6AED">
            <w:pPr>
              <w:rPr>
                <w:rFonts w:ascii="Courier New" w:hAnsi="Courier New" w:cs="Courier New"/>
                <w:sz w:val="22"/>
              </w:rPr>
            </w:pPr>
            <w:r w:rsidRPr="00E834E3">
              <w:rPr>
                <w:rFonts w:ascii="Courier New" w:hAnsi="Courier New" w:cs="Courier New"/>
                <w:sz w:val="22"/>
              </w:rPr>
              <w:t>#chr</w:t>
            </w:r>
          </w:p>
          <w:p w14:paraId="68B7A5BA"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5B14CDBD" w14:textId="4C9E9E7F" w:rsidR="002E6AED" w:rsidRPr="00E834E3" w:rsidRDefault="002E6AED" w:rsidP="002E6AED">
            <w:pPr>
              <w:rPr>
                <w:rFonts w:ascii="Courier New" w:hAnsi="Courier New" w:cs="Courier New"/>
                <w:sz w:val="22"/>
              </w:rPr>
            </w:pPr>
            <w:r w:rsidRPr="00E834E3">
              <w:rPr>
                <w:rFonts w:ascii="Courier New" w:hAnsi="Courier New" w:cs="Courier New"/>
                <w:sz w:val="22"/>
              </w:rPr>
              <w:t>1</w:t>
            </w:r>
          </w:p>
        </w:tc>
        <w:tc>
          <w:tcPr>
            <w:tcW w:w="1141" w:type="dxa"/>
          </w:tcPr>
          <w:p w14:paraId="26C730F4" w14:textId="74B84BC3" w:rsidR="002E6AED" w:rsidRPr="00E834E3" w:rsidRDefault="002E6AED" w:rsidP="002E6AED">
            <w:pPr>
              <w:rPr>
                <w:rFonts w:ascii="Courier New" w:hAnsi="Courier New" w:cs="Courier New"/>
                <w:sz w:val="22"/>
              </w:rPr>
            </w:pPr>
            <w:r w:rsidRPr="00E834E3">
              <w:rPr>
                <w:rFonts w:ascii="Courier New" w:hAnsi="Courier New" w:cs="Courier New"/>
                <w:sz w:val="22"/>
              </w:rPr>
              <w:t>region</w:t>
            </w:r>
          </w:p>
          <w:p w14:paraId="41E5266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A</w:t>
            </w:r>
          </w:p>
          <w:p w14:paraId="4825BAEE" w14:textId="50D6E31F" w:rsidR="002E6AED" w:rsidRPr="00E834E3" w:rsidRDefault="002E6AED" w:rsidP="002E6AED">
            <w:pPr>
              <w:rPr>
                <w:rFonts w:ascii="Courier New" w:hAnsi="Courier New" w:cs="Courier New"/>
                <w:sz w:val="22"/>
              </w:rPr>
            </w:pPr>
            <w:r w:rsidRPr="00E834E3">
              <w:rPr>
                <w:rFonts w:ascii="Courier New" w:hAnsi="Courier New" w:cs="Courier New"/>
                <w:sz w:val="22"/>
              </w:rPr>
              <w:t>C</w:t>
            </w:r>
          </w:p>
        </w:tc>
        <w:tc>
          <w:tcPr>
            <w:tcW w:w="1009" w:type="dxa"/>
          </w:tcPr>
          <w:p w14:paraId="7AC2ACE7" w14:textId="071C133F" w:rsidR="002E6AED" w:rsidRPr="00E834E3" w:rsidRDefault="002E6AED" w:rsidP="002E6AED">
            <w:pPr>
              <w:rPr>
                <w:rFonts w:ascii="Courier New" w:hAnsi="Courier New" w:cs="Courier New"/>
                <w:sz w:val="22"/>
              </w:rPr>
            </w:pPr>
            <w:r w:rsidRPr="00E834E3">
              <w:rPr>
                <w:rFonts w:ascii="Courier New" w:hAnsi="Courier New" w:cs="Courier New"/>
                <w:sz w:val="22"/>
              </w:rPr>
              <w:t>start</w:t>
            </w:r>
          </w:p>
          <w:p w14:paraId="62426643"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8</w:t>
            </w:r>
          </w:p>
          <w:p w14:paraId="6A810C2F" w14:textId="362EB8A4" w:rsidR="002E6AED" w:rsidRPr="00E834E3" w:rsidRDefault="002E6AED" w:rsidP="002E6AED">
            <w:pPr>
              <w:rPr>
                <w:rFonts w:ascii="Courier New" w:hAnsi="Courier New" w:cs="Courier New"/>
                <w:sz w:val="22"/>
              </w:rPr>
            </w:pPr>
            <w:r w:rsidRPr="00E834E3">
              <w:rPr>
                <w:rFonts w:ascii="Courier New" w:hAnsi="Courier New" w:cs="Courier New"/>
                <w:sz w:val="22"/>
              </w:rPr>
              <w:t>54</w:t>
            </w:r>
          </w:p>
        </w:tc>
        <w:tc>
          <w:tcPr>
            <w:tcW w:w="5631" w:type="dxa"/>
          </w:tcPr>
          <w:p w14:paraId="5AD325AF" w14:textId="1E300811" w:rsidR="002E6AED" w:rsidRPr="00E834E3" w:rsidRDefault="002E6AED" w:rsidP="002E6AED">
            <w:pPr>
              <w:rPr>
                <w:rFonts w:ascii="Courier New" w:hAnsi="Courier New" w:cs="Courier New"/>
                <w:sz w:val="22"/>
              </w:rPr>
            </w:pPr>
            <w:r w:rsidRPr="00E834E3">
              <w:rPr>
                <w:rFonts w:ascii="Courier New" w:hAnsi="Courier New" w:cs="Courier New"/>
                <w:sz w:val="22"/>
              </w:rPr>
              <w:t>stop</w:t>
            </w:r>
          </w:p>
          <w:p w14:paraId="730B2BF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22</w:t>
            </w:r>
          </w:p>
          <w:p w14:paraId="73BD4B1A" w14:textId="01C21E23" w:rsidR="002E6AED" w:rsidRPr="00E834E3" w:rsidRDefault="002E6AED" w:rsidP="002E6AED">
            <w:pPr>
              <w:rPr>
                <w:rFonts w:ascii="Courier New" w:hAnsi="Courier New" w:cs="Courier New"/>
                <w:sz w:val="22"/>
              </w:rPr>
            </w:pPr>
            <w:r w:rsidRPr="00E834E3">
              <w:rPr>
                <w:rFonts w:ascii="Courier New" w:hAnsi="Courier New" w:cs="Courier New"/>
                <w:sz w:val="22"/>
              </w:rPr>
              <w:t>62</w:t>
            </w:r>
          </w:p>
        </w:tc>
      </w:tr>
    </w:tbl>
    <w:p w14:paraId="7A2A157B" w14:textId="77777777" w:rsidR="002E6AED" w:rsidRDefault="002E6AED" w:rsidP="00E834E3"/>
    <w:p w14:paraId="3A75899F" w14:textId="77777777" w:rsidR="003C548A" w:rsidRPr="005A42CF" w:rsidRDefault="003C548A" w:rsidP="003B534B">
      <w:pPr>
        <w:pStyle w:val="Heading3"/>
      </w:pPr>
      <w:bookmarkStart w:id="1369" w:name="_Toc447021514"/>
      <w:r w:rsidRPr="005A42CF">
        <w:t xml:space="preserve">Example </w:t>
      </w:r>
      <w:r>
        <w:t>9</w:t>
      </w:r>
      <w:r w:rsidRPr="005A42CF">
        <w:t>: Find overlap between two SNP lists and map the overlapping SNPs to the genes.</w:t>
      </w:r>
      <w:bookmarkEnd w:id="1369"/>
    </w:p>
    <w:p w14:paraId="4A2D6D0E" w14:textId="77777777" w:rsidR="003C548A" w:rsidRDefault="003C548A" w:rsidP="002E6AED"/>
    <w:p w14:paraId="1391783D" w14:textId="2F850422" w:rsidR="002E6AED" w:rsidRDefault="002E6AED" w:rsidP="002E6AED">
      <w:r>
        <w:t>Input files:</w:t>
      </w:r>
    </w:p>
    <w:p w14:paraId="4AD3843D" w14:textId="77777777" w:rsidR="002E6AED" w:rsidRDefault="002E6AED" w:rsidP="002E6AED"/>
    <w:tbl>
      <w:tblPr>
        <w:tblStyle w:val="TableGrid"/>
        <w:tblW w:w="8640" w:type="dxa"/>
        <w:tblInd w:w="720" w:type="dxa"/>
        <w:tblLook w:val="04A0" w:firstRow="1" w:lastRow="0" w:firstColumn="1" w:lastColumn="0" w:noHBand="0" w:noVBand="1"/>
      </w:tblPr>
      <w:tblGrid>
        <w:gridCol w:w="4320"/>
        <w:gridCol w:w="4320"/>
      </w:tblGrid>
      <w:tr w:rsidR="002E6AED" w:rsidRPr="002E6AED" w14:paraId="3091711A" w14:textId="77777777" w:rsidTr="00E834E3">
        <w:tc>
          <w:tcPr>
            <w:tcW w:w="5076" w:type="dxa"/>
          </w:tcPr>
          <w:p w14:paraId="3DF4AE21" w14:textId="67F1FE60" w:rsidR="002E6AED" w:rsidRPr="00E834E3" w:rsidRDefault="002E6AED" w:rsidP="002E6AED">
            <w:pPr>
              <w:rPr>
                <w:rFonts w:ascii="Courier New" w:hAnsi="Courier New" w:cs="Courier New"/>
                <w:b/>
                <w:sz w:val="22"/>
              </w:rPr>
            </w:pPr>
            <w:r w:rsidRPr="00E834E3">
              <w:rPr>
                <w:rFonts w:ascii="Courier New" w:hAnsi="Courier New" w:cs="Courier New"/>
                <w:b/>
                <w:sz w:val="22"/>
              </w:rPr>
              <w:t>input1</w:t>
            </w:r>
          </w:p>
        </w:tc>
        <w:tc>
          <w:tcPr>
            <w:tcW w:w="5076" w:type="dxa"/>
          </w:tcPr>
          <w:p w14:paraId="6EC90353" w14:textId="372691E8" w:rsidR="002E6AED" w:rsidRPr="00E834E3" w:rsidRDefault="002E6AED" w:rsidP="002E6AED">
            <w:pPr>
              <w:rPr>
                <w:rFonts w:ascii="Courier New" w:hAnsi="Courier New" w:cs="Courier New"/>
                <w:b/>
                <w:sz w:val="22"/>
              </w:rPr>
            </w:pPr>
            <w:r w:rsidRPr="00E834E3">
              <w:rPr>
                <w:rFonts w:ascii="Courier New" w:hAnsi="Courier New" w:cs="Courier New"/>
                <w:b/>
                <w:sz w:val="22"/>
              </w:rPr>
              <w:t>input2</w:t>
            </w:r>
          </w:p>
        </w:tc>
      </w:tr>
      <w:tr w:rsidR="002E6AED" w:rsidRPr="002E6AED" w14:paraId="57C8BFF0" w14:textId="77777777" w:rsidTr="00E834E3">
        <w:tc>
          <w:tcPr>
            <w:tcW w:w="5076" w:type="dxa"/>
          </w:tcPr>
          <w:p w14:paraId="4D0F603F" w14:textId="1B019FAD"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6D339DDD" w14:textId="1500A3AA" w:rsidR="002E6AED" w:rsidRPr="00E834E3" w:rsidRDefault="002E6AED" w:rsidP="002E6AED">
            <w:pPr>
              <w:rPr>
                <w:rFonts w:ascii="Courier New" w:hAnsi="Courier New" w:cs="Courier New"/>
                <w:sz w:val="22"/>
              </w:rPr>
            </w:pPr>
            <w:r w:rsidRPr="00E834E3">
              <w:rPr>
                <w:rFonts w:ascii="Courier New" w:hAnsi="Courier New" w:cs="Courier New"/>
                <w:sz w:val="22"/>
              </w:rPr>
              <w:t>rs11</w:t>
            </w:r>
          </w:p>
          <w:p w14:paraId="716D18FC" w14:textId="209A87D7" w:rsidR="002E6AED" w:rsidRPr="00E834E3" w:rsidRDefault="002E6AED" w:rsidP="002E6AED">
            <w:pPr>
              <w:rPr>
                <w:rFonts w:ascii="Courier New" w:hAnsi="Courier New" w:cs="Courier New"/>
                <w:sz w:val="22"/>
              </w:rPr>
            </w:pPr>
            <w:r w:rsidRPr="00E834E3">
              <w:rPr>
                <w:rFonts w:ascii="Courier New" w:hAnsi="Courier New" w:cs="Courier New"/>
                <w:sz w:val="22"/>
              </w:rPr>
              <w:t>rs12</w:t>
            </w:r>
          </w:p>
          <w:p w14:paraId="7961C540" w14:textId="589CD8D4" w:rsidR="002E6AED" w:rsidRPr="00E834E3" w:rsidRDefault="002E6AED" w:rsidP="002E6AED">
            <w:pPr>
              <w:rPr>
                <w:rFonts w:ascii="Courier New" w:hAnsi="Courier New" w:cs="Courier New"/>
                <w:sz w:val="22"/>
              </w:rPr>
            </w:pPr>
            <w:r w:rsidRPr="00E834E3">
              <w:rPr>
                <w:rFonts w:ascii="Courier New" w:hAnsi="Courier New" w:cs="Courier New"/>
                <w:sz w:val="22"/>
              </w:rPr>
              <w:t>rs13</w:t>
            </w:r>
          </w:p>
          <w:p w14:paraId="00086284" w14:textId="09A8A254"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19A99D3B" w14:textId="1470E36C"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56ACC64A" w14:textId="6E69BA70" w:rsidR="002E6AED" w:rsidRPr="00E834E3" w:rsidRDefault="002E6AED" w:rsidP="002E6AED">
            <w:pPr>
              <w:rPr>
                <w:rFonts w:ascii="Courier New" w:hAnsi="Courier New" w:cs="Courier New"/>
                <w:sz w:val="22"/>
              </w:rPr>
            </w:pPr>
            <w:r w:rsidRPr="00E834E3">
              <w:rPr>
                <w:rFonts w:ascii="Courier New" w:hAnsi="Courier New" w:cs="Courier New"/>
                <w:sz w:val="22"/>
              </w:rPr>
              <w:t>rs16</w:t>
            </w:r>
          </w:p>
        </w:tc>
        <w:tc>
          <w:tcPr>
            <w:tcW w:w="5076" w:type="dxa"/>
          </w:tcPr>
          <w:p w14:paraId="038560E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2D01A739" w14:textId="736ACA03"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14E7D76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437DB2D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rs16</w:t>
            </w:r>
          </w:p>
          <w:p w14:paraId="3C80B2D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rs17</w:t>
            </w:r>
          </w:p>
          <w:p w14:paraId="05BD0BC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rs18</w:t>
            </w:r>
          </w:p>
          <w:p w14:paraId="3D3FE88A" w14:textId="2C6DBBF9" w:rsidR="002E6AED" w:rsidRPr="00E834E3" w:rsidRDefault="002E6AED" w:rsidP="002E6AED">
            <w:pPr>
              <w:rPr>
                <w:rFonts w:ascii="Courier New" w:hAnsi="Courier New" w:cs="Courier New"/>
                <w:sz w:val="22"/>
              </w:rPr>
            </w:pPr>
            <w:r w:rsidRPr="00E834E3">
              <w:rPr>
                <w:rFonts w:ascii="Courier New" w:hAnsi="Courier New" w:cs="Courier New"/>
                <w:sz w:val="22"/>
              </w:rPr>
              <w:t>rs19</w:t>
            </w:r>
          </w:p>
        </w:tc>
      </w:tr>
    </w:tbl>
    <w:p w14:paraId="1D360895" w14:textId="77777777" w:rsidR="003C548A" w:rsidRDefault="003C548A" w:rsidP="002E6AED"/>
    <w:p w14:paraId="65B15785" w14:textId="30C72063" w:rsidR="002E6AED" w:rsidRDefault="002E6AED" w:rsidP="002E6AED">
      <w:r>
        <w:t>Configuration:</w:t>
      </w:r>
    </w:p>
    <w:p w14:paraId="76E7AC3A" w14:textId="77777777" w:rsidR="002E6AED" w:rsidRDefault="002E6AED" w:rsidP="002E6AED"/>
    <w:tbl>
      <w:tblPr>
        <w:tblStyle w:val="TableGrid"/>
        <w:tblW w:w="8640" w:type="dxa"/>
        <w:tblInd w:w="720" w:type="dxa"/>
        <w:tblLook w:val="04A0" w:firstRow="1" w:lastRow="0" w:firstColumn="1" w:lastColumn="0" w:noHBand="0" w:noVBand="1"/>
      </w:tblPr>
      <w:tblGrid>
        <w:gridCol w:w="8640"/>
      </w:tblGrid>
      <w:tr w:rsidR="002E6AED" w:rsidRPr="002E6AED" w14:paraId="038899DC" w14:textId="77777777" w:rsidTr="00E834E3">
        <w:tc>
          <w:tcPr>
            <w:tcW w:w="10152" w:type="dxa"/>
          </w:tcPr>
          <w:p w14:paraId="2DDD2426" w14:textId="6B918025"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3EE156E2"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SNP_FILE input1</w:t>
            </w:r>
          </w:p>
          <w:p w14:paraId="37E1C6B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SNP_FILE input2</w:t>
            </w:r>
          </w:p>
          <w:p w14:paraId="0CED37F6" w14:textId="463D38C9" w:rsidR="002E6AED" w:rsidRPr="00E834E3" w:rsidRDefault="002E6AED" w:rsidP="002E6AED">
            <w:pPr>
              <w:rPr>
                <w:rFonts w:ascii="Courier New" w:hAnsi="Courier New" w:cs="Courier New"/>
                <w:sz w:val="22"/>
              </w:rPr>
            </w:pPr>
            <w:r w:rsidRPr="00E834E3">
              <w:rPr>
                <w:rFonts w:ascii="Courier New" w:hAnsi="Courier New" w:cs="Courier New"/>
                <w:sz w:val="22"/>
              </w:rPr>
              <w:t>FILTER snp gene region</w:t>
            </w:r>
          </w:p>
        </w:tc>
      </w:tr>
    </w:tbl>
    <w:p w14:paraId="4D71A749" w14:textId="77777777" w:rsidR="002E6AED" w:rsidRDefault="002E6AED" w:rsidP="002E6AED"/>
    <w:p w14:paraId="115CC6EE" w14:textId="45E0E1B1" w:rsidR="002E6AED" w:rsidRDefault="002E6AED" w:rsidP="002E6AED">
      <w:r>
        <w:t>Output:</w:t>
      </w:r>
    </w:p>
    <w:p w14:paraId="2A381DED" w14:textId="77777777" w:rsidR="002E6AED" w:rsidRDefault="002E6AED" w:rsidP="002E6AED"/>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745"/>
        <w:gridCol w:w="1141"/>
        <w:gridCol w:w="1009"/>
        <w:gridCol w:w="4009"/>
      </w:tblGrid>
      <w:tr w:rsidR="002E6AED" w:rsidRPr="002E6AED" w14:paraId="6231948D" w14:textId="77777777" w:rsidTr="00E834E3">
        <w:tc>
          <w:tcPr>
            <w:tcW w:w="877" w:type="dxa"/>
          </w:tcPr>
          <w:p w14:paraId="0AD39DDF" w14:textId="251E0C27"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40254AE8" w14:textId="68B9675A"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5D092BB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3CDC6088"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7D6BA1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rs16</w:t>
            </w:r>
          </w:p>
          <w:p w14:paraId="6AC0334A" w14:textId="7E006F18" w:rsidR="002E6AED" w:rsidRPr="00E834E3" w:rsidRDefault="002E6AED" w:rsidP="002E6AED">
            <w:pPr>
              <w:rPr>
                <w:rFonts w:ascii="Courier New" w:hAnsi="Courier New" w:cs="Courier New"/>
                <w:sz w:val="22"/>
              </w:rPr>
            </w:pPr>
            <w:r w:rsidRPr="00E834E3">
              <w:rPr>
                <w:rFonts w:ascii="Courier New" w:hAnsi="Courier New" w:cs="Courier New"/>
                <w:sz w:val="22"/>
              </w:rPr>
              <w:t>rs16</w:t>
            </w:r>
          </w:p>
        </w:tc>
        <w:tc>
          <w:tcPr>
            <w:tcW w:w="877" w:type="dxa"/>
          </w:tcPr>
          <w:p w14:paraId="677C380B" w14:textId="2333020F" w:rsidR="002E6AED" w:rsidRPr="00E834E3" w:rsidRDefault="002E6AED" w:rsidP="002E6AED">
            <w:pPr>
              <w:rPr>
                <w:rFonts w:ascii="Courier New" w:hAnsi="Courier New" w:cs="Courier New"/>
                <w:sz w:val="22"/>
              </w:rPr>
            </w:pPr>
            <w:r w:rsidRPr="00E834E3">
              <w:rPr>
                <w:rFonts w:ascii="Courier New" w:hAnsi="Courier New" w:cs="Courier New"/>
                <w:sz w:val="22"/>
              </w:rPr>
              <w:t>gene</w:t>
            </w:r>
          </w:p>
          <w:p w14:paraId="0D0EEA5D"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3F79A38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45456FF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3B55531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6A7C9B89" w14:textId="426CB276" w:rsidR="002E6AED" w:rsidRPr="00E834E3" w:rsidRDefault="002E6AED" w:rsidP="002E6AED">
            <w:pPr>
              <w:rPr>
                <w:rFonts w:ascii="Courier New" w:hAnsi="Courier New" w:cs="Courier New"/>
                <w:sz w:val="22"/>
              </w:rPr>
            </w:pPr>
            <w:r w:rsidRPr="00E834E3">
              <w:rPr>
                <w:rFonts w:ascii="Courier New" w:hAnsi="Courier New" w:cs="Courier New"/>
                <w:sz w:val="22"/>
              </w:rPr>
              <w:t>D</w:t>
            </w:r>
          </w:p>
        </w:tc>
        <w:tc>
          <w:tcPr>
            <w:tcW w:w="745" w:type="dxa"/>
          </w:tcPr>
          <w:p w14:paraId="03FE6287" w14:textId="61A37C67" w:rsidR="002E6AED" w:rsidRPr="00E834E3" w:rsidRDefault="002E6AED" w:rsidP="002E6AED">
            <w:pPr>
              <w:rPr>
                <w:rFonts w:ascii="Courier New" w:hAnsi="Courier New" w:cs="Courier New"/>
                <w:sz w:val="22"/>
              </w:rPr>
            </w:pPr>
            <w:r w:rsidRPr="00E834E3">
              <w:rPr>
                <w:rFonts w:ascii="Courier New" w:hAnsi="Courier New" w:cs="Courier New"/>
                <w:sz w:val="22"/>
              </w:rPr>
              <w:t>chr</w:t>
            </w:r>
          </w:p>
          <w:p w14:paraId="7125AC8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40B4F14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1477B49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306AED6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4967C810" w14:textId="2A84B78F" w:rsidR="002E6AED" w:rsidRPr="00E834E3" w:rsidRDefault="002E6AED" w:rsidP="002E6AED">
            <w:pPr>
              <w:rPr>
                <w:rFonts w:ascii="Courier New" w:hAnsi="Courier New" w:cs="Courier New"/>
                <w:sz w:val="22"/>
              </w:rPr>
            </w:pPr>
            <w:r w:rsidRPr="00E834E3">
              <w:rPr>
                <w:rFonts w:ascii="Courier New" w:hAnsi="Courier New" w:cs="Courier New"/>
                <w:sz w:val="22"/>
              </w:rPr>
              <w:t>1</w:t>
            </w:r>
          </w:p>
        </w:tc>
        <w:tc>
          <w:tcPr>
            <w:tcW w:w="1141" w:type="dxa"/>
          </w:tcPr>
          <w:p w14:paraId="2C9B18A4" w14:textId="605B87ED" w:rsidR="002E6AED" w:rsidRPr="00E834E3" w:rsidRDefault="002E6AED" w:rsidP="002E6AED">
            <w:pPr>
              <w:rPr>
                <w:rFonts w:ascii="Courier New" w:hAnsi="Courier New" w:cs="Courier New"/>
                <w:sz w:val="22"/>
              </w:rPr>
            </w:pPr>
            <w:r w:rsidRPr="00E834E3">
              <w:rPr>
                <w:rFonts w:ascii="Courier New" w:hAnsi="Courier New" w:cs="Courier New"/>
                <w:sz w:val="22"/>
              </w:rPr>
              <w:t>region</w:t>
            </w:r>
          </w:p>
          <w:p w14:paraId="734ACAA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2D0B7338"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70DC8B87"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60A8E1D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2D72D9DE" w14:textId="3386E903" w:rsidR="002E6AED" w:rsidRPr="00E834E3" w:rsidRDefault="002E6AED" w:rsidP="002E6AED">
            <w:pPr>
              <w:rPr>
                <w:rFonts w:ascii="Courier New" w:hAnsi="Courier New" w:cs="Courier New"/>
                <w:sz w:val="22"/>
              </w:rPr>
            </w:pPr>
            <w:r w:rsidRPr="00E834E3">
              <w:rPr>
                <w:rFonts w:ascii="Courier New" w:hAnsi="Courier New" w:cs="Courier New"/>
                <w:sz w:val="22"/>
              </w:rPr>
              <w:t>D</w:t>
            </w:r>
          </w:p>
        </w:tc>
        <w:tc>
          <w:tcPr>
            <w:tcW w:w="1009" w:type="dxa"/>
          </w:tcPr>
          <w:p w14:paraId="77C69B39" w14:textId="62313468" w:rsidR="002E6AED" w:rsidRPr="00E834E3" w:rsidRDefault="002E6AED" w:rsidP="002E6AED">
            <w:pPr>
              <w:rPr>
                <w:rFonts w:ascii="Courier New" w:hAnsi="Courier New" w:cs="Courier New"/>
                <w:sz w:val="22"/>
              </w:rPr>
            </w:pPr>
            <w:r w:rsidRPr="00E834E3">
              <w:rPr>
                <w:rFonts w:ascii="Courier New" w:hAnsi="Courier New" w:cs="Courier New"/>
                <w:sz w:val="22"/>
              </w:rPr>
              <w:t>start</w:t>
            </w:r>
          </w:p>
          <w:p w14:paraId="034E757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28</w:t>
            </w:r>
          </w:p>
          <w:p w14:paraId="7D03FD2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28</w:t>
            </w:r>
          </w:p>
          <w:p w14:paraId="1B4D553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54</w:t>
            </w:r>
          </w:p>
          <w:p w14:paraId="39859C3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54</w:t>
            </w:r>
          </w:p>
          <w:p w14:paraId="2A1CDB23" w14:textId="1621FAD1" w:rsidR="002E6AED" w:rsidRPr="00E834E3" w:rsidRDefault="002E6AED" w:rsidP="002E6AED">
            <w:pPr>
              <w:rPr>
                <w:rFonts w:ascii="Courier New" w:hAnsi="Courier New" w:cs="Courier New"/>
                <w:sz w:val="22"/>
              </w:rPr>
            </w:pPr>
            <w:r w:rsidRPr="00E834E3">
              <w:rPr>
                <w:rFonts w:ascii="Courier New" w:hAnsi="Courier New" w:cs="Courier New"/>
                <w:sz w:val="22"/>
              </w:rPr>
              <w:t>58</w:t>
            </w:r>
          </w:p>
        </w:tc>
        <w:tc>
          <w:tcPr>
            <w:tcW w:w="4009" w:type="dxa"/>
          </w:tcPr>
          <w:p w14:paraId="58C71E04" w14:textId="3C58B939" w:rsidR="002E6AED" w:rsidRPr="00E834E3" w:rsidRDefault="002E6AED" w:rsidP="002E6AED">
            <w:pPr>
              <w:rPr>
                <w:rFonts w:ascii="Courier New" w:hAnsi="Courier New" w:cs="Courier New"/>
                <w:sz w:val="22"/>
              </w:rPr>
            </w:pPr>
            <w:r w:rsidRPr="00E834E3">
              <w:rPr>
                <w:rFonts w:ascii="Courier New" w:hAnsi="Courier New" w:cs="Courier New"/>
                <w:sz w:val="22"/>
              </w:rPr>
              <w:t>stop</w:t>
            </w:r>
          </w:p>
          <w:p w14:paraId="214A3A06"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52</w:t>
            </w:r>
          </w:p>
          <w:p w14:paraId="5C79D1CB"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52</w:t>
            </w:r>
          </w:p>
          <w:p w14:paraId="2191B987"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62</w:t>
            </w:r>
          </w:p>
          <w:p w14:paraId="38D4F0D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62</w:t>
            </w:r>
          </w:p>
          <w:p w14:paraId="300F9E1D" w14:textId="48656C88" w:rsidR="002E6AED" w:rsidRPr="00E834E3" w:rsidRDefault="002E6AED" w:rsidP="002E6AED">
            <w:pPr>
              <w:rPr>
                <w:rFonts w:ascii="Courier New" w:hAnsi="Courier New" w:cs="Courier New"/>
                <w:sz w:val="22"/>
              </w:rPr>
            </w:pPr>
            <w:r w:rsidRPr="00E834E3">
              <w:rPr>
                <w:rFonts w:ascii="Courier New" w:hAnsi="Courier New" w:cs="Courier New"/>
                <w:sz w:val="22"/>
              </w:rPr>
              <w:t>72</w:t>
            </w:r>
          </w:p>
        </w:tc>
      </w:tr>
    </w:tbl>
    <w:p w14:paraId="17ED00BE" w14:textId="428ABFCB" w:rsidR="003C548A" w:rsidRPr="005A42CF" w:rsidRDefault="003C548A" w:rsidP="00E834E3">
      <w:pPr>
        <w:tabs>
          <w:tab w:val="center" w:pos="4968"/>
        </w:tabs>
      </w:pPr>
    </w:p>
    <w:p w14:paraId="63637AD2" w14:textId="77777777" w:rsidR="00796263" w:rsidRDefault="003C548A" w:rsidP="00E834E3">
      <w:pPr>
        <w:pStyle w:val="Heading3"/>
      </w:pPr>
      <w:bookmarkStart w:id="1370" w:name="_Toc447021515"/>
      <w:r w:rsidRPr="00A9746B">
        <w:t xml:space="preserve">Example 10: Find overlapping </w:t>
      </w:r>
      <w:r>
        <w:t>SNP</w:t>
      </w:r>
      <w:r w:rsidRPr="00A9746B">
        <w:t xml:space="preserve">s between the two lists and map the overlapping </w:t>
      </w:r>
      <w:r>
        <w:t>SNP</w:t>
      </w:r>
      <w:r w:rsidRPr="00A9746B">
        <w:t>s to the genes, regions, groups and the sources.</w:t>
      </w:r>
      <w:bookmarkEnd w:id="1370"/>
    </w:p>
    <w:p w14:paraId="7F9D7EEB" w14:textId="77777777" w:rsidR="00796263" w:rsidRPr="00796263" w:rsidRDefault="00796263" w:rsidP="00796263"/>
    <w:p w14:paraId="68A78CBE" w14:textId="77777777" w:rsidR="00796263" w:rsidRDefault="00796263" w:rsidP="00796263">
      <w:r>
        <w:t>Configuration:</w:t>
      </w:r>
    </w:p>
    <w:p w14:paraId="7ECF4377" w14:textId="77777777" w:rsidR="00796263" w:rsidRDefault="00796263" w:rsidP="00796263"/>
    <w:tbl>
      <w:tblPr>
        <w:tblStyle w:val="TableGrid"/>
        <w:tblW w:w="8640" w:type="dxa"/>
        <w:tblInd w:w="720" w:type="dxa"/>
        <w:tblLook w:val="04A0" w:firstRow="1" w:lastRow="0" w:firstColumn="1" w:lastColumn="0" w:noHBand="0" w:noVBand="1"/>
      </w:tblPr>
      <w:tblGrid>
        <w:gridCol w:w="8640"/>
      </w:tblGrid>
      <w:tr w:rsidR="00796263" w:rsidRPr="00313085" w14:paraId="18373CF8" w14:textId="77777777" w:rsidTr="009E2EFE">
        <w:tc>
          <w:tcPr>
            <w:tcW w:w="10152" w:type="dxa"/>
          </w:tcPr>
          <w:p w14:paraId="705C2264" w14:textId="77777777" w:rsidR="00796263" w:rsidRPr="00313085" w:rsidRDefault="00796263" w:rsidP="009E2EFE">
            <w:pPr>
              <w:rPr>
                <w:rFonts w:ascii="Courier New" w:hAnsi="Courier New" w:cs="Courier New"/>
                <w:sz w:val="22"/>
              </w:rPr>
            </w:pPr>
            <w:r w:rsidRPr="00313085">
              <w:rPr>
                <w:rFonts w:ascii="Courier New" w:hAnsi="Courier New" w:cs="Courier New"/>
                <w:sz w:val="22"/>
              </w:rPr>
              <w:t>KNOWLEDGE test.db</w:t>
            </w:r>
          </w:p>
          <w:p w14:paraId="19A04167" w14:textId="16531145" w:rsidR="00796263" w:rsidRPr="00313085" w:rsidRDefault="00796263" w:rsidP="009E2EFE">
            <w:pPr>
              <w:rPr>
                <w:rFonts w:ascii="Courier New" w:hAnsi="Courier New" w:cs="Courier New"/>
                <w:sz w:val="22"/>
              </w:rPr>
            </w:pPr>
            <w:r w:rsidRPr="00313085">
              <w:rPr>
                <w:rFonts w:ascii="Courier New" w:hAnsi="Courier New" w:cs="Courier New"/>
                <w:sz w:val="22"/>
              </w:rPr>
              <w:t xml:space="preserve">SNP </w:t>
            </w:r>
            <w:r>
              <w:rPr>
                <w:rFonts w:ascii="Courier New" w:hAnsi="Courier New" w:cs="Courier New"/>
                <w:sz w:val="22"/>
              </w:rPr>
              <w:t>rs11 rs12 rs13 rs14 rs15 rs16</w:t>
            </w:r>
          </w:p>
          <w:p w14:paraId="33F9D5A0" w14:textId="220FF6C5" w:rsidR="00796263" w:rsidRPr="00313085" w:rsidRDefault="00796263" w:rsidP="009E2EFE">
            <w:pPr>
              <w:rPr>
                <w:rFonts w:ascii="Courier New" w:hAnsi="Courier New" w:cs="Courier New"/>
                <w:sz w:val="22"/>
              </w:rPr>
            </w:pPr>
            <w:r w:rsidRPr="00313085">
              <w:rPr>
                <w:rFonts w:ascii="Courier New" w:hAnsi="Courier New" w:cs="Courier New"/>
                <w:sz w:val="22"/>
              </w:rPr>
              <w:t>SNP</w:t>
            </w:r>
            <w:r>
              <w:rPr>
                <w:rFonts w:ascii="Courier New" w:hAnsi="Courier New" w:cs="Courier New"/>
                <w:sz w:val="22"/>
              </w:rPr>
              <w:t xml:space="preserve"> rs14 rs15 rs16 rs17 rs18 rs19</w:t>
            </w:r>
          </w:p>
          <w:p w14:paraId="1285205D" w14:textId="027532CA" w:rsidR="00796263" w:rsidRPr="00313085" w:rsidRDefault="00796263" w:rsidP="009E2EFE">
            <w:pPr>
              <w:rPr>
                <w:rFonts w:ascii="Courier New" w:hAnsi="Courier New" w:cs="Courier New"/>
                <w:sz w:val="22"/>
              </w:rPr>
            </w:pPr>
            <w:r w:rsidRPr="00313085">
              <w:rPr>
                <w:rFonts w:ascii="Courier New" w:hAnsi="Courier New" w:cs="Courier New"/>
                <w:sz w:val="22"/>
              </w:rPr>
              <w:t>FILTER snp gene region</w:t>
            </w:r>
            <w:r w:rsidR="009E2EFE">
              <w:rPr>
                <w:rFonts w:ascii="Courier New" w:hAnsi="Courier New" w:cs="Courier New"/>
                <w:sz w:val="22"/>
              </w:rPr>
              <w:t xml:space="preserve"> group source</w:t>
            </w:r>
          </w:p>
        </w:tc>
      </w:tr>
    </w:tbl>
    <w:p w14:paraId="1A2ABDE1" w14:textId="77777777" w:rsidR="00796263" w:rsidRDefault="00796263" w:rsidP="00796263"/>
    <w:p w14:paraId="1C47CE00" w14:textId="77777777" w:rsidR="00796263" w:rsidRDefault="00796263" w:rsidP="00796263"/>
    <w:p w14:paraId="5F2BB178" w14:textId="77777777" w:rsidR="00796263" w:rsidRDefault="00796263" w:rsidP="00796263"/>
    <w:p w14:paraId="01C72081" w14:textId="3E539B46" w:rsidR="00796263" w:rsidRDefault="00796263" w:rsidP="00796263">
      <w:r>
        <w:t>Output:</w:t>
      </w:r>
    </w:p>
    <w:p w14:paraId="71BEC334" w14:textId="77777777" w:rsidR="00796263" w:rsidRDefault="00796263" w:rsidP="0079626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745"/>
        <w:gridCol w:w="1141"/>
        <w:gridCol w:w="1009"/>
        <w:gridCol w:w="877"/>
        <w:gridCol w:w="1009"/>
        <w:gridCol w:w="2123"/>
      </w:tblGrid>
      <w:tr w:rsidR="00796263" w:rsidRPr="00796263" w14:paraId="530364B5" w14:textId="77777777" w:rsidTr="00E834E3">
        <w:tc>
          <w:tcPr>
            <w:tcW w:w="877" w:type="dxa"/>
          </w:tcPr>
          <w:p w14:paraId="24D5CB59" w14:textId="2A6C3145" w:rsidR="00796263" w:rsidRPr="00E834E3" w:rsidRDefault="00796263" w:rsidP="00796263">
            <w:pPr>
              <w:rPr>
                <w:rFonts w:ascii="Courier New" w:hAnsi="Courier New" w:cs="Courier New"/>
                <w:sz w:val="22"/>
              </w:rPr>
            </w:pPr>
            <w:r w:rsidRPr="00E834E3">
              <w:rPr>
                <w:rFonts w:ascii="Courier New" w:hAnsi="Courier New" w:cs="Courier New"/>
                <w:sz w:val="22"/>
              </w:rPr>
              <w:t>#snp</w:t>
            </w:r>
          </w:p>
          <w:p w14:paraId="565EC2D5" w14:textId="0290665F"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0511590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11F9BA9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6283E17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A9776E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3C182CD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5E1628C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FEBB3A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C7C0A1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072E904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07A77F2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79D6399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172A3799" w14:textId="15685916" w:rsidR="00796263" w:rsidRPr="00E834E3" w:rsidRDefault="00796263" w:rsidP="00796263">
            <w:pPr>
              <w:rPr>
                <w:rFonts w:ascii="Courier New" w:hAnsi="Courier New" w:cs="Courier New"/>
                <w:sz w:val="22"/>
              </w:rPr>
            </w:pPr>
            <w:r w:rsidRPr="00E834E3">
              <w:rPr>
                <w:rFonts w:ascii="Courier New" w:hAnsi="Courier New" w:cs="Courier New"/>
                <w:sz w:val="22"/>
              </w:rPr>
              <w:t>rs16</w:t>
            </w:r>
          </w:p>
        </w:tc>
        <w:tc>
          <w:tcPr>
            <w:tcW w:w="877" w:type="dxa"/>
          </w:tcPr>
          <w:p w14:paraId="702D668C" w14:textId="2ABEA451" w:rsidR="00796263" w:rsidRPr="00E834E3" w:rsidRDefault="00796263" w:rsidP="00796263">
            <w:pPr>
              <w:rPr>
                <w:rFonts w:ascii="Courier New" w:hAnsi="Courier New" w:cs="Courier New"/>
                <w:sz w:val="22"/>
              </w:rPr>
            </w:pPr>
            <w:r w:rsidRPr="00E834E3">
              <w:rPr>
                <w:rFonts w:ascii="Courier New" w:hAnsi="Courier New" w:cs="Courier New"/>
                <w:sz w:val="22"/>
              </w:rPr>
              <w:t>gene</w:t>
            </w:r>
          </w:p>
          <w:p w14:paraId="2EFBAB0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6F09904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8D2D71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7EF58D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01748B5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482580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3C2DEF7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1E652C7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6A02618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15AA91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048F42A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3EEC7F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9A3AAE5" w14:textId="5D30BDA9" w:rsidR="00796263" w:rsidRPr="00E834E3" w:rsidRDefault="00796263" w:rsidP="00796263">
            <w:pPr>
              <w:rPr>
                <w:rFonts w:ascii="Courier New" w:hAnsi="Courier New" w:cs="Courier New"/>
                <w:sz w:val="22"/>
              </w:rPr>
            </w:pPr>
            <w:r w:rsidRPr="00E834E3">
              <w:rPr>
                <w:rFonts w:ascii="Courier New" w:hAnsi="Courier New" w:cs="Courier New"/>
                <w:sz w:val="22"/>
              </w:rPr>
              <w:t>D</w:t>
            </w:r>
          </w:p>
        </w:tc>
        <w:tc>
          <w:tcPr>
            <w:tcW w:w="745" w:type="dxa"/>
          </w:tcPr>
          <w:p w14:paraId="790C4547" w14:textId="57F0ACD1" w:rsidR="00796263" w:rsidRPr="00E834E3" w:rsidRDefault="00796263" w:rsidP="00796263">
            <w:pPr>
              <w:rPr>
                <w:rFonts w:ascii="Courier New" w:hAnsi="Courier New" w:cs="Courier New"/>
                <w:sz w:val="22"/>
              </w:rPr>
            </w:pPr>
            <w:r w:rsidRPr="00E834E3">
              <w:rPr>
                <w:rFonts w:ascii="Courier New" w:hAnsi="Courier New" w:cs="Courier New"/>
                <w:sz w:val="22"/>
              </w:rPr>
              <w:t>chr</w:t>
            </w:r>
          </w:p>
          <w:p w14:paraId="3819F2F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6F8F0BF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6FA658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62A1ED2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07ABEA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6F1E99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59982E0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D0965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311B7A9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BC03A1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7B3FCE3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758EE67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6DFE384" w14:textId="5F8FD365" w:rsidR="00796263" w:rsidRPr="00E834E3" w:rsidRDefault="00796263" w:rsidP="00796263">
            <w:pPr>
              <w:rPr>
                <w:rFonts w:ascii="Courier New" w:hAnsi="Courier New" w:cs="Courier New"/>
                <w:sz w:val="22"/>
              </w:rPr>
            </w:pPr>
            <w:r w:rsidRPr="00E834E3">
              <w:rPr>
                <w:rFonts w:ascii="Courier New" w:hAnsi="Courier New" w:cs="Courier New"/>
                <w:sz w:val="22"/>
              </w:rPr>
              <w:t>1</w:t>
            </w:r>
          </w:p>
        </w:tc>
        <w:tc>
          <w:tcPr>
            <w:tcW w:w="1141" w:type="dxa"/>
          </w:tcPr>
          <w:p w14:paraId="28D4888E" w14:textId="790290AB" w:rsidR="00796263" w:rsidRPr="00E834E3" w:rsidRDefault="00796263" w:rsidP="00796263">
            <w:pPr>
              <w:rPr>
                <w:rFonts w:ascii="Courier New" w:hAnsi="Courier New" w:cs="Courier New"/>
                <w:sz w:val="22"/>
              </w:rPr>
            </w:pPr>
            <w:r w:rsidRPr="00E834E3">
              <w:rPr>
                <w:rFonts w:ascii="Courier New" w:hAnsi="Courier New" w:cs="Courier New"/>
                <w:sz w:val="22"/>
              </w:rPr>
              <w:t>region</w:t>
            </w:r>
          </w:p>
          <w:p w14:paraId="06C1E5C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579960A1"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321CF00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B3234A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01BF11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AFDFA0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C6E52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2F5D4F7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29BDFAF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851D02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5ABAD7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562A1F0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6280E00" w14:textId="28F4E19A" w:rsidR="00796263" w:rsidRPr="00E834E3" w:rsidRDefault="00796263" w:rsidP="00796263">
            <w:pPr>
              <w:rPr>
                <w:rFonts w:ascii="Courier New" w:hAnsi="Courier New" w:cs="Courier New"/>
                <w:sz w:val="22"/>
              </w:rPr>
            </w:pPr>
            <w:r w:rsidRPr="00E834E3">
              <w:rPr>
                <w:rFonts w:ascii="Courier New" w:hAnsi="Courier New" w:cs="Courier New"/>
                <w:sz w:val="22"/>
              </w:rPr>
              <w:t>D</w:t>
            </w:r>
          </w:p>
        </w:tc>
        <w:tc>
          <w:tcPr>
            <w:tcW w:w="1009" w:type="dxa"/>
          </w:tcPr>
          <w:p w14:paraId="66533B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start</w:t>
            </w:r>
          </w:p>
          <w:p w14:paraId="6B527F1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49FDF52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7CF2C2E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14D76FC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547BD52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76E860D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28EEEA0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612D7F9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45CF30C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3EA22B6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7A9EA8E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137C9F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79AE080A" w14:textId="0C9CF6E4" w:rsidR="00796263" w:rsidRPr="00E834E3" w:rsidRDefault="00796263" w:rsidP="00796263">
            <w:pPr>
              <w:rPr>
                <w:rFonts w:ascii="Courier New" w:hAnsi="Courier New" w:cs="Courier New"/>
                <w:sz w:val="22"/>
              </w:rPr>
            </w:pPr>
            <w:r w:rsidRPr="00E834E3">
              <w:rPr>
                <w:rFonts w:ascii="Courier New" w:hAnsi="Courier New" w:cs="Courier New"/>
                <w:sz w:val="22"/>
              </w:rPr>
              <w:t>58</w:t>
            </w:r>
          </w:p>
        </w:tc>
        <w:tc>
          <w:tcPr>
            <w:tcW w:w="877" w:type="dxa"/>
          </w:tcPr>
          <w:p w14:paraId="3EC41CC3" w14:textId="72ECA648" w:rsidR="00796263" w:rsidRPr="00E834E3" w:rsidRDefault="00796263" w:rsidP="00796263">
            <w:pPr>
              <w:rPr>
                <w:rFonts w:ascii="Courier New" w:hAnsi="Courier New" w:cs="Courier New"/>
                <w:sz w:val="22"/>
              </w:rPr>
            </w:pPr>
            <w:r w:rsidRPr="00E834E3">
              <w:rPr>
                <w:rFonts w:ascii="Courier New" w:hAnsi="Courier New" w:cs="Courier New"/>
                <w:sz w:val="22"/>
              </w:rPr>
              <w:t>stop</w:t>
            </w:r>
          </w:p>
          <w:p w14:paraId="17F777A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6EF595E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18E9C01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4F4E00B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6AE254E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4E0AC59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01E7301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5D39A011"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0232E52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7019FB8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49F7C9A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51A8BA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24775328" w14:textId="37B17374" w:rsidR="00796263" w:rsidRPr="00E834E3" w:rsidRDefault="00796263" w:rsidP="00796263">
            <w:pPr>
              <w:rPr>
                <w:rFonts w:ascii="Courier New" w:hAnsi="Courier New" w:cs="Courier New"/>
                <w:sz w:val="22"/>
              </w:rPr>
            </w:pPr>
            <w:r w:rsidRPr="00E834E3">
              <w:rPr>
                <w:rFonts w:ascii="Courier New" w:hAnsi="Courier New" w:cs="Courier New"/>
                <w:sz w:val="22"/>
              </w:rPr>
              <w:t>72</w:t>
            </w:r>
          </w:p>
        </w:tc>
        <w:tc>
          <w:tcPr>
            <w:tcW w:w="1009" w:type="dxa"/>
          </w:tcPr>
          <w:p w14:paraId="2375CA46" w14:textId="37326A40" w:rsidR="00796263" w:rsidRPr="00E834E3" w:rsidRDefault="00796263" w:rsidP="00796263">
            <w:pPr>
              <w:rPr>
                <w:rFonts w:ascii="Courier New" w:hAnsi="Courier New" w:cs="Courier New"/>
                <w:sz w:val="22"/>
              </w:rPr>
            </w:pPr>
            <w:r w:rsidRPr="00E834E3">
              <w:rPr>
                <w:rFonts w:ascii="Courier New" w:hAnsi="Courier New" w:cs="Courier New"/>
                <w:sz w:val="22"/>
              </w:rPr>
              <w:t>group</w:t>
            </w:r>
          </w:p>
          <w:p w14:paraId="168239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red</w:t>
            </w:r>
          </w:p>
          <w:p w14:paraId="179F00C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green</w:t>
            </w:r>
          </w:p>
          <w:p w14:paraId="276A71B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1EDDA19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red</w:t>
            </w:r>
          </w:p>
          <w:p w14:paraId="012C62C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green</w:t>
            </w:r>
          </w:p>
          <w:p w14:paraId="586E3EA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305F5C8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blue</w:t>
            </w:r>
          </w:p>
          <w:p w14:paraId="45155E2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5B7992F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cyan</w:t>
            </w:r>
          </w:p>
          <w:p w14:paraId="6EBC778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blue</w:t>
            </w:r>
          </w:p>
          <w:p w14:paraId="210CE5D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05E4A37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cyan</w:t>
            </w:r>
          </w:p>
          <w:p w14:paraId="10BDF230" w14:textId="17EA3A17" w:rsidR="00796263" w:rsidRPr="00E834E3" w:rsidRDefault="00796263" w:rsidP="00796263">
            <w:pPr>
              <w:rPr>
                <w:rFonts w:ascii="Courier New" w:hAnsi="Courier New" w:cs="Courier New"/>
                <w:sz w:val="22"/>
              </w:rPr>
            </w:pPr>
            <w:r w:rsidRPr="00E834E3">
              <w:rPr>
                <w:rFonts w:ascii="Courier New" w:hAnsi="Courier New" w:cs="Courier New"/>
                <w:sz w:val="22"/>
              </w:rPr>
              <w:t>gray</w:t>
            </w:r>
          </w:p>
        </w:tc>
        <w:tc>
          <w:tcPr>
            <w:tcW w:w="2123" w:type="dxa"/>
          </w:tcPr>
          <w:p w14:paraId="1F23976F" w14:textId="3952FC38" w:rsidR="00796263" w:rsidRPr="00E834E3" w:rsidRDefault="00796263" w:rsidP="00796263">
            <w:pPr>
              <w:rPr>
                <w:rFonts w:ascii="Courier New" w:hAnsi="Courier New" w:cs="Courier New"/>
                <w:sz w:val="22"/>
              </w:rPr>
            </w:pPr>
            <w:r w:rsidRPr="00E834E3">
              <w:rPr>
                <w:rFonts w:ascii="Courier New" w:hAnsi="Courier New" w:cs="Courier New"/>
                <w:sz w:val="22"/>
              </w:rPr>
              <w:t>source</w:t>
            </w:r>
          </w:p>
          <w:p w14:paraId="7647D04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3ED1FF8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0777FB7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400B2A8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2FBC41B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29FC542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72ACD0A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1E06915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16B0046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paint</w:t>
            </w:r>
          </w:p>
          <w:p w14:paraId="35BC4AB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69D1C14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068C92B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paint</w:t>
            </w:r>
          </w:p>
          <w:p w14:paraId="6200C7F1" w14:textId="362B6C83" w:rsidR="00796263" w:rsidRPr="00E834E3" w:rsidRDefault="00796263" w:rsidP="00796263">
            <w:pPr>
              <w:rPr>
                <w:rFonts w:ascii="Courier New" w:hAnsi="Courier New" w:cs="Courier New"/>
                <w:sz w:val="22"/>
              </w:rPr>
            </w:pPr>
            <w:r w:rsidRPr="00E834E3">
              <w:rPr>
                <w:rFonts w:ascii="Courier New" w:hAnsi="Courier New" w:cs="Courier New"/>
                <w:sz w:val="22"/>
              </w:rPr>
              <w:t>light</w:t>
            </w:r>
          </w:p>
        </w:tc>
      </w:tr>
    </w:tbl>
    <w:p w14:paraId="31C1E5B8" w14:textId="77777777" w:rsidR="003C548A" w:rsidRDefault="003C548A" w:rsidP="003C548A">
      <w:pPr>
        <w:widowControl/>
        <w:suppressAutoHyphens w:val="0"/>
        <w:rPr>
          <w:rFonts w:eastAsiaTheme="majorEastAsia" w:cstheme="majorBidi"/>
          <w:bCs/>
          <w:color w:val="000000" w:themeColor="text1"/>
        </w:rPr>
      </w:pPr>
    </w:p>
    <w:p w14:paraId="76968135" w14:textId="77777777" w:rsidR="003C548A" w:rsidRPr="00485426" w:rsidRDefault="003C548A" w:rsidP="003B534B">
      <w:pPr>
        <w:pStyle w:val="Heading3"/>
      </w:pPr>
      <w:bookmarkStart w:id="1371" w:name="_Toc447021516"/>
      <w:r w:rsidRPr="00485426">
        <w:t xml:space="preserve">Example </w:t>
      </w:r>
      <w:r>
        <w:t>11</w:t>
      </w:r>
      <w:r w:rsidRPr="00485426">
        <w:t xml:space="preserve">: Mapping </w:t>
      </w:r>
      <w:r>
        <w:t>r</w:t>
      </w:r>
      <w:r w:rsidRPr="00485426">
        <w:t xml:space="preserve">egions to </w:t>
      </w:r>
      <w:r>
        <w:t>g</w:t>
      </w:r>
      <w:r w:rsidRPr="00485426">
        <w:t xml:space="preserve">enes </w:t>
      </w:r>
      <w:r>
        <w:t>u</w:t>
      </w:r>
      <w:r w:rsidRPr="00485426">
        <w:t xml:space="preserve">sing </w:t>
      </w:r>
      <w:r>
        <w:t>B</w:t>
      </w:r>
      <w:r w:rsidRPr="00485426">
        <w:t xml:space="preserve">iofilter </w:t>
      </w:r>
      <w:r>
        <w:t>b</w:t>
      </w:r>
      <w:r w:rsidRPr="00485426">
        <w:t xml:space="preserve">ased on </w:t>
      </w:r>
      <w:r>
        <w:t>p</w:t>
      </w:r>
      <w:r w:rsidRPr="00485426">
        <w:t xml:space="preserve">ercent of </w:t>
      </w:r>
      <w:r>
        <w:t>o</w:t>
      </w:r>
      <w:r w:rsidRPr="00485426">
        <w:t>verlap.</w:t>
      </w:r>
      <w:bookmarkEnd w:id="1371"/>
    </w:p>
    <w:p w14:paraId="61D9B471" w14:textId="77777777" w:rsidR="009E2EFE" w:rsidRDefault="009E2EFE" w:rsidP="003C548A">
      <w:pPr>
        <w:rPr>
          <w:rFonts w:cs="Times New Roman"/>
          <w:bCs/>
        </w:rPr>
      </w:pPr>
    </w:p>
    <w:p w14:paraId="06E7C565" w14:textId="77777777" w:rsidR="003C548A" w:rsidRDefault="003C548A" w:rsidP="003C548A">
      <w:pPr>
        <w:rPr>
          <w:rFonts w:cs="Times New Roman"/>
          <w:bCs/>
        </w:rPr>
      </w:pPr>
      <w:r>
        <w:rPr>
          <w:rFonts w:cs="Times New Roman"/>
          <w:bCs/>
        </w:rPr>
        <w:t>Re</w:t>
      </w:r>
      <w:r w:rsidRPr="00787CED">
        <w:rPr>
          <w:rFonts w:cs="Times New Roman"/>
          <w:bCs/>
        </w:rPr>
        <w:t>gions</w:t>
      </w:r>
      <w:r>
        <w:rPr>
          <w:rFonts w:cs="Times New Roman"/>
          <w:bCs/>
        </w:rPr>
        <w:t xml:space="preserve"> such as copy number variations can be mapped to genes using Biofilter, carried out based on percent of overlap of the genes with the CNV region or based on the number of base pairs overlapped.  </w:t>
      </w:r>
    </w:p>
    <w:p w14:paraId="048C5FFA" w14:textId="77777777" w:rsidR="003C548A" w:rsidRDefault="003C548A" w:rsidP="003C548A">
      <w:pPr>
        <w:rPr>
          <w:rFonts w:cs="Times New Roman"/>
          <w:bCs/>
        </w:rPr>
      </w:pPr>
    </w:p>
    <w:p w14:paraId="151F1003" w14:textId="373F6A88" w:rsidR="009E2EFE" w:rsidRDefault="009E2EFE" w:rsidP="003C548A">
      <w:pPr>
        <w:rPr>
          <w:rFonts w:cs="Times New Roman"/>
          <w:bCs/>
        </w:rPr>
      </w:pPr>
      <w:r>
        <w:rPr>
          <w:rFonts w:cs="Times New Roman"/>
          <w:bCs/>
        </w:rPr>
        <w:t xml:space="preserve">For reference, here </w:t>
      </w:r>
      <w:r w:rsidR="003C548A">
        <w:rPr>
          <w:rFonts w:cs="Times New Roman"/>
          <w:bCs/>
        </w:rPr>
        <w:t>are the boundary positions for the genes in chromosome 1</w:t>
      </w:r>
      <w:r>
        <w:rPr>
          <w:rFonts w:cs="Times New Roman"/>
          <w:bCs/>
        </w:rPr>
        <w:t>:</w:t>
      </w:r>
    </w:p>
    <w:p w14:paraId="4CEF32F0" w14:textId="77777777" w:rsidR="009E2EFE" w:rsidRDefault="009E2EFE"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1009"/>
        <w:gridCol w:w="5895"/>
      </w:tblGrid>
      <w:tr w:rsidR="009E2EFE" w:rsidRPr="009E2EFE" w14:paraId="00047549" w14:textId="77777777" w:rsidTr="00E834E3">
        <w:tc>
          <w:tcPr>
            <w:tcW w:w="877" w:type="dxa"/>
          </w:tcPr>
          <w:p w14:paraId="03AF4B07" w14:textId="6436C2A7" w:rsidR="009E2EFE" w:rsidRPr="00E834E3" w:rsidRDefault="009E2EFE" w:rsidP="003C548A">
            <w:pPr>
              <w:rPr>
                <w:rFonts w:ascii="Courier New" w:hAnsi="Courier New" w:cs="Courier New"/>
                <w:bCs/>
                <w:sz w:val="22"/>
              </w:rPr>
            </w:pPr>
            <w:r w:rsidRPr="00E834E3">
              <w:rPr>
                <w:rFonts w:ascii="Courier New" w:hAnsi="Courier New" w:cs="Courier New"/>
                <w:bCs/>
                <w:sz w:val="22"/>
              </w:rPr>
              <w:t>#chr</w:t>
            </w:r>
          </w:p>
          <w:p w14:paraId="44827FEE"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674B0EC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18572D0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5015A59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3A324AC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6B923CE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364D9A44" w14:textId="71798E63"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tc>
        <w:tc>
          <w:tcPr>
            <w:tcW w:w="877" w:type="dxa"/>
          </w:tcPr>
          <w:p w14:paraId="447CA10C" w14:textId="723922EA" w:rsidR="009E2EFE" w:rsidRPr="00E834E3" w:rsidRDefault="009E2EFE" w:rsidP="003C548A">
            <w:pPr>
              <w:rPr>
                <w:rFonts w:ascii="Courier New" w:hAnsi="Courier New" w:cs="Courier New"/>
                <w:bCs/>
                <w:sz w:val="22"/>
              </w:rPr>
            </w:pPr>
            <w:r w:rsidRPr="00E834E3">
              <w:rPr>
                <w:rFonts w:ascii="Courier New" w:hAnsi="Courier New" w:cs="Courier New"/>
                <w:bCs/>
                <w:sz w:val="22"/>
              </w:rPr>
              <w:t>gene</w:t>
            </w:r>
          </w:p>
          <w:p w14:paraId="454A6AF4"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A</w:t>
            </w:r>
          </w:p>
          <w:p w14:paraId="3B77537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B</w:t>
            </w:r>
          </w:p>
          <w:p w14:paraId="7DEA4B6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C</w:t>
            </w:r>
          </w:p>
          <w:p w14:paraId="4466C80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D</w:t>
            </w:r>
          </w:p>
          <w:p w14:paraId="32E76859"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E</w:t>
            </w:r>
          </w:p>
          <w:p w14:paraId="6CA10BE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E</w:t>
            </w:r>
          </w:p>
          <w:p w14:paraId="5A23E5FD" w14:textId="0624D403" w:rsidR="009E2EFE" w:rsidRPr="00E834E3" w:rsidRDefault="009E2EFE" w:rsidP="003C548A">
            <w:pPr>
              <w:rPr>
                <w:rFonts w:ascii="Courier New" w:hAnsi="Courier New" w:cs="Courier New"/>
                <w:bCs/>
                <w:sz w:val="22"/>
              </w:rPr>
            </w:pPr>
            <w:r w:rsidRPr="00E834E3">
              <w:rPr>
                <w:rFonts w:ascii="Courier New" w:hAnsi="Courier New" w:cs="Courier New"/>
                <w:bCs/>
                <w:sz w:val="22"/>
              </w:rPr>
              <w:t>F</w:t>
            </w:r>
          </w:p>
        </w:tc>
        <w:tc>
          <w:tcPr>
            <w:tcW w:w="1009" w:type="dxa"/>
          </w:tcPr>
          <w:p w14:paraId="44A9BF9E" w14:textId="1C763DA3" w:rsidR="009E2EFE" w:rsidRPr="00E834E3" w:rsidRDefault="009E2EFE" w:rsidP="003C548A">
            <w:pPr>
              <w:rPr>
                <w:rFonts w:ascii="Courier New" w:hAnsi="Courier New" w:cs="Courier New"/>
                <w:bCs/>
                <w:sz w:val="22"/>
              </w:rPr>
            </w:pPr>
            <w:r w:rsidRPr="00E834E3">
              <w:rPr>
                <w:rFonts w:ascii="Courier New" w:hAnsi="Courier New" w:cs="Courier New"/>
                <w:bCs/>
                <w:sz w:val="22"/>
              </w:rPr>
              <w:t>start</w:t>
            </w:r>
          </w:p>
          <w:p w14:paraId="2E528FD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w:t>
            </w:r>
          </w:p>
          <w:p w14:paraId="646747F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28</w:t>
            </w:r>
          </w:p>
          <w:p w14:paraId="7BEA16F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54</w:t>
            </w:r>
          </w:p>
          <w:p w14:paraId="03A2DCBE"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58</w:t>
            </w:r>
          </w:p>
          <w:p w14:paraId="570470D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78</w:t>
            </w:r>
          </w:p>
          <w:p w14:paraId="18FEE77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84</w:t>
            </w:r>
          </w:p>
          <w:p w14:paraId="2E3AF919" w14:textId="2343F4B2" w:rsidR="009E2EFE" w:rsidRPr="00E834E3" w:rsidRDefault="009E2EFE" w:rsidP="003C548A">
            <w:pPr>
              <w:rPr>
                <w:rFonts w:ascii="Courier New" w:hAnsi="Courier New" w:cs="Courier New"/>
                <w:bCs/>
                <w:sz w:val="22"/>
              </w:rPr>
            </w:pPr>
            <w:r w:rsidRPr="00E834E3">
              <w:rPr>
                <w:rFonts w:ascii="Courier New" w:hAnsi="Courier New" w:cs="Courier New"/>
                <w:bCs/>
                <w:sz w:val="22"/>
              </w:rPr>
              <w:t>94</w:t>
            </w:r>
          </w:p>
        </w:tc>
        <w:tc>
          <w:tcPr>
            <w:tcW w:w="5895" w:type="dxa"/>
          </w:tcPr>
          <w:p w14:paraId="19FF4636" w14:textId="14B6E429" w:rsidR="009E2EFE" w:rsidRPr="00E834E3" w:rsidRDefault="009E2EFE" w:rsidP="003C548A">
            <w:pPr>
              <w:rPr>
                <w:rFonts w:ascii="Courier New" w:hAnsi="Courier New" w:cs="Courier New"/>
                <w:bCs/>
                <w:sz w:val="22"/>
              </w:rPr>
            </w:pPr>
            <w:r w:rsidRPr="00E834E3">
              <w:rPr>
                <w:rFonts w:ascii="Courier New" w:hAnsi="Courier New" w:cs="Courier New"/>
                <w:bCs/>
                <w:sz w:val="22"/>
              </w:rPr>
              <w:t>stop</w:t>
            </w:r>
          </w:p>
          <w:p w14:paraId="328DBFE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22</w:t>
            </w:r>
          </w:p>
          <w:p w14:paraId="31C44DF9"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54</w:t>
            </w:r>
          </w:p>
          <w:p w14:paraId="7A0AB89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62</w:t>
            </w:r>
          </w:p>
          <w:p w14:paraId="53424A8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72</w:t>
            </w:r>
          </w:p>
          <w:p w14:paraId="6E332046"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82</w:t>
            </w:r>
          </w:p>
          <w:p w14:paraId="60B4CFB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92</w:t>
            </w:r>
          </w:p>
          <w:p w14:paraId="2772F3EC" w14:textId="7A470A55" w:rsidR="009E2EFE" w:rsidRPr="00E834E3" w:rsidRDefault="009E2EFE" w:rsidP="003C548A">
            <w:pPr>
              <w:rPr>
                <w:rFonts w:ascii="Courier New" w:hAnsi="Courier New" w:cs="Courier New"/>
                <w:bCs/>
                <w:sz w:val="22"/>
              </w:rPr>
            </w:pPr>
            <w:r w:rsidRPr="00E834E3">
              <w:rPr>
                <w:rFonts w:ascii="Courier New" w:hAnsi="Courier New" w:cs="Courier New"/>
                <w:bCs/>
                <w:sz w:val="22"/>
              </w:rPr>
              <w:t>98</w:t>
            </w:r>
          </w:p>
        </w:tc>
      </w:tr>
    </w:tbl>
    <w:p w14:paraId="52DF7F43" w14:textId="77777777" w:rsidR="003C548A" w:rsidRDefault="003C548A" w:rsidP="003C548A">
      <w:pPr>
        <w:rPr>
          <w:rFonts w:cs="Times New Roman"/>
        </w:rPr>
      </w:pPr>
    </w:p>
    <w:p w14:paraId="62EDED32" w14:textId="1CF2A75F" w:rsidR="009E2EFE" w:rsidRDefault="009E2EFE" w:rsidP="003C548A">
      <w:pPr>
        <w:rPr>
          <w:rFonts w:cs="Times New Roman"/>
        </w:rPr>
      </w:pPr>
      <w:r>
        <w:rPr>
          <w:rFonts w:cs="Times New Roman"/>
        </w:rPr>
        <w:t>Configuration:</w:t>
      </w:r>
    </w:p>
    <w:p w14:paraId="25969584"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6ED28306" w14:textId="77777777" w:rsidTr="00E834E3">
        <w:tc>
          <w:tcPr>
            <w:tcW w:w="10152" w:type="dxa"/>
          </w:tcPr>
          <w:p w14:paraId="2492AF29" w14:textId="67CE3524"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0107A5B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 1:1:60</w:t>
            </w:r>
          </w:p>
          <w:p w14:paraId="4CF4D64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REGION_MATCH_PERCENT 50</w:t>
            </w:r>
          </w:p>
          <w:p w14:paraId="70C91FB6" w14:textId="1A3644CB" w:rsidR="009E2EFE" w:rsidRPr="00E834E3" w:rsidRDefault="009E2EFE" w:rsidP="003C548A">
            <w:pPr>
              <w:rPr>
                <w:rFonts w:ascii="Courier New" w:hAnsi="Courier New" w:cs="Courier New"/>
                <w:sz w:val="22"/>
              </w:rPr>
            </w:pPr>
            <w:r w:rsidRPr="00E834E3">
              <w:rPr>
                <w:rFonts w:ascii="Courier New" w:hAnsi="Courier New" w:cs="Courier New"/>
                <w:sz w:val="22"/>
              </w:rPr>
              <w:t>FILTER gene</w:t>
            </w:r>
          </w:p>
        </w:tc>
      </w:tr>
    </w:tbl>
    <w:p w14:paraId="5B7FEC7D" w14:textId="77777777" w:rsidR="009E2EFE" w:rsidRDefault="009E2EFE" w:rsidP="003C548A">
      <w:pPr>
        <w:rPr>
          <w:rFonts w:cs="Times New Roman"/>
        </w:rPr>
      </w:pPr>
    </w:p>
    <w:p w14:paraId="3F62A074" w14:textId="7E8ECE4D" w:rsidR="009E2EFE" w:rsidRDefault="009E2EFE" w:rsidP="003C548A">
      <w:pPr>
        <w:rPr>
          <w:rFonts w:cs="Times New Roman"/>
        </w:rPr>
      </w:pPr>
      <w:r>
        <w:rPr>
          <w:rFonts w:cs="Times New Roman"/>
        </w:rPr>
        <w:t>Output:</w:t>
      </w:r>
    </w:p>
    <w:p w14:paraId="4C309346"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6DD7E1E2" w14:textId="77777777" w:rsidTr="00E834E3">
        <w:tc>
          <w:tcPr>
            <w:tcW w:w="10152" w:type="dxa"/>
          </w:tcPr>
          <w:p w14:paraId="12C6DF6D" w14:textId="3EFB82FC" w:rsidR="009E2EFE" w:rsidRDefault="009E2EFE" w:rsidP="003C548A">
            <w:pPr>
              <w:rPr>
                <w:rFonts w:ascii="Courier New" w:hAnsi="Courier New" w:cs="Courier New"/>
                <w:sz w:val="22"/>
              </w:rPr>
            </w:pPr>
            <w:r>
              <w:rPr>
                <w:rFonts w:ascii="Courier New" w:hAnsi="Courier New" w:cs="Courier New"/>
                <w:sz w:val="22"/>
              </w:rPr>
              <w:t>#gene</w:t>
            </w:r>
          </w:p>
          <w:p w14:paraId="746FBB83" w14:textId="5B3116DC"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867A4F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29E268B6" w14:textId="759B6B5F" w:rsidR="009E2EFE" w:rsidRPr="00E834E3" w:rsidRDefault="009E2EFE" w:rsidP="003C548A">
            <w:pPr>
              <w:rPr>
                <w:rFonts w:ascii="Courier New" w:hAnsi="Courier New" w:cs="Courier New"/>
                <w:sz w:val="22"/>
              </w:rPr>
            </w:pPr>
            <w:r w:rsidRPr="00E834E3">
              <w:rPr>
                <w:rFonts w:ascii="Courier New" w:hAnsi="Courier New" w:cs="Courier New"/>
                <w:sz w:val="22"/>
              </w:rPr>
              <w:t>C</w:t>
            </w:r>
          </w:p>
        </w:tc>
      </w:tr>
    </w:tbl>
    <w:p w14:paraId="252BEBC9" w14:textId="77777777" w:rsidR="00D674C1" w:rsidRDefault="00D674C1" w:rsidP="003C548A">
      <w:pPr>
        <w:rPr>
          <w:rFonts w:cs="Times New Roman"/>
        </w:rPr>
      </w:pPr>
    </w:p>
    <w:p w14:paraId="6EA7DE0B" w14:textId="77777777" w:rsidR="009E2EFE" w:rsidRPr="00C5773D" w:rsidRDefault="009E2EFE" w:rsidP="003C548A">
      <w:pPr>
        <w:rPr>
          <w:rFonts w:cs="Times New Roman"/>
        </w:rPr>
      </w:pPr>
    </w:p>
    <w:p w14:paraId="3D147137" w14:textId="647FBFF0" w:rsidR="003C548A" w:rsidRDefault="003C548A">
      <w:pPr>
        <w:rPr>
          <w:highlight w:val="magenta"/>
        </w:rPr>
      </w:pPr>
      <w:r w:rsidRPr="004431C9">
        <w:rPr>
          <w:rFonts w:cs="Times New Roman"/>
        </w:rPr>
        <w:lastRenderedPageBreak/>
        <w:t xml:space="preserve">This output </w:t>
      </w:r>
      <w:r>
        <w:rPr>
          <w:rFonts w:cs="Times New Roman"/>
        </w:rPr>
        <w:t>indicates</w:t>
      </w:r>
      <w:r w:rsidRPr="004431C9">
        <w:rPr>
          <w:rFonts w:cs="Times New Roman"/>
        </w:rPr>
        <w:t xml:space="preserve"> that at least 50% of genes A, B, and C fall within the first 60 bases of the </w:t>
      </w:r>
      <w:r>
        <w:rPr>
          <w:rFonts w:cs="Times New Roman"/>
        </w:rPr>
        <w:t xml:space="preserve">first chromosome. Both genes A and B match 100% of the region while gene C matches 75%.  </w:t>
      </w:r>
    </w:p>
    <w:p w14:paraId="5448110A" w14:textId="77777777" w:rsidR="003C548A" w:rsidRDefault="003C548A" w:rsidP="003B534B">
      <w:pPr>
        <w:pStyle w:val="Heading3"/>
      </w:pPr>
      <w:bookmarkStart w:id="1372" w:name="_Toc447021517"/>
      <w:r>
        <w:t>Example 12: Mapping regions to genes using Biofilter based on base pair overlap.</w:t>
      </w:r>
      <w:bookmarkEnd w:id="1372"/>
    </w:p>
    <w:p w14:paraId="70217227" w14:textId="77777777" w:rsidR="009E2EFE" w:rsidRDefault="009E2EFE" w:rsidP="003C548A">
      <w:pPr>
        <w:rPr>
          <w:rFonts w:cs="Times New Roman"/>
        </w:rPr>
      </w:pPr>
    </w:p>
    <w:p w14:paraId="283BCA54" w14:textId="77777777" w:rsidR="009E2EFE" w:rsidRDefault="003C548A" w:rsidP="003C548A">
      <w:pPr>
        <w:rPr>
          <w:rFonts w:cs="Times New Roman"/>
        </w:rPr>
      </w:pPr>
      <w:r>
        <w:rPr>
          <w:rFonts w:cs="Times New Roman"/>
        </w:rPr>
        <w:t>The genes</w:t>
      </w:r>
      <w:r w:rsidRPr="00C5773D">
        <w:rPr>
          <w:rFonts w:cs="Times New Roman"/>
        </w:rPr>
        <w:t xml:space="preserve"> overlapping region based on number of base-pair overlap</w:t>
      </w:r>
      <w:r>
        <w:rPr>
          <w:rFonts w:cs="Times New Roman"/>
        </w:rPr>
        <w:t xml:space="preserve"> can also be determined via Biofilter</w:t>
      </w:r>
      <w:r w:rsidR="009E2EFE">
        <w:rPr>
          <w:rFonts w:cs="Times New Roman"/>
        </w:rPr>
        <w:t>.</w:t>
      </w:r>
    </w:p>
    <w:p w14:paraId="1509C284" w14:textId="77777777" w:rsidR="009E2EFE" w:rsidRDefault="009E2EFE" w:rsidP="003C548A">
      <w:pPr>
        <w:rPr>
          <w:rFonts w:cs="Times New Roman"/>
        </w:rPr>
      </w:pPr>
    </w:p>
    <w:p w14:paraId="06C3E20F" w14:textId="77777777" w:rsidR="009E2EFE" w:rsidRDefault="009E2EFE" w:rsidP="003C548A">
      <w:pPr>
        <w:rPr>
          <w:rFonts w:cs="Times New Roman"/>
        </w:rPr>
      </w:pPr>
      <w:r>
        <w:rPr>
          <w:rFonts w:cs="Times New Roman"/>
        </w:rPr>
        <w:t>Configuration:</w:t>
      </w:r>
    </w:p>
    <w:p w14:paraId="1A6D98D0"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18181360" w14:textId="77777777" w:rsidTr="00E834E3">
        <w:tc>
          <w:tcPr>
            <w:tcW w:w="10152" w:type="dxa"/>
          </w:tcPr>
          <w:p w14:paraId="140DCFBA" w14:textId="05073279"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7ABBCB1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 1:1:60</w:t>
            </w:r>
          </w:p>
          <w:p w14:paraId="0A33EC9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REGION_MATCH_BASES 10</w:t>
            </w:r>
          </w:p>
          <w:p w14:paraId="6F54824F" w14:textId="1F35A0BF" w:rsidR="009E2EFE" w:rsidRPr="00E834E3" w:rsidRDefault="009E2EFE" w:rsidP="003C548A">
            <w:pPr>
              <w:rPr>
                <w:rFonts w:ascii="Courier New" w:hAnsi="Courier New" w:cs="Courier New"/>
                <w:sz w:val="22"/>
              </w:rPr>
            </w:pPr>
            <w:r w:rsidRPr="00E834E3">
              <w:rPr>
                <w:rFonts w:ascii="Courier New" w:hAnsi="Courier New" w:cs="Courier New"/>
                <w:sz w:val="22"/>
              </w:rPr>
              <w:t>FILTER gene</w:t>
            </w:r>
          </w:p>
        </w:tc>
      </w:tr>
    </w:tbl>
    <w:p w14:paraId="5CDE127E" w14:textId="77777777" w:rsidR="009E2EFE" w:rsidRDefault="009E2EFE" w:rsidP="003C548A">
      <w:pPr>
        <w:rPr>
          <w:rFonts w:cs="Times New Roman"/>
        </w:rPr>
      </w:pPr>
    </w:p>
    <w:p w14:paraId="64C20210" w14:textId="77777777" w:rsidR="009E2EFE" w:rsidRDefault="009E2EFE" w:rsidP="003C548A">
      <w:pPr>
        <w:rPr>
          <w:rFonts w:cs="Times New Roman"/>
        </w:rPr>
      </w:pPr>
      <w:r>
        <w:rPr>
          <w:rFonts w:cs="Times New Roman"/>
        </w:rPr>
        <w:t>Output:</w:t>
      </w:r>
    </w:p>
    <w:p w14:paraId="20028B27"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3941F666" w14:textId="77777777" w:rsidTr="00E834E3">
        <w:tc>
          <w:tcPr>
            <w:tcW w:w="10152" w:type="dxa"/>
          </w:tcPr>
          <w:p w14:paraId="35D83831" w14:textId="6EBD9449" w:rsidR="009E2EFE" w:rsidRPr="00E834E3" w:rsidRDefault="009E2EFE" w:rsidP="003C548A">
            <w:pPr>
              <w:rPr>
                <w:rFonts w:ascii="Courier New" w:hAnsi="Courier New" w:cs="Courier New"/>
                <w:sz w:val="22"/>
              </w:rPr>
            </w:pPr>
            <w:r w:rsidRPr="00E834E3">
              <w:rPr>
                <w:rFonts w:ascii="Courier New" w:hAnsi="Courier New" w:cs="Courier New"/>
                <w:sz w:val="22"/>
              </w:rPr>
              <w:t>#gene</w:t>
            </w:r>
          </w:p>
          <w:p w14:paraId="59D8D70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7A1E7B0" w14:textId="0B60350B" w:rsidR="009E2EFE" w:rsidRPr="00E834E3" w:rsidRDefault="009E2EFE" w:rsidP="003C548A">
            <w:pPr>
              <w:rPr>
                <w:rFonts w:ascii="Courier New" w:hAnsi="Courier New" w:cs="Courier New"/>
                <w:sz w:val="22"/>
              </w:rPr>
            </w:pPr>
            <w:r w:rsidRPr="00E834E3">
              <w:rPr>
                <w:rFonts w:ascii="Courier New" w:hAnsi="Courier New" w:cs="Courier New"/>
                <w:sz w:val="22"/>
              </w:rPr>
              <w:t>B</w:t>
            </w:r>
          </w:p>
        </w:tc>
      </w:tr>
    </w:tbl>
    <w:p w14:paraId="30AE8474" w14:textId="77777777" w:rsidR="003C548A" w:rsidRDefault="003C548A" w:rsidP="009E2EFE"/>
    <w:p w14:paraId="321C2484" w14:textId="77777777" w:rsidR="003C548A" w:rsidRDefault="003C548A" w:rsidP="003C548A">
      <w:r w:rsidRPr="00485426">
        <w:t>This output uses the region-match-bases argument to specify that Biofilter should filter genes that only match a minimum of 10 bases within the given input region.</w:t>
      </w:r>
    </w:p>
    <w:p w14:paraId="7CB1B5A4" w14:textId="77777777" w:rsidR="003C548A" w:rsidRDefault="003C548A" w:rsidP="003B534B">
      <w:pPr>
        <w:pStyle w:val="Heading3"/>
        <w:rPr>
          <w:color w:val="FF0000"/>
        </w:rPr>
      </w:pPr>
      <w:bookmarkStart w:id="1373" w:name="_Toc447021518"/>
      <w:r w:rsidRPr="008F5AD1">
        <w:t xml:space="preserve">Example </w:t>
      </w:r>
      <w:r>
        <w:t>13</w:t>
      </w:r>
      <w:r w:rsidRPr="008F5AD1">
        <w:t xml:space="preserve">: Annotating a </w:t>
      </w:r>
      <w:r>
        <w:t>l</w:t>
      </w:r>
      <w:r w:rsidRPr="008F5AD1">
        <w:t xml:space="preserve">ist of </w:t>
      </w:r>
      <w:r>
        <w:t>g</w:t>
      </w:r>
      <w:r w:rsidRPr="008F5AD1">
        <w:t xml:space="preserve">ene </w:t>
      </w:r>
      <w:r>
        <w:t>s</w:t>
      </w:r>
      <w:r w:rsidRPr="008F5AD1">
        <w:t xml:space="preserve">ymbols with SNPs, </w:t>
      </w:r>
      <w:r>
        <w:t>r</w:t>
      </w:r>
      <w:r w:rsidRPr="008F5AD1">
        <w:t xml:space="preserve">egions, </w:t>
      </w:r>
      <w:r>
        <w:t>g</w:t>
      </w:r>
      <w:r w:rsidRPr="008F5AD1">
        <w:t xml:space="preserve">roups, and </w:t>
      </w:r>
      <w:r>
        <w:t>s</w:t>
      </w:r>
      <w:r w:rsidRPr="008F5AD1">
        <w:t>ources, using Biofilter.</w:t>
      </w:r>
      <w:bookmarkEnd w:id="1373"/>
      <w:r w:rsidRPr="00C4704D">
        <w:rPr>
          <w:color w:val="FF0000"/>
        </w:rPr>
        <w:t xml:space="preserve"> </w:t>
      </w:r>
    </w:p>
    <w:p w14:paraId="48923EAD" w14:textId="77777777" w:rsidR="003C548A" w:rsidRDefault="003C548A" w:rsidP="003C548A"/>
    <w:p w14:paraId="37301FB2" w14:textId="2EAB3DB4" w:rsidR="009E2EFE" w:rsidRDefault="009E2EFE" w:rsidP="003C548A">
      <w:r>
        <w:t>Configuration:</w:t>
      </w:r>
    </w:p>
    <w:p w14:paraId="7FD8791D" w14:textId="77777777" w:rsidR="009E2EFE" w:rsidRDefault="009E2EFE" w:rsidP="003C548A"/>
    <w:tbl>
      <w:tblPr>
        <w:tblStyle w:val="TableGrid"/>
        <w:tblW w:w="8640" w:type="dxa"/>
        <w:tblInd w:w="720" w:type="dxa"/>
        <w:tblLook w:val="04A0" w:firstRow="1" w:lastRow="0" w:firstColumn="1" w:lastColumn="0" w:noHBand="0" w:noVBand="1"/>
      </w:tblPr>
      <w:tblGrid>
        <w:gridCol w:w="8640"/>
      </w:tblGrid>
      <w:tr w:rsidR="009E2EFE" w:rsidRPr="0082154C" w14:paraId="1D4E8575" w14:textId="77777777" w:rsidTr="00E834E3">
        <w:tc>
          <w:tcPr>
            <w:tcW w:w="10152" w:type="dxa"/>
          </w:tcPr>
          <w:p w14:paraId="58B02DD7" w14:textId="6F451A36"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4E535DD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GENE A B C D E</w:t>
            </w:r>
          </w:p>
          <w:p w14:paraId="2F063C92" w14:textId="715463F5" w:rsidR="009E2EFE" w:rsidRPr="00E834E3" w:rsidRDefault="009E2EFE" w:rsidP="003C548A">
            <w:pPr>
              <w:rPr>
                <w:rFonts w:ascii="Courier New" w:hAnsi="Courier New" w:cs="Courier New"/>
                <w:sz w:val="22"/>
              </w:rPr>
            </w:pPr>
            <w:r w:rsidRPr="00E834E3">
              <w:rPr>
                <w:rFonts w:ascii="Courier New" w:hAnsi="Courier New" w:cs="Courier New"/>
                <w:sz w:val="22"/>
              </w:rPr>
              <w:t>FILTER gene snp region group source</w:t>
            </w:r>
          </w:p>
        </w:tc>
      </w:tr>
    </w:tbl>
    <w:p w14:paraId="7A6AF914" w14:textId="77777777" w:rsidR="009E2EFE" w:rsidRDefault="009E2EFE" w:rsidP="003C548A"/>
    <w:p w14:paraId="43B06C51" w14:textId="383195C3" w:rsidR="009E2EFE" w:rsidRDefault="009E2EFE" w:rsidP="003C548A">
      <w:r>
        <w:t>Output:</w:t>
      </w:r>
    </w:p>
    <w:p w14:paraId="2DF557AF" w14:textId="77777777" w:rsidR="009E2EFE" w:rsidRDefault="009E2EFE"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745"/>
        <w:gridCol w:w="1141"/>
        <w:gridCol w:w="1009"/>
        <w:gridCol w:w="877"/>
        <w:gridCol w:w="1009"/>
        <w:gridCol w:w="1991"/>
      </w:tblGrid>
      <w:tr w:rsidR="0082154C" w:rsidRPr="0082154C" w14:paraId="15B38FAD" w14:textId="77777777" w:rsidTr="0082154C">
        <w:tc>
          <w:tcPr>
            <w:tcW w:w="1009" w:type="dxa"/>
          </w:tcPr>
          <w:p w14:paraId="28048C58" w14:textId="549E6CC5" w:rsidR="009E2EFE" w:rsidRPr="00E834E3" w:rsidRDefault="009E2EFE" w:rsidP="003C548A">
            <w:pPr>
              <w:rPr>
                <w:rFonts w:ascii="Courier New" w:hAnsi="Courier New" w:cs="Courier New"/>
                <w:sz w:val="22"/>
              </w:rPr>
            </w:pPr>
            <w:r w:rsidRPr="00E834E3">
              <w:rPr>
                <w:rFonts w:ascii="Courier New" w:hAnsi="Courier New" w:cs="Courier New"/>
                <w:sz w:val="22"/>
              </w:rPr>
              <w:t>#gene</w:t>
            </w:r>
          </w:p>
          <w:p w14:paraId="3A34798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26E5CCE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A53ED1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5707129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6D6860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85AB77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72262D5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01B1CDF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386EFEF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490C742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35A56B0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45A7BF6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D8E03E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D0C831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B</w:t>
            </w:r>
          </w:p>
          <w:p w14:paraId="54DA1FF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219AD2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462D469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0241B25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226971B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5C1C185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1149591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5535A56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797393D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40FACBE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41F7838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5866CBB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D</w:t>
            </w:r>
          </w:p>
          <w:p w14:paraId="2BF47EC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D</w:t>
            </w:r>
          </w:p>
          <w:p w14:paraId="58A8890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E</w:t>
            </w:r>
          </w:p>
          <w:p w14:paraId="3A4ACAE5" w14:textId="677EC166" w:rsidR="009E2EFE" w:rsidRPr="00E834E3" w:rsidRDefault="009E2EFE" w:rsidP="003C548A">
            <w:pPr>
              <w:rPr>
                <w:rFonts w:ascii="Courier New" w:hAnsi="Courier New" w:cs="Courier New"/>
                <w:sz w:val="22"/>
              </w:rPr>
            </w:pPr>
            <w:r w:rsidRPr="00E834E3">
              <w:rPr>
                <w:rFonts w:ascii="Courier New" w:hAnsi="Courier New" w:cs="Courier New"/>
                <w:sz w:val="22"/>
              </w:rPr>
              <w:t>E</w:t>
            </w:r>
          </w:p>
        </w:tc>
        <w:tc>
          <w:tcPr>
            <w:tcW w:w="877" w:type="dxa"/>
          </w:tcPr>
          <w:p w14:paraId="62E88113" w14:textId="40BB4B06"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snp</w:t>
            </w:r>
          </w:p>
          <w:p w14:paraId="745A5D5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3F622F5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155722F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6821BF7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435B0B8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7F2866A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66C077A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633975D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7338E15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2464DDE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1FAEE57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0EBC5F4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16E1BC6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1BF84D3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rs14</w:t>
            </w:r>
          </w:p>
          <w:p w14:paraId="409BB5D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rs14</w:t>
            </w:r>
          </w:p>
          <w:p w14:paraId="66EE9F2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rs14</w:t>
            </w:r>
          </w:p>
          <w:p w14:paraId="48087C2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10964A3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25F5B7A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2F4B924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0B4240D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6A1563C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0A023AE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69B4441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53B657F9"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7A7DDFD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276CB7B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rs17</w:t>
            </w:r>
          </w:p>
          <w:p w14:paraId="563803E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rs18</w:t>
            </w:r>
          </w:p>
          <w:p w14:paraId="625684A3" w14:textId="7997E472" w:rsidR="009E2EFE" w:rsidRPr="00E834E3" w:rsidRDefault="009E2EFE" w:rsidP="003C548A">
            <w:pPr>
              <w:rPr>
                <w:rFonts w:ascii="Courier New" w:hAnsi="Courier New" w:cs="Courier New"/>
                <w:sz w:val="22"/>
              </w:rPr>
            </w:pPr>
            <w:r w:rsidRPr="00E834E3">
              <w:rPr>
                <w:rFonts w:ascii="Courier New" w:hAnsi="Courier New" w:cs="Courier New"/>
                <w:sz w:val="22"/>
              </w:rPr>
              <w:t>rs19</w:t>
            </w:r>
          </w:p>
        </w:tc>
        <w:tc>
          <w:tcPr>
            <w:tcW w:w="745" w:type="dxa"/>
          </w:tcPr>
          <w:p w14:paraId="7196639A" w14:textId="3020B5D5"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chr</w:t>
            </w:r>
          </w:p>
          <w:p w14:paraId="49DBD84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031285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D01D59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B9BC73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7C6314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DD5F2D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0B79A6E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2C41F2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B14F0A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1393BD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8409B0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F8C4B1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B04E34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8DD40B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1</w:t>
            </w:r>
          </w:p>
          <w:p w14:paraId="69A5C38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67192F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0321C49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E39A86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42AA45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173F79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1D37A9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2AAEA2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87E261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F4F68E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7D5D9B0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E9C64F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E243CC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73B33B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C2B4C10" w14:textId="5D36BD3C" w:rsidR="009E2EFE" w:rsidRPr="00E834E3" w:rsidRDefault="009E2EFE" w:rsidP="003C548A">
            <w:pPr>
              <w:rPr>
                <w:rFonts w:ascii="Courier New" w:hAnsi="Courier New" w:cs="Courier New"/>
                <w:sz w:val="22"/>
              </w:rPr>
            </w:pPr>
            <w:r w:rsidRPr="00E834E3">
              <w:rPr>
                <w:rFonts w:ascii="Courier New" w:hAnsi="Courier New" w:cs="Courier New"/>
                <w:sz w:val="22"/>
              </w:rPr>
              <w:t>1</w:t>
            </w:r>
          </w:p>
        </w:tc>
        <w:tc>
          <w:tcPr>
            <w:tcW w:w="1141" w:type="dxa"/>
          </w:tcPr>
          <w:p w14:paraId="6A2C178E" w14:textId="6A014DE1"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region</w:t>
            </w:r>
          </w:p>
          <w:p w14:paraId="460CE5F8"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77DF3E4C"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A65D65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3FDC43EF"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0027057D"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740A41D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88C75C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F8F1CA6"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04ADF7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136C16A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34ACC0A8"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6267C046"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41483611"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0A4EEE9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lastRenderedPageBreak/>
              <w:t>B</w:t>
            </w:r>
          </w:p>
          <w:p w14:paraId="1123C41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24275B4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14E5D5B1"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5043966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4BEEDD7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25B3007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5F258DB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3EBAF0C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24B33AA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0ADE4CB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0D321B3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5649F34D"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D</w:t>
            </w:r>
          </w:p>
          <w:p w14:paraId="6E07BC4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D</w:t>
            </w:r>
          </w:p>
          <w:p w14:paraId="39CE811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E</w:t>
            </w:r>
          </w:p>
          <w:p w14:paraId="1411DC67" w14:textId="423B9AC9" w:rsidR="009E2EFE" w:rsidRPr="00E834E3" w:rsidRDefault="0082154C" w:rsidP="0082154C">
            <w:pPr>
              <w:rPr>
                <w:rFonts w:ascii="Courier New" w:hAnsi="Courier New" w:cs="Courier New"/>
                <w:sz w:val="22"/>
              </w:rPr>
            </w:pPr>
            <w:r w:rsidRPr="00E834E3">
              <w:rPr>
                <w:rFonts w:ascii="Courier New" w:hAnsi="Courier New" w:cs="Courier New"/>
                <w:sz w:val="22"/>
              </w:rPr>
              <w:t>E</w:t>
            </w:r>
          </w:p>
        </w:tc>
        <w:tc>
          <w:tcPr>
            <w:tcW w:w="1009" w:type="dxa"/>
          </w:tcPr>
          <w:p w14:paraId="5F27D365" w14:textId="29E6C02C"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start</w:t>
            </w:r>
          </w:p>
          <w:p w14:paraId="561D11D0"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8</w:t>
            </w:r>
          </w:p>
          <w:p w14:paraId="4904DB4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32E34CB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68F5C91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0FD5145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22E8775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715950A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2D13DC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1278CF5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014C1B8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35156A6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5C4BDB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482CCEE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38A9E15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lastRenderedPageBreak/>
              <w:t>28</w:t>
            </w:r>
          </w:p>
          <w:p w14:paraId="38BA61F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6938074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352C242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624DED6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2F48B7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5420F5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51E89AA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6CCCC71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5DBCDC5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09568F6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3E0CB729"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7AFADC4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58</w:t>
            </w:r>
          </w:p>
          <w:p w14:paraId="42B537F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58</w:t>
            </w:r>
          </w:p>
          <w:p w14:paraId="735DFDD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78</w:t>
            </w:r>
          </w:p>
          <w:p w14:paraId="0C41260D" w14:textId="17102EDE" w:rsidR="0082154C" w:rsidRPr="00E834E3" w:rsidRDefault="0082154C" w:rsidP="003C548A">
            <w:pPr>
              <w:rPr>
                <w:rFonts w:ascii="Courier New" w:hAnsi="Courier New" w:cs="Courier New"/>
                <w:sz w:val="22"/>
              </w:rPr>
            </w:pPr>
            <w:r w:rsidRPr="00E834E3">
              <w:rPr>
                <w:rFonts w:ascii="Courier New" w:hAnsi="Courier New" w:cs="Courier New"/>
                <w:sz w:val="22"/>
              </w:rPr>
              <w:t>84</w:t>
            </w:r>
          </w:p>
        </w:tc>
        <w:tc>
          <w:tcPr>
            <w:tcW w:w="877" w:type="dxa"/>
          </w:tcPr>
          <w:p w14:paraId="12D30264" w14:textId="0FD9DD3A"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stop</w:t>
            </w:r>
          </w:p>
          <w:p w14:paraId="2AE00D19"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22</w:t>
            </w:r>
          </w:p>
          <w:p w14:paraId="6744B4B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4C382D9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79AB143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47E712C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1899CC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6D6B97F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96F39E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1936B1B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2656F62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13CBB1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23BD677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466E84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0AFF055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lastRenderedPageBreak/>
              <w:t>52</w:t>
            </w:r>
          </w:p>
          <w:p w14:paraId="3511A0A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979493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3C27146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1AB426B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5BD752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6398CA9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554FB08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2F5BE18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5D79CD8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4B39730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6FDFB09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23453C64" w14:textId="4D672F8A" w:rsidR="0082154C" w:rsidRPr="00E834E3" w:rsidRDefault="0082154C" w:rsidP="003C548A">
            <w:pPr>
              <w:rPr>
                <w:rFonts w:ascii="Courier New" w:hAnsi="Courier New" w:cs="Courier New"/>
                <w:sz w:val="22"/>
              </w:rPr>
            </w:pPr>
            <w:r w:rsidRPr="00E834E3">
              <w:rPr>
                <w:rFonts w:ascii="Courier New" w:hAnsi="Courier New" w:cs="Courier New"/>
                <w:sz w:val="22"/>
              </w:rPr>
              <w:t>72</w:t>
            </w:r>
          </w:p>
          <w:p w14:paraId="60A16D9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72</w:t>
            </w:r>
          </w:p>
          <w:p w14:paraId="4782BE49"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82</w:t>
            </w:r>
          </w:p>
          <w:p w14:paraId="3A5D70E7" w14:textId="4ACC1E8D" w:rsidR="0082154C" w:rsidRPr="00E834E3" w:rsidRDefault="0082154C" w:rsidP="003C548A">
            <w:pPr>
              <w:rPr>
                <w:rFonts w:ascii="Courier New" w:hAnsi="Courier New" w:cs="Courier New"/>
                <w:sz w:val="22"/>
              </w:rPr>
            </w:pPr>
            <w:r w:rsidRPr="00E834E3">
              <w:rPr>
                <w:rFonts w:ascii="Courier New" w:hAnsi="Courier New" w:cs="Courier New"/>
                <w:sz w:val="22"/>
              </w:rPr>
              <w:t>92</w:t>
            </w:r>
          </w:p>
        </w:tc>
        <w:tc>
          <w:tcPr>
            <w:tcW w:w="1009" w:type="dxa"/>
          </w:tcPr>
          <w:p w14:paraId="4BF4534A" w14:textId="3F3EF69B"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group</w:t>
            </w:r>
          </w:p>
          <w:p w14:paraId="41AE261D"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red</w:t>
            </w:r>
          </w:p>
          <w:p w14:paraId="7C12EAC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3A6CD65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2A68121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6EC9D32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03BAA1E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2A1D495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46C22F9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5A4C9F8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793B698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4EE7461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1924DF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267C7B7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086EA90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lastRenderedPageBreak/>
              <w:t>red</w:t>
            </w:r>
          </w:p>
          <w:p w14:paraId="0B6A5DB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4D01D75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622DA6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45EFE6D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0675B4F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BB7BF6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08837F4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76B3135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2DDE6E2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5DA19BD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44BCC9C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66C6F2F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107248B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609B48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DC11FE4" w14:textId="78DEF3AB" w:rsidR="0082154C" w:rsidRPr="00E834E3" w:rsidRDefault="0082154C" w:rsidP="003C548A">
            <w:pPr>
              <w:rPr>
                <w:rFonts w:ascii="Courier New" w:hAnsi="Courier New" w:cs="Courier New"/>
                <w:sz w:val="22"/>
              </w:rPr>
            </w:pPr>
            <w:r w:rsidRPr="00E834E3">
              <w:rPr>
                <w:rFonts w:ascii="Courier New" w:hAnsi="Courier New" w:cs="Courier New"/>
                <w:sz w:val="22"/>
              </w:rPr>
              <w:t>gray</w:t>
            </w:r>
          </w:p>
        </w:tc>
        <w:tc>
          <w:tcPr>
            <w:tcW w:w="1991" w:type="dxa"/>
          </w:tcPr>
          <w:p w14:paraId="5A076E00" w14:textId="1A89565D"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source</w:t>
            </w:r>
          </w:p>
          <w:p w14:paraId="153F0AF1"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light</w:t>
            </w:r>
          </w:p>
          <w:p w14:paraId="3AE16BE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72ABAE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28E0A90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30AE5A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04B2140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75AA5B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DE825B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42E4E4F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4BFBB73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36159B8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5444E3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94EDEE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387DB6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lastRenderedPageBreak/>
              <w:t>light</w:t>
            </w:r>
          </w:p>
          <w:p w14:paraId="37F9AF4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6101C2B"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E001DE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9B2784C"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6B1129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B60C5E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EAEF7C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4F631E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2A32086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037D92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8C9CC5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4F7B1FD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A59C81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7F83D0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4F13CBA" w14:textId="5EC0B708" w:rsidR="0082154C" w:rsidRPr="00E834E3" w:rsidRDefault="0082154C" w:rsidP="003C548A">
            <w:pPr>
              <w:rPr>
                <w:rFonts w:ascii="Courier New" w:hAnsi="Courier New" w:cs="Courier New"/>
                <w:sz w:val="22"/>
              </w:rPr>
            </w:pPr>
            <w:r w:rsidRPr="00E834E3">
              <w:rPr>
                <w:rFonts w:ascii="Courier New" w:hAnsi="Courier New" w:cs="Courier New"/>
                <w:sz w:val="22"/>
              </w:rPr>
              <w:t>light</w:t>
            </w:r>
          </w:p>
        </w:tc>
      </w:tr>
    </w:tbl>
    <w:p w14:paraId="000867AB" w14:textId="50316FC7" w:rsidR="003B534B" w:rsidRDefault="003B534B" w:rsidP="003B534B"/>
    <w:p w14:paraId="69C70B1D" w14:textId="24747CD5" w:rsidR="0002790E" w:rsidRDefault="0002790E" w:rsidP="00943DD1">
      <w:pPr>
        <w:pStyle w:val="Heading2"/>
      </w:pPr>
      <w:bookmarkStart w:id="1374" w:name="_Toc447021519"/>
      <w:r>
        <w:t>Modeling Example</w:t>
      </w:r>
      <w:bookmarkEnd w:id="1374"/>
    </w:p>
    <w:p w14:paraId="35B98431" w14:textId="77777777" w:rsidR="0002790E" w:rsidRDefault="0002790E"/>
    <w:p w14:paraId="2E37B6E3" w14:textId="3ADD09A6" w:rsidR="0002790E" w:rsidRDefault="0002790E" w:rsidP="0002790E">
      <w:pPr>
        <w:rPr>
          <w:rFonts w:cs="Times New Roman"/>
          <w:bCs/>
        </w:rPr>
      </w:pPr>
      <w:r>
        <w:rPr>
          <w:rFonts w:cs="Times New Roman"/>
          <w:bCs/>
        </w:rPr>
        <w:t>Here we present an example with two sources and eight pathways shown in the below figure, to explain how Biofilter can generate pairwise SNP-SNP and Gene-Gene models. In further sections we explain other options for how model generation can be performed in Biofilter 2.0.</w:t>
      </w:r>
    </w:p>
    <w:p w14:paraId="2A6FE9F3" w14:textId="6ED863B9" w:rsidR="0002790E" w:rsidRDefault="0002790E" w:rsidP="00E834E3"/>
    <w:p w14:paraId="226ECDB2" w14:textId="6A6034F5" w:rsidR="0002790E" w:rsidDel="00822675" w:rsidRDefault="00F203F2" w:rsidP="0002790E">
      <w:pPr>
        <w:rPr>
          <w:del w:id="1375" w:author="Alexander Thomas Frase" w:date="2016-03-29T13:26:00Z"/>
          <w:rFonts w:cs="Times New Roman"/>
          <w:b/>
        </w:rPr>
      </w:pPr>
      <w:bookmarkStart w:id="1376" w:name="_Toc447021520"/>
      <w:r w:rsidRPr="00E834E3">
        <w:rPr>
          <w:rFonts w:cs="Times New Roman"/>
          <w:b/>
          <w:noProof/>
          <w:lang w:eastAsia="en-US" w:bidi="ar-SA"/>
        </w:rPr>
        <w:drawing>
          <wp:anchor distT="0" distB="0" distL="114300" distR="114300" simplePos="0" relativeHeight="251676160" behindDoc="0" locked="0" layoutInCell="1" allowOverlap="1" wp14:anchorId="46054C0A" wp14:editId="2A6516E3">
            <wp:simplePos x="735330" y="1092835"/>
            <wp:positionH relativeFrom="column">
              <wp:align>center</wp:align>
            </wp:positionH>
            <wp:positionV relativeFrom="line">
              <wp:align>top</wp:align>
            </wp:positionV>
            <wp:extent cx="4572000" cy="3136392"/>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1.png"/>
                    <pic:cNvPicPr/>
                  </pic:nvPicPr>
                  <pic:blipFill>
                    <a:blip r:embed="rId23">
                      <a:extLst>
                        <a:ext uri="{28A0092B-C50C-407E-A947-70E740481C1C}">
                          <a14:useLocalDpi xmlns:a14="http://schemas.microsoft.com/office/drawing/2010/main" val="0"/>
                        </a:ext>
                      </a:extLst>
                    </a:blip>
                    <a:stretch>
                      <a:fillRect/>
                    </a:stretch>
                  </pic:blipFill>
                  <pic:spPr>
                    <a:xfrm>
                      <a:off x="0" y="0"/>
                      <a:ext cx="4572000" cy="3136392"/>
                    </a:xfrm>
                    <a:prstGeom prst="rect">
                      <a:avLst/>
                    </a:prstGeom>
                  </pic:spPr>
                </pic:pic>
              </a:graphicData>
            </a:graphic>
            <wp14:sizeRelH relativeFrom="margin">
              <wp14:pctWidth>0</wp14:pctWidth>
            </wp14:sizeRelH>
            <wp14:sizeRelV relativeFrom="margin">
              <wp14:pctHeight>0</wp14:pctHeight>
            </wp14:sizeRelV>
          </wp:anchor>
        </w:drawing>
      </w:r>
      <w:bookmarkEnd w:id="1376"/>
    </w:p>
    <w:p w14:paraId="3E2DB197" w14:textId="3B34F7A1" w:rsidR="00D674C1" w:rsidDel="00822675" w:rsidRDefault="00D674C1" w:rsidP="00E834E3">
      <w:pPr>
        <w:rPr>
          <w:del w:id="1377" w:author="Alexander Thomas Frase" w:date="2016-03-29T13:26:00Z"/>
          <w:rStyle w:val="Heading3Char"/>
          <w:b w:val="0"/>
          <w:i w:val="0"/>
        </w:rPr>
      </w:pPr>
    </w:p>
    <w:p w14:paraId="7A02C5F8" w14:textId="77777777" w:rsidR="00D674C1" w:rsidDel="00822675" w:rsidRDefault="00D674C1" w:rsidP="00E834E3">
      <w:pPr>
        <w:rPr>
          <w:del w:id="1378" w:author="Alexander Thomas Frase" w:date="2016-03-29T13:26:00Z"/>
          <w:rStyle w:val="Heading3Char"/>
        </w:rPr>
      </w:pPr>
    </w:p>
    <w:p w14:paraId="179C754A" w14:textId="77777777" w:rsidR="003B534B" w:rsidRDefault="0002790E" w:rsidP="00943DD1">
      <w:pPr>
        <w:pStyle w:val="Heading3"/>
        <w:rPr>
          <w:rStyle w:val="Heading3Char"/>
          <w:b/>
          <w:i/>
        </w:rPr>
      </w:pPr>
      <w:bookmarkStart w:id="1379" w:name="_Toc447021521"/>
      <w:r w:rsidRPr="00943DD1">
        <w:rPr>
          <w:rStyle w:val="Heading3Char"/>
          <w:b/>
          <w:i/>
        </w:rPr>
        <w:lastRenderedPageBreak/>
        <w:t>Step 1</w:t>
      </w:r>
      <w:bookmarkEnd w:id="1379"/>
    </w:p>
    <w:p w14:paraId="69F62BD0" w14:textId="77777777" w:rsidR="0082154C" w:rsidRPr="00E834E3" w:rsidRDefault="0082154C" w:rsidP="00E834E3"/>
    <w:p w14:paraId="0FD5E4E8" w14:textId="684C49EF" w:rsidR="0002790E" w:rsidRDefault="0002790E" w:rsidP="0002790E">
      <w:pPr>
        <w:rPr>
          <w:rFonts w:cs="Times New Roman"/>
        </w:rPr>
      </w:pPr>
      <w:r>
        <w:rPr>
          <w:rFonts w:cs="Times New Roman"/>
        </w:rPr>
        <w:t>Map the input list of SNPs to genes within Biofilter; for this example, we will use all of the SNPs on the first chromosome. Note that Gene F does not contain any SNPs.</w:t>
      </w:r>
    </w:p>
    <w:p w14:paraId="1BBB5773" w14:textId="77777777" w:rsidR="0002790E" w:rsidRDefault="0002790E" w:rsidP="0002790E">
      <w:pPr>
        <w:rPr>
          <w:rFonts w:cs="Times New Roman"/>
        </w:rPr>
      </w:pPr>
    </w:p>
    <w:p w14:paraId="38244EAB" w14:textId="72769D34" w:rsidR="0082154C" w:rsidRDefault="0082154C" w:rsidP="0002790E">
      <w:pPr>
        <w:rPr>
          <w:rFonts w:cs="Times New Roman"/>
        </w:rPr>
      </w:pPr>
      <w:r>
        <w:rPr>
          <w:rFonts w:cs="Times New Roman"/>
        </w:rPr>
        <w:t>Configuration:</w:t>
      </w:r>
    </w:p>
    <w:p w14:paraId="1792B6AC"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756634C1" w14:textId="77777777" w:rsidTr="00E834E3">
        <w:tc>
          <w:tcPr>
            <w:tcW w:w="10152" w:type="dxa"/>
          </w:tcPr>
          <w:p w14:paraId="375ACFCF" w14:textId="169CB678"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8AFAD6B"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SNP 11 12 13 14 15 16 17 18 19</w:t>
            </w:r>
          </w:p>
          <w:p w14:paraId="3A0F3B64" w14:textId="5FDB03A0" w:rsidR="0082154C" w:rsidRPr="00E834E3" w:rsidRDefault="0082154C" w:rsidP="0002790E">
            <w:pPr>
              <w:rPr>
                <w:rFonts w:ascii="Courier New" w:hAnsi="Courier New" w:cs="Courier New"/>
                <w:sz w:val="22"/>
              </w:rPr>
            </w:pPr>
            <w:r w:rsidRPr="00E834E3">
              <w:rPr>
                <w:rFonts w:ascii="Courier New" w:hAnsi="Courier New" w:cs="Courier New"/>
                <w:sz w:val="22"/>
              </w:rPr>
              <w:t>FILTER gene</w:t>
            </w:r>
          </w:p>
        </w:tc>
      </w:tr>
    </w:tbl>
    <w:p w14:paraId="4B79C0FC" w14:textId="77777777" w:rsidR="0082154C" w:rsidRDefault="0082154C" w:rsidP="0002790E">
      <w:pPr>
        <w:rPr>
          <w:rFonts w:cs="Times New Roman"/>
        </w:rPr>
      </w:pPr>
    </w:p>
    <w:p w14:paraId="28F7C6C4" w14:textId="5A653059" w:rsidR="0082154C" w:rsidRDefault="0082154C" w:rsidP="0002790E">
      <w:pPr>
        <w:rPr>
          <w:rFonts w:cs="Times New Roman"/>
        </w:rPr>
      </w:pPr>
      <w:r>
        <w:rPr>
          <w:rFonts w:cs="Times New Roman"/>
        </w:rPr>
        <w:t>Output:</w:t>
      </w:r>
    </w:p>
    <w:p w14:paraId="118FF2E0"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03C5D3E9" w14:textId="77777777" w:rsidTr="00E834E3">
        <w:tc>
          <w:tcPr>
            <w:tcW w:w="10152" w:type="dxa"/>
          </w:tcPr>
          <w:p w14:paraId="52F14324" w14:textId="4431E8F1" w:rsidR="0082154C" w:rsidRPr="00E834E3" w:rsidRDefault="0082154C" w:rsidP="0002790E">
            <w:pPr>
              <w:rPr>
                <w:rFonts w:ascii="Courier New" w:hAnsi="Courier New" w:cs="Courier New"/>
                <w:sz w:val="22"/>
              </w:rPr>
            </w:pPr>
            <w:r w:rsidRPr="00E834E3">
              <w:rPr>
                <w:rFonts w:ascii="Courier New" w:hAnsi="Courier New" w:cs="Courier New"/>
                <w:sz w:val="22"/>
              </w:rPr>
              <w:t>#gene</w:t>
            </w:r>
          </w:p>
          <w:p w14:paraId="620AB58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A</w:t>
            </w:r>
          </w:p>
          <w:p w14:paraId="172C396B"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B</w:t>
            </w:r>
          </w:p>
          <w:p w14:paraId="711BD7F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C</w:t>
            </w:r>
          </w:p>
          <w:p w14:paraId="71FE4F37"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D</w:t>
            </w:r>
          </w:p>
          <w:p w14:paraId="6B71B1FB" w14:textId="4C258651" w:rsidR="0082154C" w:rsidRPr="00E834E3" w:rsidRDefault="0082154C" w:rsidP="0002790E">
            <w:pPr>
              <w:rPr>
                <w:rFonts w:ascii="Courier New" w:hAnsi="Courier New" w:cs="Courier New"/>
                <w:sz w:val="22"/>
              </w:rPr>
            </w:pPr>
            <w:r w:rsidRPr="00E834E3">
              <w:rPr>
                <w:rFonts w:ascii="Courier New" w:hAnsi="Courier New" w:cs="Courier New"/>
                <w:sz w:val="22"/>
              </w:rPr>
              <w:t>E</w:t>
            </w:r>
          </w:p>
        </w:tc>
      </w:tr>
    </w:tbl>
    <w:p w14:paraId="5BB57FAE" w14:textId="77777777" w:rsidR="0002790E" w:rsidRDefault="0002790E" w:rsidP="0002790E">
      <w:pPr>
        <w:rPr>
          <w:rFonts w:cs="Times New Roman"/>
          <w:b/>
        </w:rPr>
      </w:pPr>
    </w:p>
    <w:p w14:paraId="2521AC24" w14:textId="77777777" w:rsidR="003B534B" w:rsidRDefault="0002790E" w:rsidP="00943DD1">
      <w:pPr>
        <w:pStyle w:val="Heading3"/>
        <w:rPr>
          <w:rStyle w:val="Heading3Char"/>
          <w:b/>
          <w:i/>
        </w:rPr>
      </w:pPr>
      <w:bookmarkStart w:id="1380" w:name="_Toc447021522"/>
      <w:r w:rsidRPr="00943DD1">
        <w:rPr>
          <w:rStyle w:val="Heading3Char"/>
          <w:b/>
          <w:i/>
        </w:rPr>
        <w:t>Step 2</w:t>
      </w:r>
      <w:bookmarkEnd w:id="1380"/>
    </w:p>
    <w:p w14:paraId="1C552DC4" w14:textId="77777777" w:rsidR="0082154C" w:rsidRPr="00E834E3" w:rsidRDefault="0082154C" w:rsidP="00E834E3"/>
    <w:p w14:paraId="5CF02135" w14:textId="17D5A5DD" w:rsidR="0002790E" w:rsidRDefault="0002790E" w:rsidP="0002790E">
      <w:pPr>
        <w:rPr>
          <w:rFonts w:cs="Times New Roman"/>
        </w:rPr>
      </w:pPr>
      <w:r>
        <w:rPr>
          <w:rFonts w:cs="Times New Roman"/>
        </w:rPr>
        <w:t>Connect, pairwise, the genes that contain SNPs in the input list of SNPs.</w:t>
      </w:r>
    </w:p>
    <w:p w14:paraId="0336D6C8" w14:textId="77777777" w:rsidR="0002790E" w:rsidRDefault="0002790E" w:rsidP="0002790E">
      <w:pPr>
        <w:rPr>
          <w:rFonts w:cs="Times New Roman"/>
        </w:rPr>
      </w:pPr>
    </w:p>
    <w:p w14:paraId="59998D7F" w14:textId="426AC742" w:rsidR="0082154C" w:rsidRDefault="0082154C" w:rsidP="0002790E">
      <w:pPr>
        <w:rPr>
          <w:rFonts w:cs="Times New Roman"/>
        </w:rPr>
      </w:pPr>
      <w:r>
        <w:rPr>
          <w:rFonts w:cs="Times New Roman"/>
        </w:rPr>
        <w:t>Configuration:</w:t>
      </w:r>
    </w:p>
    <w:p w14:paraId="55ABFF37"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1A7BC373" w14:textId="77777777" w:rsidTr="00E834E3">
        <w:tc>
          <w:tcPr>
            <w:tcW w:w="10152" w:type="dxa"/>
          </w:tcPr>
          <w:p w14:paraId="1637A49D" w14:textId="3B0481FF"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611FC2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GENE A B C D E</w:t>
            </w:r>
          </w:p>
          <w:p w14:paraId="112A2FE3" w14:textId="119785F4" w:rsidR="0082154C" w:rsidRPr="00E834E3" w:rsidRDefault="0082154C" w:rsidP="0002790E">
            <w:pPr>
              <w:rPr>
                <w:rFonts w:ascii="Courier New" w:hAnsi="Courier New" w:cs="Courier New"/>
                <w:sz w:val="22"/>
              </w:rPr>
            </w:pPr>
            <w:r w:rsidRPr="00E834E3">
              <w:rPr>
                <w:rFonts w:ascii="Courier New" w:hAnsi="Courier New" w:cs="Courier New"/>
                <w:sz w:val="22"/>
              </w:rPr>
              <w:t>MODEL gene</w:t>
            </w:r>
          </w:p>
        </w:tc>
      </w:tr>
    </w:tbl>
    <w:p w14:paraId="156B067F" w14:textId="77777777" w:rsidR="0082154C" w:rsidRDefault="0082154C" w:rsidP="0002790E">
      <w:pPr>
        <w:rPr>
          <w:rFonts w:cs="Times New Roman"/>
        </w:rPr>
      </w:pPr>
    </w:p>
    <w:p w14:paraId="4BF196E5" w14:textId="05D951BC" w:rsidR="0082154C" w:rsidRDefault="0082154C" w:rsidP="0002790E">
      <w:pPr>
        <w:rPr>
          <w:rFonts w:cs="Times New Roman"/>
        </w:rPr>
      </w:pPr>
      <w:r>
        <w:rPr>
          <w:rFonts w:cs="Times New Roman"/>
        </w:rPr>
        <w:t>Output:</w:t>
      </w:r>
    </w:p>
    <w:p w14:paraId="4DCB2864" w14:textId="77777777" w:rsidR="0082154C" w:rsidRDefault="0082154C" w:rsidP="0002790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141"/>
        <w:gridCol w:w="1009"/>
        <w:gridCol w:w="6508"/>
      </w:tblGrid>
      <w:tr w:rsidR="0082154C" w:rsidRPr="0082154C" w14:paraId="43630064" w14:textId="77777777" w:rsidTr="00E834E3">
        <w:tc>
          <w:tcPr>
            <w:tcW w:w="1141" w:type="dxa"/>
          </w:tcPr>
          <w:p w14:paraId="03394616" w14:textId="47426E71" w:rsidR="0082154C" w:rsidRPr="00E834E3" w:rsidRDefault="0082154C" w:rsidP="0002790E">
            <w:pPr>
              <w:rPr>
                <w:rFonts w:ascii="Courier New" w:hAnsi="Courier New" w:cs="Courier New"/>
                <w:sz w:val="22"/>
              </w:rPr>
            </w:pPr>
            <w:r w:rsidRPr="00E834E3">
              <w:rPr>
                <w:rFonts w:ascii="Courier New" w:hAnsi="Courier New" w:cs="Courier New"/>
                <w:sz w:val="22"/>
              </w:rPr>
              <w:t>#gene1</w:t>
            </w:r>
          </w:p>
          <w:p w14:paraId="36D74A40" w14:textId="55FB00F7" w:rsidR="0082154C" w:rsidRPr="00E834E3" w:rsidRDefault="0082154C" w:rsidP="0002790E">
            <w:pPr>
              <w:rPr>
                <w:rFonts w:ascii="Courier New" w:hAnsi="Courier New" w:cs="Courier New"/>
                <w:sz w:val="22"/>
              </w:rPr>
            </w:pPr>
            <w:r w:rsidRPr="00E834E3">
              <w:rPr>
                <w:rFonts w:ascii="Courier New" w:hAnsi="Courier New" w:cs="Courier New"/>
                <w:sz w:val="22"/>
              </w:rPr>
              <w:t>A</w:t>
            </w:r>
          </w:p>
        </w:tc>
        <w:tc>
          <w:tcPr>
            <w:tcW w:w="1009" w:type="dxa"/>
          </w:tcPr>
          <w:p w14:paraId="5C4BEA9B" w14:textId="702AF5C7" w:rsidR="0082154C" w:rsidRPr="00E834E3" w:rsidRDefault="0082154C" w:rsidP="0002790E">
            <w:pPr>
              <w:rPr>
                <w:rFonts w:ascii="Courier New" w:hAnsi="Courier New" w:cs="Courier New"/>
                <w:sz w:val="22"/>
              </w:rPr>
            </w:pPr>
            <w:r w:rsidRPr="00E834E3">
              <w:rPr>
                <w:rFonts w:ascii="Courier New" w:hAnsi="Courier New" w:cs="Courier New"/>
                <w:sz w:val="22"/>
              </w:rPr>
              <w:t>gene2</w:t>
            </w:r>
          </w:p>
          <w:p w14:paraId="7C48472C" w14:textId="5B1AE441" w:rsidR="0082154C" w:rsidRPr="00E834E3" w:rsidRDefault="0082154C" w:rsidP="0002790E">
            <w:pPr>
              <w:rPr>
                <w:rFonts w:ascii="Courier New" w:hAnsi="Courier New" w:cs="Courier New"/>
                <w:sz w:val="22"/>
              </w:rPr>
            </w:pPr>
            <w:r w:rsidRPr="00E834E3">
              <w:rPr>
                <w:rFonts w:ascii="Courier New" w:hAnsi="Courier New" w:cs="Courier New"/>
                <w:sz w:val="22"/>
              </w:rPr>
              <w:t>C</w:t>
            </w:r>
          </w:p>
        </w:tc>
        <w:tc>
          <w:tcPr>
            <w:tcW w:w="6508" w:type="dxa"/>
          </w:tcPr>
          <w:p w14:paraId="7F8F9F7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score(src-grp)</w:t>
            </w:r>
          </w:p>
          <w:p w14:paraId="7BDF5F96" w14:textId="7B5B42D0" w:rsidR="0082154C" w:rsidRPr="00E834E3" w:rsidRDefault="0082154C" w:rsidP="0002790E">
            <w:pPr>
              <w:rPr>
                <w:rFonts w:ascii="Courier New" w:hAnsi="Courier New" w:cs="Courier New"/>
                <w:sz w:val="22"/>
              </w:rPr>
            </w:pPr>
            <w:r w:rsidRPr="00E834E3">
              <w:rPr>
                <w:rFonts w:ascii="Courier New" w:hAnsi="Courier New" w:cs="Courier New"/>
                <w:sz w:val="22"/>
              </w:rPr>
              <w:t>2-3</w:t>
            </w:r>
          </w:p>
        </w:tc>
      </w:tr>
    </w:tbl>
    <w:p w14:paraId="4CD9192F" w14:textId="77777777" w:rsidR="00D674C1" w:rsidRDefault="00D674C1"/>
    <w:p w14:paraId="575CFAC9" w14:textId="4607E714" w:rsidR="0002790E" w:rsidRDefault="00F203F2" w:rsidP="00E834E3">
      <w:pPr>
        <w:jc w:val="center"/>
      </w:pPr>
      <w:r w:rsidRPr="004B77C6">
        <w:rPr>
          <w:noProof/>
          <w:lang w:eastAsia="en-US" w:bidi="ar-SA"/>
        </w:rPr>
        <w:drawing>
          <wp:inline distT="0" distB="0" distL="0" distR="0" wp14:anchorId="3005056C" wp14:editId="58443CB0">
            <wp:extent cx="416052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2.png"/>
                    <pic:cNvPicPr/>
                  </pic:nvPicPr>
                  <pic:blipFill>
                    <a:blip r:embed="rId24">
                      <a:extLst>
                        <a:ext uri="{28A0092B-C50C-407E-A947-70E740481C1C}">
                          <a14:useLocalDpi xmlns:a14="http://schemas.microsoft.com/office/drawing/2010/main" val="0"/>
                        </a:ext>
                      </a:extLst>
                    </a:blip>
                    <a:stretch>
                      <a:fillRect/>
                    </a:stretch>
                  </pic:blipFill>
                  <pic:spPr>
                    <a:xfrm>
                      <a:off x="0" y="0"/>
                      <a:ext cx="4160520" cy="2057400"/>
                    </a:xfrm>
                    <a:prstGeom prst="rect">
                      <a:avLst/>
                    </a:prstGeom>
                  </pic:spPr>
                </pic:pic>
              </a:graphicData>
            </a:graphic>
          </wp:inline>
        </w:drawing>
      </w:r>
    </w:p>
    <w:p w14:paraId="250DDF8A" w14:textId="40FD1FA7" w:rsidR="0002790E" w:rsidRDefault="0002790E" w:rsidP="0002790E">
      <w:pPr>
        <w:rPr>
          <w:rFonts w:cs="Times New Roman"/>
        </w:rPr>
      </w:pPr>
      <w:r>
        <w:rPr>
          <w:rFonts w:cs="Times New Roman"/>
        </w:rPr>
        <w:lastRenderedPageBreak/>
        <w:t xml:space="preserve">Biofilter has determined that genes A and C are found together in three groups across two sources.  In other words, both the </w:t>
      </w:r>
      <w:r>
        <w:rPr>
          <w:rFonts w:cs="Times New Roman"/>
          <w:i/>
        </w:rPr>
        <w:t xml:space="preserve">light </w:t>
      </w:r>
      <w:r>
        <w:rPr>
          <w:rFonts w:cs="Times New Roman"/>
        </w:rPr>
        <w:t xml:space="preserve">and </w:t>
      </w:r>
      <w:r>
        <w:rPr>
          <w:rFonts w:cs="Times New Roman"/>
          <w:i/>
        </w:rPr>
        <w:t>paint</w:t>
      </w:r>
      <w:r>
        <w:rPr>
          <w:rFonts w:cs="Times New Roman"/>
        </w:rPr>
        <w:t xml:space="preserve"> sources contain groups—blue, gray, and cyan—that suggest a relationship between genes A and C.</w:t>
      </w:r>
    </w:p>
    <w:p w14:paraId="204587E7" w14:textId="77777777" w:rsidR="0002790E" w:rsidRDefault="0002790E" w:rsidP="0002790E">
      <w:pPr>
        <w:rPr>
          <w:ins w:id="1381" w:author="Alexander Thomas Frase" w:date="2016-03-29T13:26:00Z"/>
          <w:rFonts w:cs="Times New Roman"/>
        </w:rPr>
      </w:pPr>
    </w:p>
    <w:p w14:paraId="72CF28D8" w14:textId="77777777" w:rsidR="00822675" w:rsidRDefault="00822675" w:rsidP="0002790E">
      <w:pPr>
        <w:rPr>
          <w:rFonts w:cs="Times New Roman"/>
        </w:rPr>
      </w:pPr>
    </w:p>
    <w:p w14:paraId="17E274DB" w14:textId="6264FD21" w:rsidR="0002790E" w:rsidRDefault="0002790E" w:rsidP="0002790E">
      <w:pPr>
        <w:rPr>
          <w:rFonts w:cs="Times New Roman"/>
        </w:rPr>
      </w:pPr>
      <w:r>
        <w:rPr>
          <w:rFonts w:cs="Times New Roman"/>
        </w:rPr>
        <w:t>This relationship is summarized by the implication score “2-3,” which gives the number of sources followed by the number of groups which support this gene model. Each time the same pairwise model of genes is found in another source, the left-hand index of the implication score for that pairwise model increases by one; each time it is found in another group from the same source, the right-hand index increases by one.</w:t>
      </w:r>
      <w:r w:rsidR="003B534B">
        <w:rPr>
          <w:rFonts w:cs="Times New Roman"/>
        </w:rPr>
        <w:t xml:space="preserve"> </w:t>
      </w:r>
    </w:p>
    <w:p w14:paraId="21AA551F" w14:textId="77777777" w:rsidR="003B534B" w:rsidRDefault="0002790E" w:rsidP="00943DD1">
      <w:pPr>
        <w:pStyle w:val="Heading3"/>
      </w:pPr>
      <w:bookmarkStart w:id="1382" w:name="_Toc447021523"/>
      <w:r>
        <w:t>Step 3</w:t>
      </w:r>
      <w:bookmarkEnd w:id="1382"/>
    </w:p>
    <w:p w14:paraId="5A5B96F2" w14:textId="77777777" w:rsidR="0082154C" w:rsidRPr="0082154C" w:rsidRDefault="0082154C" w:rsidP="00E834E3"/>
    <w:p w14:paraId="65A9C282" w14:textId="1E90565D" w:rsidR="0002790E" w:rsidRDefault="0002790E" w:rsidP="0002790E">
      <w:pPr>
        <w:rPr>
          <w:rFonts w:cs="Times New Roman"/>
        </w:rPr>
      </w:pPr>
      <w:r>
        <w:rPr>
          <w:rFonts w:cs="Times New Roman"/>
        </w:rPr>
        <w:t xml:space="preserve">Break down the gene-gene models into all pairwise combinations of SNPs across the genes within sources </w:t>
      </w:r>
      <w:r>
        <w:rPr>
          <w:rFonts w:cs="Times New Roman"/>
          <w:i/>
        </w:rPr>
        <w:t>light</w:t>
      </w:r>
      <w:r>
        <w:rPr>
          <w:rFonts w:cs="Times New Roman"/>
        </w:rPr>
        <w:t xml:space="preserve"> and </w:t>
      </w:r>
      <w:r>
        <w:rPr>
          <w:rFonts w:cs="Times New Roman"/>
          <w:i/>
        </w:rPr>
        <w:t>paint</w:t>
      </w:r>
      <w:r>
        <w:rPr>
          <w:rFonts w:cs="Times New Roman"/>
        </w:rPr>
        <w:t>.</w:t>
      </w:r>
    </w:p>
    <w:p w14:paraId="3C97E3F9" w14:textId="77777777" w:rsidR="0002790E" w:rsidRDefault="0002790E" w:rsidP="0002790E">
      <w:pPr>
        <w:rPr>
          <w:rFonts w:cs="Times New Roman"/>
        </w:rPr>
      </w:pPr>
    </w:p>
    <w:p w14:paraId="57664429" w14:textId="2FA38C4A" w:rsidR="0082154C" w:rsidRDefault="0082154C" w:rsidP="0002790E">
      <w:pPr>
        <w:rPr>
          <w:rFonts w:cs="Times New Roman"/>
        </w:rPr>
      </w:pPr>
      <w:r>
        <w:rPr>
          <w:rFonts w:cs="Times New Roman"/>
        </w:rPr>
        <w:t>Configuration:</w:t>
      </w:r>
    </w:p>
    <w:p w14:paraId="7ECA3D6D"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3E0B3F10" w14:textId="77777777" w:rsidTr="00E834E3">
        <w:tc>
          <w:tcPr>
            <w:tcW w:w="10152" w:type="dxa"/>
          </w:tcPr>
          <w:p w14:paraId="2BD1BC79" w14:textId="3643DF6E"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7201EA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SOURCE light paint</w:t>
            </w:r>
          </w:p>
          <w:p w14:paraId="39C7B8D9" w14:textId="733999FC" w:rsidR="0082154C" w:rsidRPr="00E834E3" w:rsidRDefault="0082154C" w:rsidP="0002790E">
            <w:pPr>
              <w:rPr>
                <w:rFonts w:ascii="Courier New" w:hAnsi="Courier New" w:cs="Courier New"/>
                <w:sz w:val="22"/>
              </w:rPr>
            </w:pPr>
            <w:r w:rsidRPr="00E834E3">
              <w:rPr>
                <w:rFonts w:ascii="Courier New" w:hAnsi="Courier New" w:cs="Courier New"/>
                <w:sz w:val="22"/>
              </w:rPr>
              <w:t>MODEL snp</w:t>
            </w:r>
          </w:p>
        </w:tc>
      </w:tr>
    </w:tbl>
    <w:p w14:paraId="3049B8F1" w14:textId="77777777" w:rsidR="0082154C" w:rsidRDefault="0082154C" w:rsidP="0002790E">
      <w:pPr>
        <w:rPr>
          <w:rFonts w:cs="Times New Roman"/>
        </w:rPr>
      </w:pPr>
    </w:p>
    <w:p w14:paraId="71EDF65C" w14:textId="31F132C6" w:rsidR="0082154C" w:rsidRDefault="0082154C" w:rsidP="0002790E">
      <w:pPr>
        <w:rPr>
          <w:rFonts w:cs="Times New Roman"/>
        </w:rPr>
      </w:pPr>
      <w:r>
        <w:rPr>
          <w:rFonts w:cs="Times New Roman"/>
        </w:rPr>
        <w:t>Output:</w:t>
      </w:r>
    </w:p>
    <w:p w14:paraId="23FCBD26" w14:textId="77777777" w:rsidR="0082154C" w:rsidRDefault="0082154C" w:rsidP="0002790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6772"/>
      </w:tblGrid>
      <w:tr w:rsidR="0082154C" w:rsidRPr="0082154C" w14:paraId="22DC37EE" w14:textId="77777777" w:rsidTr="00E834E3">
        <w:tc>
          <w:tcPr>
            <w:tcW w:w="1009" w:type="dxa"/>
          </w:tcPr>
          <w:p w14:paraId="44CAF518" w14:textId="5A53D157" w:rsidR="0082154C" w:rsidRPr="00E834E3" w:rsidRDefault="0082154C" w:rsidP="0002790E">
            <w:pPr>
              <w:rPr>
                <w:rFonts w:ascii="Courier New" w:hAnsi="Courier New" w:cs="Courier New"/>
                <w:sz w:val="22"/>
              </w:rPr>
            </w:pPr>
            <w:r w:rsidRPr="00E834E3">
              <w:rPr>
                <w:rFonts w:ascii="Courier New" w:hAnsi="Courier New" w:cs="Courier New"/>
                <w:sz w:val="22"/>
              </w:rPr>
              <w:t>#snp1</w:t>
            </w:r>
          </w:p>
          <w:p w14:paraId="3B5C41D7" w14:textId="0E7BE95B" w:rsidR="0082154C" w:rsidRPr="00E834E3" w:rsidRDefault="0082154C" w:rsidP="0002790E">
            <w:pPr>
              <w:rPr>
                <w:rFonts w:ascii="Courier New" w:hAnsi="Courier New" w:cs="Courier New"/>
                <w:sz w:val="22"/>
              </w:rPr>
            </w:pPr>
            <w:r w:rsidRPr="00E834E3">
              <w:rPr>
                <w:rFonts w:ascii="Courier New" w:hAnsi="Courier New" w:cs="Courier New"/>
                <w:sz w:val="22"/>
              </w:rPr>
              <w:t>rs11</w:t>
            </w:r>
          </w:p>
          <w:p w14:paraId="317B193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rs11</w:t>
            </w:r>
          </w:p>
          <w:p w14:paraId="668D6B2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rs12</w:t>
            </w:r>
          </w:p>
          <w:p w14:paraId="0C33D22A" w14:textId="128D351F" w:rsidR="0082154C" w:rsidRPr="00E834E3" w:rsidRDefault="0082154C" w:rsidP="0002790E">
            <w:pPr>
              <w:rPr>
                <w:rFonts w:ascii="Courier New" w:hAnsi="Courier New" w:cs="Courier New"/>
                <w:sz w:val="22"/>
              </w:rPr>
            </w:pPr>
            <w:r w:rsidRPr="00E834E3">
              <w:rPr>
                <w:rFonts w:ascii="Courier New" w:hAnsi="Courier New" w:cs="Courier New"/>
                <w:sz w:val="22"/>
              </w:rPr>
              <w:t>rs12</w:t>
            </w:r>
          </w:p>
        </w:tc>
        <w:tc>
          <w:tcPr>
            <w:tcW w:w="877" w:type="dxa"/>
          </w:tcPr>
          <w:p w14:paraId="3F1180E3" w14:textId="383CE31F" w:rsidR="0082154C" w:rsidRPr="00E834E3" w:rsidRDefault="0082154C" w:rsidP="0002790E">
            <w:pPr>
              <w:rPr>
                <w:rFonts w:ascii="Courier New" w:hAnsi="Courier New" w:cs="Courier New"/>
                <w:sz w:val="22"/>
              </w:rPr>
            </w:pPr>
            <w:r w:rsidRPr="00E834E3">
              <w:rPr>
                <w:rFonts w:ascii="Courier New" w:hAnsi="Courier New" w:cs="Courier New"/>
                <w:sz w:val="22"/>
              </w:rPr>
              <w:t>snp2</w:t>
            </w:r>
          </w:p>
          <w:p w14:paraId="2F692CB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rs15</w:t>
            </w:r>
          </w:p>
          <w:p w14:paraId="78557D52"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rs16</w:t>
            </w:r>
          </w:p>
          <w:p w14:paraId="46D7616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rs15</w:t>
            </w:r>
          </w:p>
          <w:p w14:paraId="3B1256D2" w14:textId="3BF7F143" w:rsidR="0082154C" w:rsidRPr="00E834E3" w:rsidRDefault="0082154C" w:rsidP="0002790E">
            <w:pPr>
              <w:rPr>
                <w:rFonts w:ascii="Courier New" w:hAnsi="Courier New" w:cs="Courier New"/>
                <w:sz w:val="22"/>
              </w:rPr>
            </w:pPr>
            <w:r w:rsidRPr="00E834E3">
              <w:rPr>
                <w:rFonts w:ascii="Courier New" w:hAnsi="Courier New" w:cs="Courier New"/>
                <w:sz w:val="22"/>
              </w:rPr>
              <w:t>rs16</w:t>
            </w:r>
          </w:p>
        </w:tc>
        <w:tc>
          <w:tcPr>
            <w:tcW w:w="6772" w:type="dxa"/>
          </w:tcPr>
          <w:p w14:paraId="37A35EB5"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score(src-grp)</w:t>
            </w:r>
          </w:p>
          <w:p w14:paraId="47346E43"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267CFC2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19BFAEDA"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49998DA8" w14:textId="2E21342E" w:rsidR="0082154C" w:rsidRPr="00E834E3" w:rsidRDefault="0082154C" w:rsidP="0002790E">
            <w:pPr>
              <w:rPr>
                <w:rFonts w:ascii="Courier New" w:hAnsi="Courier New" w:cs="Courier New"/>
                <w:sz w:val="22"/>
              </w:rPr>
            </w:pPr>
            <w:r w:rsidRPr="00E834E3">
              <w:rPr>
                <w:rFonts w:ascii="Courier New" w:hAnsi="Courier New" w:cs="Courier New"/>
                <w:sz w:val="22"/>
              </w:rPr>
              <w:t>2-3</w:t>
            </w:r>
          </w:p>
        </w:tc>
      </w:tr>
    </w:tbl>
    <w:p w14:paraId="1D971CAE" w14:textId="1C8C772C" w:rsidR="0002790E" w:rsidRDefault="0002790E" w:rsidP="0002790E"/>
    <w:p w14:paraId="22E2E746" w14:textId="59DEDFEC" w:rsidR="0002790E" w:rsidRDefault="00F203F2" w:rsidP="00E834E3">
      <w:pPr>
        <w:jc w:val="center"/>
      </w:pPr>
      <w:r>
        <w:rPr>
          <w:noProof/>
          <w:lang w:eastAsia="en-US" w:bidi="ar-SA"/>
        </w:rPr>
        <w:drawing>
          <wp:inline distT="0" distB="0" distL="0" distR="0" wp14:anchorId="05BC9C6E" wp14:editId="708C2B7C">
            <wp:extent cx="4334256"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3.png"/>
                    <pic:cNvPicPr/>
                  </pic:nvPicPr>
                  <pic:blipFill>
                    <a:blip r:embed="rId25">
                      <a:extLst>
                        <a:ext uri="{28A0092B-C50C-407E-A947-70E740481C1C}">
                          <a14:useLocalDpi xmlns:a14="http://schemas.microsoft.com/office/drawing/2010/main" val="0"/>
                        </a:ext>
                      </a:extLst>
                    </a:blip>
                    <a:stretch>
                      <a:fillRect/>
                    </a:stretch>
                  </pic:blipFill>
                  <pic:spPr>
                    <a:xfrm>
                      <a:off x="0" y="0"/>
                      <a:ext cx="4334256" cy="2971800"/>
                    </a:xfrm>
                    <a:prstGeom prst="rect">
                      <a:avLst/>
                    </a:prstGeom>
                  </pic:spPr>
                </pic:pic>
              </a:graphicData>
            </a:graphic>
          </wp:inline>
        </w:drawing>
      </w:r>
    </w:p>
    <w:p w14:paraId="5FE62180" w14:textId="77777777" w:rsidR="0082154C" w:rsidRDefault="0082154C" w:rsidP="0082154C"/>
    <w:p w14:paraId="75CF2DE3" w14:textId="77777777" w:rsidR="0002790E" w:rsidRDefault="0002790E" w:rsidP="00943DD1">
      <w:pPr>
        <w:pStyle w:val="Heading3"/>
      </w:pPr>
      <w:bookmarkStart w:id="1383" w:name="_Toc447021524"/>
      <w:r>
        <w:lastRenderedPageBreak/>
        <w:t>Changes in Biofilter 2.0 Modeling</w:t>
      </w:r>
      <w:bookmarkEnd w:id="1383"/>
    </w:p>
    <w:p w14:paraId="282045EB" w14:textId="77777777" w:rsidR="0002790E" w:rsidRDefault="0002790E" w:rsidP="0002790E"/>
    <w:p w14:paraId="792703F0" w14:textId="42ADA5E4" w:rsidR="0002790E" w:rsidRDefault="0002790E" w:rsidP="0002790E">
      <w:r>
        <w:t>Although this three-step strategy will work in the new version of Biofilter, the strategy can be simplified. Biofilter 2.0 will automatically generate gene models prior to generating SNP models and there is no need to specify that step separately. It is possible to generate the SNP models with a single command.</w:t>
      </w:r>
    </w:p>
    <w:p w14:paraId="68CEF789" w14:textId="77777777" w:rsidR="0002790E" w:rsidRDefault="0002790E" w:rsidP="0002790E"/>
    <w:p w14:paraId="1893EEB4" w14:textId="1028ADAE" w:rsidR="003343CE" w:rsidRDefault="003343CE" w:rsidP="0002790E">
      <w:r>
        <w:t>Configuration:</w:t>
      </w:r>
    </w:p>
    <w:p w14:paraId="1EED497B" w14:textId="77777777" w:rsidR="003343CE" w:rsidRDefault="003343CE" w:rsidP="0002790E"/>
    <w:tbl>
      <w:tblPr>
        <w:tblStyle w:val="TableGrid"/>
        <w:tblW w:w="8640" w:type="dxa"/>
        <w:tblInd w:w="720" w:type="dxa"/>
        <w:tblLook w:val="04A0" w:firstRow="1" w:lastRow="0" w:firstColumn="1" w:lastColumn="0" w:noHBand="0" w:noVBand="1"/>
      </w:tblPr>
      <w:tblGrid>
        <w:gridCol w:w="8640"/>
      </w:tblGrid>
      <w:tr w:rsidR="003343CE" w:rsidRPr="003343CE" w14:paraId="69FEE64D" w14:textId="77777777" w:rsidTr="00E834E3">
        <w:tc>
          <w:tcPr>
            <w:tcW w:w="10152" w:type="dxa"/>
          </w:tcPr>
          <w:p w14:paraId="4830534A" w14:textId="4D3316E9" w:rsidR="003343CE" w:rsidRPr="00E834E3" w:rsidRDefault="003343CE" w:rsidP="0002790E">
            <w:pPr>
              <w:rPr>
                <w:rFonts w:ascii="Courier New" w:hAnsi="Courier New" w:cs="Courier New"/>
                <w:sz w:val="22"/>
              </w:rPr>
            </w:pPr>
            <w:r w:rsidRPr="00E834E3">
              <w:rPr>
                <w:rFonts w:ascii="Courier New" w:hAnsi="Courier New" w:cs="Courier New"/>
                <w:sz w:val="22"/>
              </w:rPr>
              <w:t>KNOWLEDGE test.db</w:t>
            </w:r>
          </w:p>
          <w:p w14:paraId="1D15177F" w14:textId="77777777" w:rsidR="003343CE" w:rsidRPr="00E834E3" w:rsidRDefault="003343CE" w:rsidP="0002790E">
            <w:pPr>
              <w:rPr>
                <w:rFonts w:ascii="Courier New" w:hAnsi="Courier New" w:cs="Courier New"/>
                <w:sz w:val="22"/>
              </w:rPr>
            </w:pPr>
            <w:r w:rsidRPr="00E834E3">
              <w:rPr>
                <w:rFonts w:ascii="Courier New" w:hAnsi="Courier New" w:cs="Courier New"/>
                <w:sz w:val="22"/>
              </w:rPr>
              <w:t>SNP 11 12 13 14 15 16 17 18 19</w:t>
            </w:r>
          </w:p>
          <w:p w14:paraId="055005E5" w14:textId="1EFDA864" w:rsidR="003343CE" w:rsidRPr="00E834E3" w:rsidRDefault="003343CE" w:rsidP="0002790E">
            <w:pPr>
              <w:rPr>
                <w:rFonts w:ascii="Courier New" w:hAnsi="Courier New" w:cs="Courier New"/>
                <w:sz w:val="22"/>
              </w:rPr>
            </w:pPr>
            <w:r w:rsidRPr="00E834E3">
              <w:rPr>
                <w:rFonts w:ascii="Courier New" w:hAnsi="Courier New" w:cs="Courier New"/>
                <w:sz w:val="22"/>
              </w:rPr>
              <w:t>MODEL snp</w:t>
            </w:r>
          </w:p>
        </w:tc>
      </w:tr>
    </w:tbl>
    <w:p w14:paraId="1CB45B5A" w14:textId="77777777" w:rsidR="003343CE" w:rsidRDefault="003343CE" w:rsidP="0002790E"/>
    <w:p w14:paraId="5C5B1B08" w14:textId="52CFFCB2" w:rsidR="003343CE" w:rsidRDefault="003343CE" w:rsidP="0002790E">
      <w:r>
        <w:t>Output:</w:t>
      </w:r>
    </w:p>
    <w:p w14:paraId="36FA671E" w14:textId="77777777" w:rsidR="003343CE" w:rsidRDefault="003343CE" w:rsidP="003343C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6772"/>
      </w:tblGrid>
      <w:tr w:rsidR="003343CE" w:rsidRPr="00313085" w14:paraId="5375EA1D" w14:textId="77777777" w:rsidTr="009F3065">
        <w:tc>
          <w:tcPr>
            <w:tcW w:w="1009" w:type="dxa"/>
          </w:tcPr>
          <w:p w14:paraId="3F52B02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#snp1</w:t>
            </w:r>
          </w:p>
          <w:p w14:paraId="623DBD16"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rs11</w:t>
            </w:r>
          </w:p>
          <w:p w14:paraId="758BCFCD"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rs11</w:t>
            </w:r>
          </w:p>
          <w:p w14:paraId="0FAFF15F"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rs12</w:t>
            </w:r>
          </w:p>
          <w:p w14:paraId="6BCB93C3"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rs12</w:t>
            </w:r>
          </w:p>
        </w:tc>
        <w:tc>
          <w:tcPr>
            <w:tcW w:w="877" w:type="dxa"/>
          </w:tcPr>
          <w:p w14:paraId="7BF0A043"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snp2</w:t>
            </w:r>
          </w:p>
          <w:p w14:paraId="5941376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rs15</w:t>
            </w:r>
          </w:p>
          <w:p w14:paraId="35F85200"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rs16</w:t>
            </w:r>
          </w:p>
          <w:p w14:paraId="126E9814"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rs15</w:t>
            </w:r>
          </w:p>
          <w:p w14:paraId="37CCF515"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rs16</w:t>
            </w:r>
          </w:p>
        </w:tc>
        <w:tc>
          <w:tcPr>
            <w:tcW w:w="6772" w:type="dxa"/>
          </w:tcPr>
          <w:p w14:paraId="4CE2FAD9"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score(src-grp)</w:t>
            </w:r>
          </w:p>
          <w:p w14:paraId="3ABE36F7"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2E4F7D4B"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3A867EBD"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54B8DFF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tc>
      </w:tr>
    </w:tbl>
    <w:p w14:paraId="101E1188" w14:textId="3AACD28F" w:rsidR="003343CE" w:rsidRDefault="003343CE">
      <w:pPr>
        <w:widowControl/>
        <w:suppressAutoHyphens w:val="0"/>
      </w:pPr>
    </w:p>
    <w:p w14:paraId="13167F36" w14:textId="77777777" w:rsidR="003343CE" w:rsidRDefault="003343CE">
      <w:pPr>
        <w:widowControl/>
        <w:suppressAutoHyphens w:val="0"/>
      </w:pPr>
      <w:r>
        <w:br w:type="page"/>
      </w:r>
    </w:p>
    <w:p w14:paraId="46F0D388" w14:textId="7998C86C" w:rsidR="005C16D5" w:rsidRDefault="005C16D5" w:rsidP="00943DD1">
      <w:pPr>
        <w:pStyle w:val="Heading1"/>
      </w:pPr>
      <w:bookmarkStart w:id="1384" w:name="_Toc447021525"/>
      <w:r>
        <w:t xml:space="preserve">Appendix </w:t>
      </w:r>
      <w:r w:rsidR="00AA4A82">
        <w:t>1</w:t>
      </w:r>
      <w:r>
        <w:t>: Ambiguity</w:t>
      </w:r>
      <w:r w:rsidR="00F63843">
        <w:t xml:space="preserve"> in Prior Knowledge</w:t>
      </w:r>
      <w:bookmarkEnd w:id="1384"/>
    </w:p>
    <w:p w14:paraId="10BBAEB7" w14:textId="77777777" w:rsidR="00D678DD" w:rsidRDefault="00D678DD"/>
    <w:p w14:paraId="4268993E" w14:textId="743435E2" w:rsidR="006C769A" w:rsidRDefault="00F63843">
      <w:r>
        <w:t>When an ambiguous gene or group identifier appears in a user input file, Biofilter has two straightforward options: either include all genes or groups with which the identifier is associated, or none of them.</w:t>
      </w:r>
    </w:p>
    <w:p w14:paraId="22623AE5" w14:textId="77777777" w:rsidR="00F63843" w:rsidRDefault="00F63843"/>
    <w:p w14:paraId="41CF9841" w14:textId="79145BCF" w:rsidR="00F63843" w:rsidRDefault="00F63843">
      <w:r>
        <w:t xml:space="preserve">When processing the bulk downloads from prior knowledge sources, however, the situation can become more complicated. This is due to the fact that in many cases, the data provided by a source is formatted in a way which allows multiple identifiers to be provided for the same </w:t>
      </w:r>
      <w:r w:rsidR="00561808">
        <w:t>member of a group</w:t>
      </w:r>
      <w:r>
        <w:t xml:space="preserve">. </w:t>
      </w:r>
      <w:r w:rsidR="009E5135">
        <w:t>Ideally all such identifiers are known to refer to the same single gene, but occasionally this is not the case</w:t>
      </w:r>
      <w:r w:rsidR="00FD4C54">
        <w:t>. Sometimes one of the identifiers is an alias of more than one gene, making it inherently ambiguous; other times, even if every identifier refers to only one gene, they might not all agree on which gene that is.</w:t>
      </w:r>
    </w:p>
    <w:p w14:paraId="44FD7D68" w14:textId="77777777" w:rsidR="00FD4C54" w:rsidRDefault="00FD4C54"/>
    <w:p w14:paraId="6C9026AD" w14:textId="49EED798" w:rsidR="00E27634" w:rsidRDefault="00FD4C54">
      <w:r>
        <w:t xml:space="preserve">The testing </w:t>
      </w:r>
      <w:r w:rsidR="001352B7">
        <w:t>knowledge</w:t>
      </w:r>
      <w:r>
        <w:t xml:space="preserve"> included with Biofilter contains several examples of these kinds of situations</w:t>
      </w:r>
      <w:r w:rsidR="0054196A">
        <w:t>, depicted in the diagram below. Note that this diagram reflects the fact that there may be multiple names for the same gene (i.e. “D” and “DE” both refer to gene D), and some names may be associated with multiple genes (i.e. “DE” refers to both genes D and E).</w:t>
      </w:r>
    </w:p>
    <w:p w14:paraId="0A004A72" w14:textId="77777777" w:rsidR="00525759" w:rsidRDefault="00525759"/>
    <w:p w14:paraId="69CF63EE" w14:textId="1EF21D63" w:rsidR="00FD4C54" w:rsidRDefault="00F203F2">
      <w:r>
        <w:rPr>
          <w:noProof/>
          <w:lang w:eastAsia="en-US" w:bidi="ar-SA"/>
        </w:rPr>
        <w:drawing>
          <wp:anchor distT="0" distB="0" distL="114300" distR="114300" simplePos="0" relativeHeight="251677184" behindDoc="0" locked="0" layoutInCell="1" allowOverlap="1" wp14:anchorId="692710A0" wp14:editId="481A8CFA">
            <wp:simplePos x="735330" y="2325370"/>
            <wp:positionH relativeFrom="column">
              <wp:align>center</wp:align>
            </wp:positionH>
            <wp:positionV relativeFrom="line">
              <wp:align>top</wp:align>
            </wp:positionV>
            <wp:extent cx="4572000" cy="2889504"/>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g1.pn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89504"/>
                    </a:xfrm>
                    <a:prstGeom prst="rect">
                      <a:avLst/>
                    </a:prstGeom>
                  </pic:spPr>
                </pic:pic>
              </a:graphicData>
            </a:graphic>
            <wp14:sizeRelH relativeFrom="margin">
              <wp14:pctWidth>0</wp14:pctWidth>
            </wp14:sizeRelH>
            <wp14:sizeRelV relativeFrom="margin">
              <wp14:pctHeight>0</wp14:pctHeight>
            </wp14:sizeRelV>
          </wp:anchor>
        </w:drawing>
      </w:r>
      <w:r w:rsidR="00D04624">
        <w:br w:type="textWrapping" w:clear="all"/>
      </w:r>
      <w:r w:rsidR="00FD4C54">
        <w:t>The “cyan” group contains three genes, of which the third is ambiguous</w:t>
      </w:r>
      <w:r w:rsidR="00E35B0E">
        <w:t xml:space="preserve"> because w</w:t>
      </w:r>
      <w:r w:rsidR="00FD4C54">
        <w:t xml:space="preserve">e are given two identifiers for </w:t>
      </w:r>
      <w:r w:rsidR="00E35B0E">
        <w:t>it, but one of them refers to two different genes.</w:t>
      </w:r>
      <w:r w:rsidR="00E618E6">
        <w:t xml:space="preserve"> The “magenta”, “yellow” and </w:t>
      </w:r>
      <w:r w:rsidR="00B43711">
        <w:t>“gray/black” groups each contain</w:t>
      </w:r>
      <w:r w:rsidR="00E618E6">
        <w:t xml:space="preserve"> only one gene, but in each case we are given three different names for that gene which agree or dis</w:t>
      </w:r>
      <w:r w:rsidR="005D7F93">
        <w:t>agree with each other in varying</w:t>
      </w:r>
      <w:r w:rsidR="00E618E6">
        <w:t xml:space="preserve"> ways.</w:t>
      </w:r>
      <w:r w:rsidR="003D15E0">
        <w:t xml:space="preserve"> Because of the ambiguity in the provided identifiers, the genes which are considered members of these groups will appear to vary depending on the </w:t>
      </w:r>
      <w:r w:rsidR="00D678DD">
        <w:t xml:space="preserve">user’s choice for the </w:t>
      </w:r>
      <w:r w:rsidR="003D15E0">
        <w:t>ALLOW_AMBIGUOUS_KNOWLEDGE and REDUCE_AMBIGUOUS_KNOWLEDGE options.</w:t>
      </w:r>
    </w:p>
    <w:p w14:paraId="2C2D1D2C" w14:textId="77777777" w:rsidR="00525759" w:rsidRDefault="00525759"/>
    <w:p w14:paraId="08799E67" w14:textId="41190A61" w:rsidR="003D15E0" w:rsidRDefault="003D15E0" w:rsidP="00943DD1">
      <w:pPr>
        <w:pStyle w:val="Heading2"/>
      </w:pPr>
      <w:bookmarkStart w:id="1385" w:name="_Toc447021526"/>
      <w:r>
        <w:lastRenderedPageBreak/>
        <w:t>Ambiguity Reduction Heur</w:t>
      </w:r>
      <w:r w:rsidR="00FF329D">
        <w:t>i</w:t>
      </w:r>
      <w:r>
        <w:t>st</w:t>
      </w:r>
      <w:r w:rsidR="00FF329D">
        <w:t>i</w:t>
      </w:r>
      <w:r>
        <w:t>cs</w:t>
      </w:r>
      <w:bookmarkEnd w:id="1385"/>
    </w:p>
    <w:p w14:paraId="44138219" w14:textId="77777777" w:rsidR="00F45477" w:rsidRDefault="00F45477" w:rsidP="00943DD1">
      <w:pPr>
        <w:tabs>
          <w:tab w:val="left" w:pos="2280"/>
        </w:tabs>
      </w:pPr>
    </w:p>
    <w:p w14:paraId="62E514F4" w14:textId="41F3190A" w:rsidR="005D7F93" w:rsidRDefault="00E618E6" w:rsidP="00943DD1">
      <w:pPr>
        <w:tabs>
          <w:tab w:val="left" w:pos="2280"/>
        </w:tabs>
      </w:pPr>
      <w:r>
        <w:t>Biofilter</w:t>
      </w:r>
      <w:r w:rsidR="005D7F93">
        <w:t xml:space="preserve"> and LOKI currently support two heuristic strategies for reducing ambiguity. These strategies make what is essentially an educated guess about what the original data source intended by the set of identifiers it provided. The first heuristic is called “implication” and it rates the likelihood of each potential gene being the intended </w:t>
      </w:r>
      <w:r w:rsidR="00EC453E">
        <w:t>o</w:t>
      </w:r>
      <w:r w:rsidR="005D7F93">
        <w:t xml:space="preserve">ne by counting the number of identifiers which implicate that gene. The </w:t>
      </w:r>
      <w:r w:rsidR="00B43711">
        <w:t>second</w:t>
      </w:r>
      <w:r w:rsidR="005D7F93">
        <w:t xml:space="preserve"> heuristic, called “quality,” is similar except that it also considers the number of genes that each identifier refers to as a measure of that identifier’s quality</w:t>
      </w:r>
      <w:r w:rsidR="00CA44EF">
        <w:t>;</w:t>
      </w:r>
      <w:r w:rsidR="005D7F93">
        <w:t xml:space="preserve"> a high-quality identifier (which refers to only one or two genes) is </w:t>
      </w:r>
      <w:r w:rsidR="00CA44EF">
        <w:t xml:space="preserve">then </w:t>
      </w:r>
      <w:r w:rsidR="005D7F93">
        <w:t>given more weight than a low-quality identifier (which refers to many genes).</w:t>
      </w:r>
    </w:p>
    <w:p w14:paraId="03EDF0AB" w14:textId="77777777" w:rsidR="005D7F93" w:rsidRDefault="005D7F93" w:rsidP="00943DD1">
      <w:pPr>
        <w:tabs>
          <w:tab w:val="left" w:pos="2280"/>
        </w:tabs>
      </w:pPr>
    </w:p>
    <w:p w14:paraId="7A723598" w14:textId="1CF590F8" w:rsidR="005D7F93" w:rsidRDefault="005D7F93" w:rsidP="00943DD1">
      <w:pPr>
        <w:tabs>
          <w:tab w:val="left" w:pos="2280"/>
        </w:tabs>
      </w:pPr>
      <w:r>
        <w:t xml:space="preserve">In practice, these two heuristic strategies will </w:t>
      </w:r>
      <w:r w:rsidR="00B43711">
        <w:t>often</w:t>
      </w:r>
      <w:r>
        <w:t xml:space="preserve"> produce the same results; in fact,</w:t>
      </w:r>
      <w:r w:rsidR="00596D3E">
        <w:t xml:space="preserve"> when</w:t>
      </w:r>
      <w:r>
        <w:t xml:space="preserve"> using real data from our real prior knowledge sources, we have yet to find a case where they do not reach</w:t>
      </w:r>
      <w:r w:rsidR="001352B7">
        <w:t xml:space="preserve"> the same conclusion. I</w:t>
      </w:r>
      <w:r>
        <w:t>t is possible that such a case will arise</w:t>
      </w:r>
      <w:r w:rsidR="00B43711">
        <w:t xml:space="preserve"> in the future</w:t>
      </w:r>
      <w:r>
        <w:t xml:space="preserve">, </w:t>
      </w:r>
      <w:r w:rsidR="001352B7">
        <w:t xml:space="preserve">however, </w:t>
      </w:r>
      <w:r>
        <w:t xml:space="preserve">so the “magenta”, “yellow” and “gray/black” groups in the </w:t>
      </w:r>
      <w:r w:rsidR="001352B7">
        <w:t>testing knowledge have been specially crafted to highlight these potential differences.</w:t>
      </w:r>
    </w:p>
    <w:p w14:paraId="51DCDA68" w14:textId="248E967B" w:rsidR="0094622A" w:rsidRDefault="0094622A" w:rsidP="00943DD1">
      <w:pPr>
        <w:pStyle w:val="Heading2"/>
      </w:pPr>
      <w:bookmarkStart w:id="1386" w:name="_Toc447021527"/>
      <w:r>
        <w:t>Ambiguity Options</w:t>
      </w:r>
      <w:bookmarkEnd w:id="1386"/>
    </w:p>
    <w:p w14:paraId="20B39602" w14:textId="77777777" w:rsidR="0094622A" w:rsidRDefault="0094622A" w:rsidP="00943DD1">
      <w:pPr>
        <w:tabs>
          <w:tab w:val="left" w:pos="2280"/>
        </w:tabs>
      </w:pPr>
    </w:p>
    <w:p w14:paraId="78B00FA4" w14:textId="7DD09EB3" w:rsidR="00FF329D" w:rsidRDefault="00FF329D" w:rsidP="00943DD1">
      <w:pPr>
        <w:tabs>
          <w:tab w:val="left" w:pos="2280"/>
        </w:tabs>
      </w:pPr>
      <w:r>
        <w:t xml:space="preserve">The REDUCE_AMBIGUOUS_KNOWLEDGE option </w:t>
      </w:r>
      <w:r w:rsidR="00D678DD">
        <w:t>tells Biofilter which heuristics, if any, should be employed</w:t>
      </w:r>
      <w:r w:rsidR="0094622A">
        <w:t xml:space="preserve"> to mitigate ambiguity in the prior knowledge database</w:t>
      </w:r>
      <w:r w:rsidR="00D678DD">
        <w:t xml:space="preserve">. </w:t>
      </w:r>
      <w:r w:rsidR="0094622A">
        <w:t xml:space="preserve">The permissible values for this option are the name of any of the heuristic strategies, or “no” or “any”. </w:t>
      </w:r>
      <w:r>
        <w:t>When set to “no”</w:t>
      </w:r>
      <w:r w:rsidR="0094622A">
        <w:t xml:space="preserve"> then</w:t>
      </w:r>
      <w:r>
        <w:t xml:space="preserve"> no attempt is made to reduce ambiguity and all genes which are implicated by any of the provided identifiers are considered equally likely interpretations</w:t>
      </w:r>
      <w:r w:rsidR="0094622A">
        <w:t xml:space="preserve">.  When </w:t>
      </w:r>
      <w:r w:rsidR="00596D3E">
        <w:t xml:space="preserve">set to “any” then all heuristics </w:t>
      </w:r>
      <w:r w:rsidR="0094622A">
        <w:t>are</w:t>
      </w:r>
      <w:r w:rsidR="00596D3E">
        <w:t xml:space="preserve"> attempted simultaneously and the winner(s) from each one collectively be</w:t>
      </w:r>
      <w:r w:rsidR="0094622A">
        <w:t>come</w:t>
      </w:r>
      <w:r w:rsidR="00596D3E">
        <w:t xml:space="preserve"> the preferred choices.</w:t>
      </w:r>
    </w:p>
    <w:p w14:paraId="1554EFB5" w14:textId="77777777" w:rsidR="00FF329D" w:rsidRDefault="00FF329D" w:rsidP="00943DD1">
      <w:pPr>
        <w:tabs>
          <w:tab w:val="left" w:pos="2280"/>
        </w:tabs>
      </w:pPr>
    </w:p>
    <w:p w14:paraId="5084939F" w14:textId="1DED5167" w:rsidR="002478E9" w:rsidRDefault="0094622A" w:rsidP="00943DD1">
      <w:pPr>
        <w:tabs>
          <w:tab w:val="left" w:pos="2280"/>
        </w:tabs>
      </w:pPr>
      <w:r>
        <w:t xml:space="preserve">The ALLOW_AMBIGUOUS_KNOWLEDGE option tells Biofilter what to do when it has more than one </w:t>
      </w:r>
      <w:r w:rsidR="00B43711">
        <w:t>“best guess”</w:t>
      </w:r>
      <w:r>
        <w:t xml:space="preserve"> interpretation for an ambiguous member of a group. If no heuristics were used then this occurs for all cases of ambiguity, but i</w:t>
      </w:r>
      <w:r w:rsidR="002478E9">
        <w:t>t should also be noted</w:t>
      </w:r>
      <w:r w:rsidR="00596D3E">
        <w:t xml:space="preserve"> that any</w:t>
      </w:r>
      <w:r w:rsidR="002478E9">
        <w:t xml:space="preserve"> heuristic strategy might be only partly successful. For example, if a given set of identifiers collectively refer to three different genes</w:t>
      </w:r>
      <w:r w:rsidR="00456002">
        <w:t xml:space="preserve"> and the heuristic(s) can only eliminate one of them</w:t>
      </w:r>
      <w:r w:rsidR="002478E9">
        <w:t xml:space="preserve">, </w:t>
      </w:r>
      <w:r w:rsidR="00456002">
        <w:t xml:space="preserve">then </w:t>
      </w:r>
      <w:r w:rsidR="002478E9">
        <w:t xml:space="preserve">the other two </w:t>
      </w:r>
      <w:r w:rsidR="00456002">
        <w:t>remain</w:t>
      </w:r>
      <w:r w:rsidR="002478E9">
        <w:t xml:space="preserve"> equally likely possibilities</w:t>
      </w:r>
      <w:r>
        <w:t xml:space="preserve">. </w:t>
      </w:r>
      <w:r w:rsidR="002478E9">
        <w:t>In case</w:t>
      </w:r>
      <w:r>
        <w:t>s like this</w:t>
      </w:r>
      <w:r w:rsidR="002478E9">
        <w:t xml:space="preserve">, the user’s choice for ALLOW_AMBIGUOUS_KNOWLEDGE determines the result: when disabled (the strict option) none of the possible genes will be considered a member of the group, but when enabled (the permissive option) the </w:t>
      </w:r>
      <w:r>
        <w:t>most</w:t>
      </w:r>
      <w:r w:rsidR="002478E9">
        <w:t xml:space="preserve">-likely possibilities will </w:t>
      </w:r>
      <w:r>
        <w:t xml:space="preserve">all </w:t>
      </w:r>
      <w:r w:rsidR="002478E9">
        <w:t>be included</w:t>
      </w:r>
      <w:r>
        <w:t>,</w:t>
      </w:r>
      <w:r w:rsidR="00596D3E">
        <w:t xml:space="preserve"> without </w:t>
      </w:r>
      <w:r>
        <w:t xml:space="preserve">any of </w:t>
      </w:r>
      <w:r w:rsidR="00596D3E">
        <w:t xml:space="preserve">the </w:t>
      </w:r>
      <w:r>
        <w:t>less-likely possibilities</w:t>
      </w:r>
      <w:r w:rsidR="00456002">
        <w:t>.</w:t>
      </w:r>
    </w:p>
    <w:p w14:paraId="1435B933" w14:textId="6C0E95EB" w:rsidR="00AA5E44" w:rsidRDefault="00AA5E44" w:rsidP="00943DD1">
      <w:pPr>
        <w:pStyle w:val="Heading2"/>
      </w:pPr>
      <w:bookmarkStart w:id="1387" w:name="_Toc447021528"/>
      <w:r>
        <w:t>Gene Ambiguity Examples</w:t>
      </w:r>
      <w:bookmarkEnd w:id="1387"/>
    </w:p>
    <w:p w14:paraId="09202B3C" w14:textId="7A4D8FCE" w:rsidR="002478E9" w:rsidRDefault="003D15E0" w:rsidP="00943DD1">
      <w:pPr>
        <w:pStyle w:val="Heading3"/>
      </w:pPr>
      <w:bookmarkStart w:id="1388" w:name="_Toc447021529"/>
      <w:r>
        <w:t>Example</w:t>
      </w:r>
      <w:r w:rsidR="00FF329D">
        <w:t xml:space="preserve"> 1: cyan</w:t>
      </w:r>
      <w:bookmarkEnd w:id="1388"/>
    </w:p>
    <w:p w14:paraId="18D00007" w14:textId="77777777" w:rsidR="003D15E0" w:rsidRDefault="003D15E0" w:rsidP="00943DD1">
      <w:pPr>
        <w:tabs>
          <w:tab w:val="left" w:pos="2280"/>
        </w:tabs>
      </w:pPr>
    </w:p>
    <w:p w14:paraId="19331802" w14:textId="130F3CB1" w:rsidR="00FF329D" w:rsidRDefault="001352B7" w:rsidP="00943DD1">
      <w:pPr>
        <w:tabs>
          <w:tab w:val="left" w:pos="2280"/>
        </w:tabs>
      </w:pPr>
      <w:r>
        <w:t>T</w:t>
      </w:r>
      <w:r w:rsidR="005D7F93">
        <w:t>he “cyan” group</w:t>
      </w:r>
      <w:r>
        <w:t xml:space="preserve"> is a typical</w:t>
      </w:r>
      <w:r w:rsidR="00FF329D">
        <w:t xml:space="preserve"> case of ambiguity which can be fully resolved by either of the heuristic strategies.</w:t>
      </w:r>
      <w:r w:rsidR="00821302">
        <w:t xml:space="preserve"> Its first two members (genes A and C) are unambiguous and will always be included, but the correct third member of the group is open to interpretation.</w:t>
      </w:r>
    </w:p>
    <w:p w14:paraId="46A37490" w14:textId="77777777" w:rsidR="00FF329D" w:rsidRDefault="00FF329D" w:rsidP="00943DD1">
      <w:pPr>
        <w:tabs>
          <w:tab w:val="left" w:pos="2280"/>
        </w:tabs>
      </w:pPr>
    </w:p>
    <w:p w14:paraId="41D1749E" w14:textId="0FB7DF70" w:rsidR="00FF329D" w:rsidRDefault="00FF329D" w:rsidP="00943DD1">
      <w:pPr>
        <w:tabs>
          <w:tab w:val="left" w:pos="2280"/>
        </w:tabs>
      </w:pPr>
      <w:r>
        <w:t>The implication heuristic will declare D as the correct interpretation since it is implicated by both of the provided identifiers, while gene E is only implicated by one</w:t>
      </w:r>
      <w:r w:rsidR="00DB6AC0">
        <w:t xml:space="preserve"> of them</w:t>
      </w:r>
      <w:r>
        <w:t>.</w:t>
      </w:r>
    </w:p>
    <w:p w14:paraId="3D60AD25" w14:textId="77777777" w:rsidR="00FF329D" w:rsidRDefault="00FF329D" w:rsidP="00943DD1">
      <w:pPr>
        <w:tabs>
          <w:tab w:val="left" w:pos="2280"/>
        </w:tabs>
      </w:pPr>
    </w:p>
    <w:p w14:paraId="507355AC" w14:textId="21FC8779" w:rsidR="00FF329D" w:rsidRDefault="00FF329D" w:rsidP="00943DD1">
      <w:pPr>
        <w:tabs>
          <w:tab w:val="left" w:pos="2280"/>
        </w:tabs>
      </w:pPr>
      <w:r>
        <w:t xml:space="preserve">The quality heuristic will also choose D, but its reasoning is a little more involved. The “DE” identifier refers to two different genes, so it gets a quality score of </w:t>
      </w:r>
      <w:r w:rsidR="00DB6AC0">
        <w:t xml:space="preserve">1/2 or </w:t>
      </w:r>
      <w:r>
        <w:t>0.5; the “D” identifier, on the other hand, gets a quality score of 1 because it refers to only one gene. Gene E therefore receives only 0.5 points, while gene D wins with 1.5 total points.</w:t>
      </w:r>
    </w:p>
    <w:p w14:paraId="6E8F2610" w14:textId="77777777" w:rsidR="00FF329D" w:rsidRDefault="00FF329D" w:rsidP="00943DD1">
      <w:pPr>
        <w:tabs>
          <w:tab w:val="left" w:pos="2280"/>
        </w:tabs>
      </w:pPr>
    </w:p>
    <w:p w14:paraId="3E63214C" w14:textId="6C3DC603" w:rsidR="00F45477" w:rsidRDefault="00BD65A6" w:rsidP="00943DD1">
      <w:pPr>
        <w:tabs>
          <w:tab w:val="left" w:pos="2280"/>
        </w:tabs>
      </w:pPr>
      <w:r>
        <w:t>B</w:t>
      </w:r>
      <w:r w:rsidR="00FF329D">
        <w:t xml:space="preserve">ecause the ambiguity </w:t>
      </w:r>
      <w:r w:rsidR="00CE33FE">
        <w:t>can be</w:t>
      </w:r>
      <w:r w:rsidR="00FF329D">
        <w:t xml:space="preserve"> fully resolved by </w:t>
      </w:r>
      <w:r w:rsidR="00CE33FE">
        <w:t>either</w:t>
      </w:r>
      <w:r w:rsidR="00FF329D">
        <w:t xml:space="preserve"> heuristic, the ALLOW_AMBIGUOUS_KNOWLEDGE option will only have an effect </w:t>
      </w:r>
      <w:r w:rsidR="00CE33FE">
        <w:t xml:space="preserve">if no heuristics are used at all. In that case, the group will contain </w:t>
      </w:r>
      <w:r w:rsidR="00821302">
        <w:t>all four possible genes (A, C, D and E)</w:t>
      </w:r>
      <w:r w:rsidR="00CE33FE">
        <w:t xml:space="preserve"> if the option </w:t>
      </w:r>
      <w:r w:rsidR="00821302">
        <w:t>is enabled, but only A and C</w:t>
      </w:r>
      <w:r w:rsidR="00CE33FE">
        <w:t xml:space="preserve"> if it is disabled.</w:t>
      </w:r>
    </w:p>
    <w:p w14:paraId="394428FA" w14:textId="140B0090" w:rsidR="00BD65A6" w:rsidRDefault="00BD65A6" w:rsidP="00943DD1">
      <w:pPr>
        <w:pStyle w:val="Heading3"/>
      </w:pPr>
      <w:bookmarkStart w:id="1389" w:name="_Toc447021530"/>
      <w:r>
        <w:t>Example 2: magenta</w:t>
      </w:r>
      <w:bookmarkEnd w:id="1389"/>
    </w:p>
    <w:p w14:paraId="06E4D6A4" w14:textId="77777777" w:rsidR="00BD65A6" w:rsidRDefault="00BD65A6" w:rsidP="00943DD1">
      <w:pPr>
        <w:tabs>
          <w:tab w:val="left" w:pos="2280"/>
        </w:tabs>
      </w:pPr>
    </w:p>
    <w:p w14:paraId="05214385" w14:textId="16BB1A04" w:rsidR="00BD65A6" w:rsidRDefault="00BD65A6" w:rsidP="00943DD1">
      <w:pPr>
        <w:tabs>
          <w:tab w:val="left" w:pos="2280"/>
        </w:tabs>
      </w:pPr>
      <w:r>
        <w:t>The “magenta” group demonstrates ambiguity which can only be resolved by the implication heuri</w:t>
      </w:r>
      <w:r w:rsidR="00EE5A3F">
        <w:t>s</w:t>
      </w:r>
      <w:r>
        <w:t>t</w:t>
      </w:r>
      <w:r w:rsidR="00EE5A3F">
        <w:t>ic: gene E is implicated by two identifiers (“DE” and “EF”) while genes D, F and G are each only implicated by one identifier.</w:t>
      </w:r>
    </w:p>
    <w:p w14:paraId="22E1DBEE" w14:textId="77777777" w:rsidR="00EE5A3F" w:rsidRDefault="00EE5A3F" w:rsidP="00943DD1">
      <w:pPr>
        <w:tabs>
          <w:tab w:val="left" w:pos="2280"/>
        </w:tabs>
      </w:pPr>
    </w:p>
    <w:p w14:paraId="4DBEF015" w14:textId="4D756A69" w:rsidR="00EE5A3F" w:rsidRDefault="00EE5A3F" w:rsidP="00943DD1">
      <w:pPr>
        <w:tabs>
          <w:tab w:val="left" w:pos="2280"/>
        </w:tabs>
      </w:pPr>
      <w:r>
        <w:t>The quality heuristic will discard genes D and F (0.5 points each), but cannot pick a winner between E and G because they both have a score of 1.0: gene E gets 0.5 each from the “DE” and “EF” identifiers, while gene G gets 1 full point from “G”.</w:t>
      </w:r>
    </w:p>
    <w:p w14:paraId="2C80167D" w14:textId="77777777" w:rsidR="00EE5A3F" w:rsidRDefault="00EE5A3F" w:rsidP="00943DD1">
      <w:pPr>
        <w:tabs>
          <w:tab w:val="left" w:pos="2280"/>
        </w:tabs>
      </w:pPr>
    </w:p>
    <w:p w14:paraId="48EB72CE" w14:textId="6BD1E865" w:rsidR="00EE5A3F" w:rsidRDefault="00EE5A3F" w:rsidP="00943DD1">
      <w:pPr>
        <w:tabs>
          <w:tab w:val="left" w:pos="2280"/>
        </w:tabs>
      </w:pPr>
      <w:r>
        <w:t>With no heuristics, the ALLOW_AMBIGUOUS_KNOWLEDGE option will either include all four genes or none of them. With the quality heuristic, it can either include both winners (E and G) or nothing. With the implication heuristic it has no effect</w:t>
      </w:r>
      <w:r w:rsidR="00CA7B3F">
        <w:t xml:space="preserve"> here</w:t>
      </w:r>
      <w:r>
        <w:t>, since the ambiguity was eliminated with that strategy.</w:t>
      </w:r>
    </w:p>
    <w:p w14:paraId="6ECD4AD2" w14:textId="592D626A" w:rsidR="00CA7B3F" w:rsidRDefault="00CA7B3F" w:rsidP="00943DD1">
      <w:pPr>
        <w:pStyle w:val="Heading3"/>
      </w:pPr>
      <w:bookmarkStart w:id="1390" w:name="_Toc447021531"/>
      <w:r>
        <w:t>Example 3: yellow</w:t>
      </w:r>
      <w:bookmarkEnd w:id="1390"/>
    </w:p>
    <w:p w14:paraId="54BC5C4A" w14:textId="77777777" w:rsidR="00CA7B3F" w:rsidRDefault="00CA7B3F" w:rsidP="00943DD1">
      <w:pPr>
        <w:tabs>
          <w:tab w:val="left" w:pos="2280"/>
        </w:tabs>
      </w:pPr>
    </w:p>
    <w:p w14:paraId="3D256D0D" w14:textId="30066D83" w:rsidR="00CA7B3F" w:rsidRDefault="00CA7B3F" w:rsidP="00943DD1">
      <w:pPr>
        <w:tabs>
          <w:tab w:val="left" w:pos="2280"/>
        </w:tabs>
      </w:pPr>
      <w:r>
        <w:t>The “yellow” group demonstrates ambiguity which can only be resolved by the quality heuristic: gene G wins with a score of 1.5 (0.5 from “FG” plus 1.0 from “G”).</w:t>
      </w:r>
    </w:p>
    <w:p w14:paraId="76C649B4" w14:textId="77777777" w:rsidR="00CA7B3F" w:rsidRDefault="00CA7B3F" w:rsidP="00943DD1">
      <w:pPr>
        <w:tabs>
          <w:tab w:val="left" w:pos="2280"/>
        </w:tabs>
      </w:pPr>
    </w:p>
    <w:p w14:paraId="01A3FC75" w14:textId="5A96FC75" w:rsidR="00CA7B3F" w:rsidRDefault="00CA7B3F" w:rsidP="00943DD1">
      <w:pPr>
        <w:tabs>
          <w:tab w:val="left" w:pos="2280"/>
        </w:tabs>
      </w:pPr>
      <w:r>
        <w:t>The implication heuristic will discard gene E (implicated by only one identifier), but cannot choose between F and G because they</w:t>
      </w:r>
      <w:r w:rsidR="004A37AB">
        <w:t xml:space="preserve"> a</w:t>
      </w:r>
      <w:r>
        <w:t>re implicated by two identifiers each: “EF and “FG”, or “FG and “G”.</w:t>
      </w:r>
    </w:p>
    <w:p w14:paraId="7DAF3432" w14:textId="77777777" w:rsidR="00CA7B3F" w:rsidRDefault="00CA7B3F" w:rsidP="00943DD1">
      <w:pPr>
        <w:tabs>
          <w:tab w:val="left" w:pos="2280"/>
        </w:tabs>
      </w:pPr>
    </w:p>
    <w:p w14:paraId="45725122" w14:textId="25B23159" w:rsidR="00CA7B3F" w:rsidRDefault="00CA7B3F" w:rsidP="00943DD1">
      <w:pPr>
        <w:tabs>
          <w:tab w:val="left" w:pos="2280"/>
        </w:tabs>
      </w:pPr>
      <w:r>
        <w:t>With no heuristics, as always ALLOW_AMBIGUOUS_KNOWLEDGE will either include every possibility or none of them. With the implication heuristic it can either include both F and G or nothing, and with the quality heuristic it has no effect.</w:t>
      </w:r>
    </w:p>
    <w:p w14:paraId="08C91834" w14:textId="0A98EC02" w:rsidR="00CA7B3F" w:rsidRDefault="00CA7B3F" w:rsidP="00943DD1">
      <w:pPr>
        <w:pStyle w:val="Heading3"/>
      </w:pPr>
      <w:bookmarkStart w:id="1391" w:name="_Toc447021532"/>
      <w:r>
        <w:t>Example 4: gray/black</w:t>
      </w:r>
      <w:bookmarkEnd w:id="1391"/>
    </w:p>
    <w:p w14:paraId="14AB7A6D" w14:textId="77777777" w:rsidR="00CA7B3F" w:rsidRDefault="00CA7B3F" w:rsidP="00943DD1">
      <w:pPr>
        <w:tabs>
          <w:tab w:val="left" w:pos="2280"/>
        </w:tabs>
      </w:pPr>
    </w:p>
    <w:p w14:paraId="3D515704" w14:textId="77777777" w:rsidR="009C1641" w:rsidRDefault="00CA7B3F" w:rsidP="00943DD1">
      <w:pPr>
        <w:tabs>
          <w:tab w:val="left" w:pos="2280"/>
        </w:tabs>
      </w:pPr>
      <w:r>
        <w:t xml:space="preserve">The “gray/black” group is an example of ambiguity which cannot be resolved by either heuristic: genes F and G </w:t>
      </w:r>
      <w:r w:rsidR="009C1641">
        <w:t>are entirely comparable, both being referenced by one specific identifier plus one (shared) ambiguous identifier. No matter which heuristic is used, if any, this group will always contain both F and G if ALLOW_AMBIGUOUS_KNOWLEDGE is enabled, or neither if it is disabled.</w:t>
      </w:r>
    </w:p>
    <w:p w14:paraId="0F8A2858" w14:textId="77777777" w:rsidR="003B534B" w:rsidRDefault="003B534B" w:rsidP="00943DD1">
      <w:pPr>
        <w:tabs>
          <w:tab w:val="left" w:pos="2280"/>
        </w:tabs>
      </w:pPr>
    </w:p>
    <w:p w14:paraId="6ADE365B" w14:textId="0BF7CBBC" w:rsidR="00CA7B3F" w:rsidRDefault="002C6643" w:rsidP="00943DD1">
      <w:pPr>
        <w:pStyle w:val="Heading2"/>
      </w:pPr>
      <w:bookmarkStart w:id="1392" w:name="_Toc447021533"/>
      <w:r>
        <w:lastRenderedPageBreak/>
        <w:t>Protein Identifiers</w:t>
      </w:r>
      <w:bookmarkEnd w:id="1392"/>
    </w:p>
    <w:p w14:paraId="70A24EC8" w14:textId="77777777" w:rsidR="002C6643" w:rsidRDefault="002C6643" w:rsidP="00943DD1">
      <w:pPr>
        <w:tabs>
          <w:tab w:val="left" w:pos="2280"/>
        </w:tabs>
      </w:pPr>
    </w:p>
    <w:p w14:paraId="4F65A241" w14:textId="04A2CC4B" w:rsidR="002C6643" w:rsidRDefault="002C6643" w:rsidP="00943DD1">
      <w:pPr>
        <w:tabs>
          <w:tab w:val="left" w:pos="2280"/>
        </w:tabs>
      </w:pPr>
      <w:r>
        <w:t xml:space="preserve">So far, our depiction of ambiguity in the knowledge database has </w:t>
      </w:r>
      <w:r w:rsidR="00AD0500">
        <w:t>implied that groups always contain genes</w:t>
      </w:r>
      <w:r w:rsidR="003A13FC">
        <w:t xml:space="preserve">. This allows for the convenient assumption that </w:t>
      </w:r>
      <w:r w:rsidR="00AD0500">
        <w:t>when we are given more than one identifier for something in a group, we are expecting all of those identifiers to refer to one (and only one) gene.</w:t>
      </w:r>
    </w:p>
    <w:p w14:paraId="40ECDF30" w14:textId="77777777" w:rsidR="00AD0500" w:rsidRDefault="00AD0500" w:rsidP="00943DD1">
      <w:pPr>
        <w:tabs>
          <w:tab w:val="left" w:pos="2280"/>
        </w:tabs>
      </w:pPr>
    </w:p>
    <w:p w14:paraId="28CD3261" w14:textId="253AD430" w:rsidR="00AD0500" w:rsidRDefault="00AD0500" w:rsidP="00943DD1">
      <w:pPr>
        <w:tabs>
          <w:tab w:val="left" w:pos="2280"/>
        </w:tabs>
      </w:pPr>
      <w:r>
        <w:t>The reality is, of course, a little more complicated: some sources provide groups which actually contain proteins. In order to make this knowledge compatible with the rest of the pri</w:t>
      </w:r>
      <w:r w:rsidR="003A13FC">
        <w:t>or knowledge, LOKI</w:t>
      </w:r>
      <w:r>
        <w:t xml:space="preserve"> must translate these protein references into genes, but this breaks </w:t>
      </w:r>
      <w:r w:rsidR="003A13FC">
        <w:t>that convenient assumption. I</w:t>
      </w:r>
      <w:r>
        <w:t>f a group contains genes then we can reasonably expect each member of the group to be a single gene, but if the group contains proteins, then we must be prepared for a single protein-membe</w:t>
      </w:r>
      <w:r w:rsidR="003A13FC">
        <w:t>r to correspond to many genes.</w:t>
      </w:r>
    </w:p>
    <w:p w14:paraId="6D4C7845" w14:textId="7330CBAD" w:rsidR="003A13FC" w:rsidRDefault="00EA3B77" w:rsidP="00943DD1">
      <w:pPr>
        <w:tabs>
          <w:tab w:val="left" w:pos="3675"/>
        </w:tabs>
      </w:pPr>
      <w:r>
        <w:tab/>
      </w:r>
    </w:p>
    <w:p w14:paraId="6959DE19" w14:textId="77777777" w:rsidR="00E9267F" w:rsidRDefault="003A13FC" w:rsidP="00943DD1">
      <w:pPr>
        <w:tabs>
          <w:tab w:val="left" w:pos="2280"/>
        </w:tabs>
      </w:pPr>
      <w:r>
        <w:t>To account for this, LOKI differentiates between identifiers which refer directly to genes (such as symbolic abbreviations or Entrez Gene ID numbers) and identifiers which refer to proteins (such as UniProt ID numbers) that may in turn correspond to many genes.</w:t>
      </w:r>
    </w:p>
    <w:p w14:paraId="1CB7CD51" w14:textId="77777777" w:rsidR="00E9267F" w:rsidRDefault="00E9267F" w:rsidP="00943DD1">
      <w:pPr>
        <w:tabs>
          <w:tab w:val="left" w:pos="2280"/>
        </w:tabs>
      </w:pPr>
    </w:p>
    <w:p w14:paraId="3F556D94" w14:textId="367A35F3" w:rsidR="003A13FC" w:rsidRDefault="003A13FC" w:rsidP="00943DD1">
      <w:pPr>
        <w:tabs>
          <w:tab w:val="left" w:pos="2280"/>
        </w:tabs>
      </w:pPr>
      <w:r>
        <w:t>If any of the identifiers provided for one member of a group is a protein identifier, LOKI</w:t>
      </w:r>
      <w:r w:rsidR="00E9267F">
        <w:t xml:space="preserve"> disregards any non-protein identifiers. If there is only one protein identifier, then LOKI considers all genes which correspond to that protein to be members of the group, with no ambiguity. If there are multiple protein identifiers then there may be ambiguity if they do not correspond to the same set of genes.</w:t>
      </w:r>
    </w:p>
    <w:p w14:paraId="068AB7C0" w14:textId="77777777" w:rsidR="00E9267F" w:rsidRDefault="00E9267F" w:rsidP="00943DD1">
      <w:pPr>
        <w:tabs>
          <w:tab w:val="left" w:pos="2280"/>
        </w:tabs>
      </w:pPr>
    </w:p>
    <w:p w14:paraId="33C2A208" w14:textId="6CF2AE9B" w:rsidR="00E9267F" w:rsidRDefault="00E9267F" w:rsidP="00943DD1">
      <w:pPr>
        <w:tabs>
          <w:tab w:val="left" w:pos="2280"/>
        </w:tabs>
      </w:pPr>
      <w:r>
        <w:t>Since protein identifiers are expected to correspond to multiple genes, the concept of an identifier’s “quality” no longer has meaning; consequently, whenever protein identifiers are involved, the implication and quality heuristic strategies become functionally equivalent.</w:t>
      </w:r>
      <w:r w:rsidR="000A37E5">
        <w:t xml:space="preserve"> In both cases, a gene’s likelihood of being associated with a group is proportional to the number of protein identifiers which implicated it. When no heuristics are used, then all genes which are implicated by any of the protein identifiers are considered equally likely to belong in the group.</w:t>
      </w:r>
    </w:p>
    <w:p w14:paraId="4790663B" w14:textId="77777777" w:rsidR="000A37E5" w:rsidRDefault="000A37E5" w:rsidP="00943DD1">
      <w:pPr>
        <w:tabs>
          <w:tab w:val="left" w:pos="2280"/>
        </w:tabs>
      </w:pPr>
    </w:p>
    <w:p w14:paraId="28F85FD6" w14:textId="495E2FD0" w:rsidR="00654FE6" w:rsidRDefault="00573F39" w:rsidP="00573F39">
      <w:r>
        <w:t>The testing knowledge included with Biofilter also contains several examples of groups with protein identifiers</w:t>
      </w:r>
      <w:r w:rsidR="0054196A">
        <w:t>:</w:t>
      </w:r>
    </w:p>
    <w:p w14:paraId="5B814B5D" w14:textId="376F99BD" w:rsidR="00654FE6" w:rsidRDefault="00F203F2" w:rsidP="00E834E3">
      <w:pPr>
        <w:jc w:val="center"/>
      </w:pPr>
      <w:r>
        <w:rPr>
          <w:noProof/>
          <w:lang w:eastAsia="en-US" w:bidi="ar-SA"/>
        </w:rPr>
        <w:drawing>
          <wp:inline distT="0" distB="0" distL="0" distR="0" wp14:anchorId="46AC6073" wp14:editId="120031D0">
            <wp:extent cx="3657600" cy="24963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g2.png"/>
                    <pic:cNvPicPr/>
                  </pic:nvPicPr>
                  <pic:blipFill>
                    <a:blip r:embed="rId27">
                      <a:extLst>
                        <a:ext uri="{28A0092B-C50C-407E-A947-70E740481C1C}">
                          <a14:useLocalDpi xmlns:a14="http://schemas.microsoft.com/office/drawing/2010/main" val="0"/>
                        </a:ext>
                      </a:extLst>
                    </a:blip>
                    <a:stretch>
                      <a:fillRect/>
                    </a:stretch>
                  </pic:blipFill>
                  <pic:spPr>
                    <a:xfrm>
                      <a:off x="0" y="0"/>
                      <a:ext cx="3657600" cy="2496312"/>
                    </a:xfrm>
                    <a:prstGeom prst="rect">
                      <a:avLst/>
                    </a:prstGeom>
                  </pic:spPr>
                </pic:pic>
              </a:graphicData>
            </a:graphic>
          </wp:inline>
        </w:drawing>
      </w:r>
    </w:p>
    <w:p w14:paraId="215FF4BD" w14:textId="77777777" w:rsidR="00654FE6" w:rsidRDefault="00654FE6" w:rsidP="00E834E3"/>
    <w:p w14:paraId="069A41A6" w14:textId="66D538B9" w:rsidR="00AA5E44" w:rsidRDefault="00AA5E44" w:rsidP="00943DD1">
      <w:pPr>
        <w:pStyle w:val="Heading2"/>
      </w:pPr>
      <w:bookmarkStart w:id="1393" w:name="_Toc447021534"/>
      <w:r>
        <w:lastRenderedPageBreak/>
        <w:t>Protein Ambiguity Examples</w:t>
      </w:r>
      <w:bookmarkEnd w:id="1393"/>
    </w:p>
    <w:p w14:paraId="18749DE6" w14:textId="58E4A500" w:rsidR="00573F39" w:rsidRDefault="00AA5E44" w:rsidP="00943DD1">
      <w:pPr>
        <w:pStyle w:val="Heading3"/>
      </w:pPr>
      <w:bookmarkStart w:id="1394" w:name="_Toc447021535"/>
      <w:r>
        <w:t>Example 1</w:t>
      </w:r>
      <w:r w:rsidR="00573F39">
        <w:t>: orange</w:t>
      </w:r>
      <w:bookmarkEnd w:id="1394"/>
    </w:p>
    <w:p w14:paraId="378FACED" w14:textId="77777777" w:rsidR="00573F39" w:rsidRDefault="00573F39" w:rsidP="00573F39"/>
    <w:p w14:paraId="4DA620A5" w14:textId="27E52C68" w:rsidR="00573F39" w:rsidRPr="00943DD1" w:rsidRDefault="00511420" w:rsidP="00573F39">
      <w:r>
        <w:t xml:space="preserve">The “orange” group contains a simple, unambiguous </w:t>
      </w:r>
      <w:r w:rsidR="00B337A6">
        <w:t>use</w:t>
      </w:r>
      <w:r>
        <w:t xml:space="preserve"> of protein identifier</w:t>
      </w:r>
      <w:r w:rsidR="00B337A6">
        <w:t>s. No matter what options are used, this group will always contain the genes P, Q and R.</w:t>
      </w:r>
    </w:p>
    <w:p w14:paraId="3F58D312" w14:textId="0ADA71FD" w:rsidR="00573F39" w:rsidRDefault="00573F39" w:rsidP="00943DD1">
      <w:pPr>
        <w:pStyle w:val="Heading3"/>
      </w:pPr>
      <w:bookmarkStart w:id="1395" w:name="_Toc447021536"/>
      <w:r>
        <w:t xml:space="preserve">Example </w:t>
      </w:r>
      <w:r w:rsidR="00AA5E44">
        <w:t>2</w:t>
      </w:r>
      <w:r>
        <w:t>: indigo</w:t>
      </w:r>
      <w:bookmarkEnd w:id="1395"/>
    </w:p>
    <w:p w14:paraId="1DE554B2" w14:textId="77777777" w:rsidR="00B337A6" w:rsidRPr="00943DD1" w:rsidRDefault="00B337A6"/>
    <w:p w14:paraId="0ADD185F" w14:textId="4B1FB10E" w:rsidR="00573F39" w:rsidRPr="00943DD1" w:rsidRDefault="00B337A6" w:rsidP="00573F39">
      <w:r>
        <w:t>The “indigo” group demonstrates a more complicated but still unambiguous situation. The two protein identifiers</w:t>
      </w:r>
      <w:r w:rsidR="00E260BA">
        <w:t xml:space="preserve"> agree with each other, so the group will always contain the genes P, Q and R no matter what options are used. However there is an extraneous gene identifier which is ignored, even though it does not appear to match the protein identifiers. In practice, this is rarely the case; when a source provides both protein and gene identifiers, the latter usually agree with the former.</w:t>
      </w:r>
    </w:p>
    <w:p w14:paraId="5EFCB1E0" w14:textId="1A912012" w:rsidR="00573F39" w:rsidRDefault="00573F39" w:rsidP="00943DD1">
      <w:pPr>
        <w:pStyle w:val="Heading3"/>
      </w:pPr>
      <w:bookmarkStart w:id="1396" w:name="_Toc447021537"/>
      <w:r>
        <w:t xml:space="preserve">Example </w:t>
      </w:r>
      <w:r w:rsidR="00AA5E44">
        <w:t>3</w:t>
      </w:r>
      <w:r>
        <w:t>: violet</w:t>
      </w:r>
      <w:bookmarkEnd w:id="1396"/>
    </w:p>
    <w:p w14:paraId="01EEEC03" w14:textId="5E91AFA9" w:rsidR="00B337A6" w:rsidRPr="00943DD1" w:rsidRDefault="00B337A6"/>
    <w:p w14:paraId="2BDA95D9" w14:textId="0E80CE6C" w:rsidR="00573F39" w:rsidRDefault="00E260BA" w:rsidP="00943DD1">
      <w:pPr>
        <w:tabs>
          <w:tab w:val="left" w:pos="2280"/>
        </w:tabs>
      </w:pPr>
      <w:r>
        <w:t>In the “violet” group the two protei</w:t>
      </w:r>
      <w:r w:rsidR="0075709E">
        <w:t>n identifiers only partly agree: both of them correspond to genes Q and R, but one of them also matches P while the other also matches S.</w:t>
      </w:r>
    </w:p>
    <w:p w14:paraId="0773E9B6" w14:textId="77777777" w:rsidR="007A6B38" w:rsidRDefault="007A6B38" w:rsidP="00943DD1">
      <w:pPr>
        <w:tabs>
          <w:tab w:val="left" w:pos="2280"/>
        </w:tabs>
      </w:pPr>
    </w:p>
    <w:p w14:paraId="04D993A8" w14:textId="387705B2" w:rsidR="007A6B38" w:rsidRDefault="007A6B38" w:rsidP="00943DD1">
      <w:pPr>
        <w:tabs>
          <w:tab w:val="left" w:pos="2280"/>
        </w:tabs>
      </w:pPr>
      <w:r>
        <w:t>If ALLOW_AMBIGUOUS_KNOWLEDGE is enabled then all four genes will be included in the group. If it is disabled, then any heuristic strategy will include genes Q and R but not P or S</w:t>
      </w:r>
      <w:r w:rsidR="00855798">
        <w:t>. I</w:t>
      </w:r>
      <w:r>
        <w:t>f no heuristics are used either, then the group will appear empty.</w:t>
      </w:r>
    </w:p>
    <w:p w14:paraId="28D9010F" w14:textId="77777777" w:rsidR="00654FE6" w:rsidRDefault="00654FE6">
      <w:pPr>
        <w:widowControl/>
        <w:suppressAutoHyphens w:val="0"/>
        <w:rPr>
          <w:b/>
          <w:bCs/>
          <w:sz w:val="40"/>
          <w:szCs w:val="48"/>
        </w:rPr>
      </w:pPr>
      <w:r>
        <w:br w:type="page"/>
      </w:r>
    </w:p>
    <w:p w14:paraId="52B9D21F" w14:textId="793CB42C" w:rsidR="00AA4A82" w:rsidRDefault="00AA4A82" w:rsidP="00AA4A82">
      <w:pPr>
        <w:pStyle w:val="Heading1"/>
      </w:pPr>
      <w:bookmarkStart w:id="1397" w:name="_Toc447021538"/>
      <w:r>
        <w:lastRenderedPageBreak/>
        <w:t>Appendix 2: LD Profiles</w:t>
      </w:r>
      <w:bookmarkEnd w:id="1397"/>
    </w:p>
    <w:p w14:paraId="3DBEC8CD" w14:textId="77777777" w:rsidR="00AA4A82" w:rsidRDefault="00AA4A82" w:rsidP="00AA4A82"/>
    <w:p w14:paraId="5B2A3CA2" w14:textId="77777777" w:rsidR="00AA4A82" w:rsidRDefault="00AA4A82" w:rsidP="00AA4A82">
      <w:r>
        <w:t>Each LD profile is defined by two things: a reference population whose particular LD patterns are relevant to the user’s analysis, and a threshold value to specify what the user considers “high LD.” Every LOKI knowledge database file begins with a default, unnamed LD profile which contains the canonical gene region boundaries and therefore has no reference population or LD threshold. All other LD profiles are calculated based on these original boundaries, which means whenever the LOKI knowledge database is updated, the LD profiles must also be re-calculated to incorporate any changes in the original gene region boundaries.</w:t>
      </w:r>
    </w:p>
    <w:p w14:paraId="7E64FCB9" w14:textId="77777777" w:rsidR="00AA4A82" w:rsidRDefault="00AA4A82" w:rsidP="00AA4A82"/>
    <w:p w14:paraId="0340384D" w14:textId="77777777" w:rsidR="00AA4A82" w:rsidRDefault="00AA4A82" w:rsidP="00AA4A82">
      <w:r>
        <w:t xml:space="preserve">In order to generate LD profiles, Biofilter is distributed with a separate software tool called LD Spline. This tool can use specific LD measurements from the HapMap project to extrapolate more general LD patterns, which can in turn be used to calculate LD profiles containing adjusted gene region boundaries. More information about LD Spline is available from </w:t>
      </w:r>
      <w:r w:rsidR="00725347">
        <w:fldChar w:fldCharType="begin"/>
      </w:r>
      <w:r w:rsidR="00725347">
        <w:instrText xml:space="preserve"> HYPERLINK "http://www.ritchielab.psu.edu/" </w:instrText>
      </w:r>
      <w:r w:rsidR="00725347">
        <w:fldChar w:fldCharType="separate"/>
      </w:r>
      <w:r>
        <w:rPr>
          <w:rStyle w:val="Hyperlink"/>
          <w:i/>
        </w:rPr>
        <w:t>www.ritchielab.psu.edu</w:t>
      </w:r>
      <w:r w:rsidR="00725347">
        <w:rPr>
          <w:rStyle w:val="Hyperlink"/>
          <w:i/>
        </w:rPr>
        <w:fldChar w:fldCharType="end"/>
      </w:r>
      <w:r>
        <w:t>.</w:t>
      </w:r>
    </w:p>
    <w:p w14:paraId="51BC9573" w14:textId="77777777" w:rsidR="00AA4A82" w:rsidRDefault="00AA4A82" w:rsidP="00AA4A82">
      <w:pPr>
        <w:pStyle w:val="Heading2"/>
      </w:pPr>
      <w:bookmarkStart w:id="1398" w:name="_Toc447021539"/>
      <w:r>
        <w:t>Installing LD Spline</w:t>
      </w:r>
      <w:bookmarkEnd w:id="1398"/>
    </w:p>
    <w:p w14:paraId="4ABE2E74" w14:textId="77777777" w:rsidR="00AA4A82" w:rsidRPr="00E14A2A" w:rsidRDefault="00AA4A82" w:rsidP="00AA4A82"/>
    <w:p w14:paraId="7D08E22B" w14:textId="77777777" w:rsidR="00AA4A82" w:rsidRDefault="00AA4A82" w:rsidP="00AA4A82">
      <w:r>
        <w:t>LD Spline is written in C and must therefore be compiled for your local computing environment before it can be used. To do this automatically as part of the Biofilter installation process, simply use the “</w:t>
      </w:r>
      <w:r>
        <w:noBreakHyphen/>
      </w:r>
      <w:r>
        <w:noBreakHyphen/>
        <w:t>ldprofile” option:</w:t>
      </w:r>
    </w:p>
    <w:p w14:paraId="58D97724" w14:textId="77777777" w:rsidR="00AA4A82" w:rsidRDefault="00AA4A82" w:rsidP="00AA4A82"/>
    <w:p w14:paraId="29BC9318" w14:textId="77777777" w:rsidR="00AA4A82" w:rsidRPr="00943DD1" w:rsidRDefault="00AA4A82" w:rsidP="00AA4A82">
      <w:pPr>
        <w:pStyle w:val="ListParagraph"/>
        <w:rPr>
          <w:rFonts w:ascii="Courier New" w:hAnsi="Courier New" w:cs="Courier New"/>
          <w:sz w:val="18"/>
          <w:szCs w:val="18"/>
        </w:rPr>
      </w:pPr>
      <w:r w:rsidRPr="00943DD1">
        <w:rPr>
          <w:rFonts w:ascii="Courier New" w:hAnsi="Courier New" w:cs="Courier New"/>
          <w:sz w:val="18"/>
          <w:szCs w:val="18"/>
        </w:rPr>
        <w:t xml:space="preserve">python setup.py install </w:t>
      </w:r>
      <w:r w:rsidRPr="00943DD1">
        <w:rPr>
          <w:rFonts w:ascii="Courier New" w:hAnsi="Courier New" w:cs="Courier New"/>
          <w:sz w:val="18"/>
          <w:szCs w:val="18"/>
        </w:rPr>
        <w:noBreakHyphen/>
      </w:r>
      <w:r w:rsidRPr="00943DD1">
        <w:rPr>
          <w:rFonts w:ascii="Courier New" w:hAnsi="Courier New" w:cs="Courier New"/>
          <w:sz w:val="18"/>
          <w:szCs w:val="18"/>
        </w:rPr>
        <w:noBreakHyphen/>
        <w:t>ldprofile</w:t>
      </w:r>
    </w:p>
    <w:p w14:paraId="4263D297" w14:textId="77777777" w:rsidR="00AA4A82" w:rsidRDefault="00AA4A82" w:rsidP="00AA4A82"/>
    <w:p w14:paraId="0A92C0A7" w14:textId="77777777" w:rsidR="00AA4A82" w:rsidRDefault="00AA4A82" w:rsidP="00AA4A82">
      <w:r>
        <w:t>This will compile and install the “ldspline” executable, along with a few supporting scripts which automate the process of generating and storing LD profiles in LOKI.</w:t>
      </w:r>
    </w:p>
    <w:p w14:paraId="3AF57952" w14:textId="77777777" w:rsidR="00AA4A82" w:rsidRDefault="00AA4A82" w:rsidP="00AA4A82">
      <w:pPr>
        <w:pStyle w:val="Heading2"/>
      </w:pPr>
      <w:bookmarkStart w:id="1399" w:name="_Toc447021540"/>
      <w:r>
        <w:t>Generating LD Profiles</w:t>
      </w:r>
      <w:bookmarkEnd w:id="1399"/>
    </w:p>
    <w:p w14:paraId="763C1088" w14:textId="77777777" w:rsidR="00AA4A82" w:rsidRDefault="00AA4A82" w:rsidP="00AA4A82"/>
    <w:p w14:paraId="79533820" w14:textId="77777777" w:rsidR="00AA4A82" w:rsidRDefault="00AA4A82" w:rsidP="00AA4A82">
      <w:r>
        <w:t>The LOKI prior knowledge database file must be generated before the LD adjustment can be done; refer to the Biofilter installation instructions for details on this procedure. Once the knowledge file is available, use the “buildPopulations.py” script to generate additional LD profiles. For example:</w:t>
      </w:r>
    </w:p>
    <w:p w14:paraId="089D143F" w14:textId="77777777" w:rsidR="00AA4A82" w:rsidRDefault="00AA4A82" w:rsidP="00AA4A82"/>
    <w:p w14:paraId="526E82C2" w14:textId="756276F1" w:rsidR="00A16676" w:rsidRDefault="00AA4A82">
      <w:pPr>
        <w:pStyle w:val="ListParagraph"/>
        <w:rPr>
          <w:rFonts w:ascii="Courier New" w:hAnsi="Courier New" w:cs="Courier New"/>
          <w:sz w:val="18"/>
          <w:szCs w:val="18"/>
        </w:rPr>
      </w:pPr>
      <w:r w:rsidRPr="00943DD1">
        <w:rPr>
          <w:rFonts w:ascii="Courier New" w:hAnsi="Courier New" w:cs="Courier New"/>
          <w:sz w:val="18"/>
          <w:szCs w:val="18"/>
        </w:rPr>
        <w:t xml:space="preserve">buildPopulations.py </w:t>
      </w:r>
      <w:r w:rsidRPr="00943DD1">
        <w:rPr>
          <w:rFonts w:ascii="Courier New" w:hAnsi="Courier New" w:cs="Courier New"/>
          <w:sz w:val="18"/>
          <w:szCs w:val="18"/>
        </w:rPr>
        <w:noBreakHyphen/>
      </w:r>
      <w:r w:rsidRPr="00943DD1">
        <w:rPr>
          <w:rFonts w:ascii="Courier New" w:hAnsi="Courier New" w:cs="Courier New"/>
          <w:sz w:val="18"/>
          <w:szCs w:val="18"/>
        </w:rPr>
        <w:noBreakHyphen/>
        <w:t xml:space="preserve">db loki.db </w:t>
      </w:r>
      <w:r w:rsidRPr="00943DD1">
        <w:rPr>
          <w:rFonts w:ascii="Courier New" w:hAnsi="Courier New" w:cs="Courier New"/>
          <w:sz w:val="18"/>
          <w:szCs w:val="18"/>
        </w:rPr>
        <w:noBreakHyphen/>
      </w:r>
      <w:r w:rsidRPr="00943DD1">
        <w:rPr>
          <w:rFonts w:ascii="Courier New" w:hAnsi="Courier New" w:cs="Courier New"/>
          <w:sz w:val="18"/>
          <w:szCs w:val="18"/>
        </w:rPr>
        <w:noBreakHyphen/>
        <w:t>p</w:t>
      </w:r>
      <w:r w:rsidR="00A16676">
        <w:rPr>
          <w:rFonts w:ascii="Courier New" w:hAnsi="Courier New" w:cs="Courier New"/>
          <w:sz w:val="18"/>
          <w:szCs w:val="18"/>
        </w:rPr>
        <w:t>opulations</w:t>
      </w:r>
      <w:r w:rsidRPr="00943DD1">
        <w:rPr>
          <w:rFonts w:ascii="Courier New" w:hAnsi="Courier New" w:cs="Courier New"/>
          <w:sz w:val="18"/>
          <w:szCs w:val="18"/>
        </w:rPr>
        <w:t xml:space="preserve"> CEU,YRI </w:t>
      </w:r>
      <w:r w:rsidRPr="00943DD1">
        <w:rPr>
          <w:rFonts w:ascii="Courier New" w:hAnsi="Courier New" w:cs="Courier New"/>
          <w:sz w:val="18"/>
          <w:szCs w:val="18"/>
        </w:rPr>
        <w:noBreakHyphen/>
      </w:r>
      <w:r w:rsidRPr="00943DD1">
        <w:rPr>
          <w:rFonts w:ascii="Courier New" w:hAnsi="Courier New" w:cs="Courier New"/>
          <w:sz w:val="18"/>
          <w:szCs w:val="18"/>
        </w:rPr>
        <w:noBreakHyphen/>
        <w:t>dprime 0.</w:t>
      </w:r>
      <w:r w:rsidR="00A16676">
        <w:rPr>
          <w:rFonts w:ascii="Courier New" w:hAnsi="Courier New" w:cs="Courier New"/>
          <w:sz w:val="18"/>
          <w:szCs w:val="18"/>
        </w:rPr>
        <w:t>6</w:t>
      </w:r>
      <w:r w:rsidRPr="00943DD1">
        <w:rPr>
          <w:rFonts w:ascii="Courier New" w:hAnsi="Courier New" w:cs="Courier New"/>
          <w:sz w:val="18"/>
          <w:szCs w:val="18"/>
        </w:rPr>
        <w:t>,</w:t>
      </w:r>
      <w:r w:rsidR="00A16676">
        <w:rPr>
          <w:rFonts w:ascii="Courier New" w:hAnsi="Courier New" w:cs="Courier New"/>
          <w:sz w:val="18"/>
          <w:szCs w:val="18"/>
        </w:rPr>
        <w:t>0</w:t>
      </w:r>
      <w:r w:rsidRPr="00943DD1">
        <w:rPr>
          <w:rFonts w:ascii="Courier New" w:hAnsi="Courier New" w:cs="Courier New"/>
          <w:sz w:val="18"/>
          <w:szCs w:val="18"/>
        </w:rPr>
        <w:t>.</w:t>
      </w:r>
      <w:r w:rsidR="00A16676">
        <w:rPr>
          <w:rFonts w:ascii="Courier New" w:hAnsi="Courier New" w:cs="Courier New"/>
          <w:sz w:val="18"/>
          <w:szCs w:val="18"/>
        </w:rPr>
        <w:t>7</w:t>
      </w:r>
    </w:p>
    <w:p w14:paraId="0D1E68AA" w14:textId="5D79E1D4" w:rsidR="00AA4A82" w:rsidRPr="00943DD1" w:rsidRDefault="00A16676" w:rsidP="00E834E3">
      <w:pPr>
        <w:pStyle w:val="ListParagraph"/>
        <w:ind w:left="2132" w:firstLine="692"/>
        <w:rPr>
          <w:rFonts w:ascii="Courier New" w:hAnsi="Courier New" w:cs="Courier New"/>
          <w:sz w:val="18"/>
          <w:szCs w:val="18"/>
        </w:rPr>
      </w:pPr>
      <w:r>
        <w:rPr>
          <w:rFonts w:ascii="Courier New" w:hAnsi="Courier New" w:cs="Courier New"/>
          <w:sz w:val="18"/>
          <w:szCs w:val="18"/>
        </w:rPr>
        <w:noBreakHyphen/>
      </w:r>
      <w:r>
        <w:rPr>
          <w:rFonts w:ascii="Courier New" w:hAnsi="Courier New" w:cs="Courier New"/>
          <w:sz w:val="18"/>
          <w:szCs w:val="18"/>
        </w:rPr>
        <w:noBreakHyphen/>
        <w:t>rsquared 0.8,0.9</w:t>
      </w:r>
    </w:p>
    <w:p w14:paraId="62A208F0" w14:textId="77777777" w:rsidR="00AA4A82" w:rsidRDefault="00AA4A82" w:rsidP="00AA4A82"/>
    <w:p w14:paraId="44D68033" w14:textId="46C42C92" w:rsidR="00745152" w:rsidRDefault="00AA4A82" w:rsidP="00AA4A82">
      <w:r>
        <w:t xml:space="preserve">This will generate 8 additional LD profiles for use in LOKI and Biofilter: four each for the CEU and YRI populations, of which two represent the LD pattern using D’ </w:t>
      </w:r>
      <w:r w:rsidR="00A16676">
        <w:t>thresholds of 0.6 and 0.7 and the other two use the R</w:t>
      </w:r>
      <w:r w:rsidR="00A16676" w:rsidRPr="00943DD1">
        <w:rPr>
          <w:vertAlign w:val="superscript"/>
        </w:rPr>
        <w:t>2</w:t>
      </w:r>
      <w:r w:rsidR="00A16676">
        <w:t xml:space="preserve"> metric with thresholds of 0.8 and 0.9</w:t>
      </w:r>
      <w:r>
        <w:t>.</w:t>
      </w:r>
      <w:r w:rsidR="00745152">
        <w:t xml:space="preserve"> Note that building LD profiles may take quite some time; plan for at least 2 hours per population when run on a local disk, or twice that on a networked filesystem (such as GPFS). The build process also requires</w:t>
      </w:r>
      <w:r w:rsidR="00A41B1A">
        <w:t xml:space="preserve"> ~2 GB of RAM and some</w:t>
      </w:r>
      <w:r w:rsidR="00745152">
        <w:t xml:space="preserve"> temporary </w:t>
      </w:r>
      <w:r w:rsidR="00A41B1A">
        <w:t xml:space="preserve">disk </w:t>
      </w:r>
      <w:r w:rsidR="00745152">
        <w:t>space in the working directory: allow for 10 GB</w:t>
      </w:r>
      <w:r w:rsidR="00A41B1A">
        <w:t>,</w:t>
      </w:r>
      <w:r w:rsidR="00745152">
        <w:t xml:space="preserve"> plus </w:t>
      </w:r>
      <w:r w:rsidR="00A41B1A">
        <w:t xml:space="preserve">another </w:t>
      </w:r>
      <w:r w:rsidR="00745152">
        <w:t>10 GB per population.</w:t>
      </w:r>
    </w:p>
    <w:p w14:paraId="6702989C" w14:textId="77777777" w:rsidR="00745152" w:rsidRDefault="00745152" w:rsidP="00AA4A82"/>
    <w:p w14:paraId="7D3DCE74" w14:textId="74010AA7" w:rsidR="00AA4A82" w:rsidRDefault="00AA4A82" w:rsidP="00AA4A82">
      <w:r>
        <w:t>With the modified knowledge database file, Biofilter can then make use of the alternate gene regions via the LD</w:t>
      </w:r>
      <w:r w:rsidR="00A16676">
        <w:t>_</w:t>
      </w:r>
      <w:r>
        <w:t>PROFILE option:</w:t>
      </w:r>
    </w:p>
    <w:p w14:paraId="47262E3A" w14:textId="77777777" w:rsidR="00AA4A82" w:rsidRDefault="00AA4A82" w:rsidP="00AA4A82"/>
    <w:p w14:paraId="4B543F1A" w14:textId="1EF4D540" w:rsidR="00745152" w:rsidRDefault="00AA4A82" w:rsidP="00E834E3">
      <w:pPr>
        <w:pStyle w:val="ListParagraph"/>
      </w:pPr>
      <w:r w:rsidRPr="00943DD1">
        <w:rPr>
          <w:rFonts w:ascii="Courier New" w:hAnsi="Courier New" w:cs="Courier New"/>
          <w:sz w:val="18"/>
          <w:szCs w:val="18"/>
        </w:rPr>
        <w:t>biofilter.py</w:t>
      </w:r>
      <w:r w:rsidR="00C2019F">
        <w:rPr>
          <w:rFonts w:ascii="Courier New" w:hAnsi="Courier New" w:cs="Courier New"/>
          <w:sz w:val="18"/>
          <w:szCs w:val="18"/>
        </w:rPr>
        <w:t xml:space="preserve"> </w:t>
      </w:r>
      <w:r w:rsidR="00C2019F">
        <w:rPr>
          <w:rFonts w:ascii="Courier New" w:hAnsi="Courier New" w:cs="Courier New"/>
          <w:sz w:val="18"/>
          <w:szCs w:val="18"/>
        </w:rPr>
        <w:noBreakHyphen/>
      </w:r>
      <w:r w:rsidR="00C2019F">
        <w:rPr>
          <w:rFonts w:ascii="Courier New" w:hAnsi="Courier New" w:cs="Courier New"/>
          <w:sz w:val="18"/>
          <w:szCs w:val="18"/>
        </w:rPr>
        <w:noBreakHyphen/>
        <w:t xml:space="preserve">knowledge loki.db </w:t>
      </w:r>
      <w:r w:rsidR="00A16676">
        <w:rPr>
          <w:rFonts w:ascii="Courier New" w:hAnsi="Courier New" w:cs="Courier New"/>
          <w:sz w:val="18"/>
          <w:szCs w:val="18"/>
        </w:rPr>
        <w:t>–</w:t>
      </w:r>
      <w:r w:rsidR="00A16676">
        <w:rPr>
          <w:rFonts w:ascii="Courier New" w:hAnsi="Courier New" w:cs="Courier New"/>
          <w:sz w:val="18"/>
          <w:szCs w:val="18"/>
        </w:rPr>
        <w:noBreakHyphen/>
      </w:r>
      <w:r w:rsidRPr="00943DD1">
        <w:rPr>
          <w:rFonts w:ascii="Courier New" w:hAnsi="Courier New" w:cs="Courier New"/>
          <w:sz w:val="18"/>
          <w:szCs w:val="18"/>
        </w:rPr>
        <w:t>ld</w:t>
      </w:r>
      <w:r w:rsidR="00A16676">
        <w:rPr>
          <w:rFonts w:ascii="Courier New" w:hAnsi="Courier New" w:cs="Courier New"/>
          <w:sz w:val="18"/>
          <w:szCs w:val="18"/>
        </w:rPr>
        <w:t>-</w:t>
      </w:r>
      <w:r w:rsidRPr="00943DD1">
        <w:rPr>
          <w:rFonts w:ascii="Courier New" w:hAnsi="Courier New" w:cs="Courier New"/>
          <w:sz w:val="18"/>
          <w:szCs w:val="18"/>
        </w:rPr>
        <w:t>profile CEU-RS0.</w:t>
      </w:r>
      <w:r w:rsidR="00A16676">
        <w:rPr>
          <w:rFonts w:ascii="Courier New" w:hAnsi="Courier New" w:cs="Courier New"/>
          <w:sz w:val="18"/>
          <w:szCs w:val="18"/>
        </w:rPr>
        <w:t>8</w:t>
      </w:r>
      <w:r w:rsidR="00A16676" w:rsidRPr="00943DD1">
        <w:rPr>
          <w:rFonts w:ascii="Courier New" w:hAnsi="Courier New" w:cs="Courier New"/>
          <w:sz w:val="18"/>
          <w:szCs w:val="18"/>
        </w:rPr>
        <w:t>0</w:t>
      </w:r>
    </w:p>
    <w:p w14:paraId="4301761B" w14:textId="16C4300E" w:rsidR="00654FE6" w:rsidRDefault="00AA4A82" w:rsidP="00E834E3">
      <w:r>
        <w:lastRenderedPageBreak/>
        <w:t>The “</w:t>
      </w:r>
      <w:r>
        <w:noBreakHyphen/>
      </w:r>
      <w:r>
        <w:noBreakHyphen/>
        <w:t>report</w:t>
      </w:r>
      <w:r>
        <w:noBreakHyphen/>
        <w:t>ld</w:t>
      </w:r>
      <w:r>
        <w:noBreakHyphen/>
        <w:t>profiles” option can be used to list the LD profiles available in a LOKI database file:</w:t>
      </w:r>
    </w:p>
    <w:p w14:paraId="6CD2120F" w14:textId="77777777" w:rsidR="00A41B1A" w:rsidRDefault="00A41B1A" w:rsidP="00E834E3"/>
    <w:p w14:paraId="2C6D31F5" w14:textId="31A5AC07" w:rsidR="00AA4A82" w:rsidRDefault="00AA4A82" w:rsidP="00AA4A82">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745152">
        <w:rPr>
          <w:rFonts w:ascii="Courier New" w:hAnsi="Courier New" w:cs="Courier New"/>
          <w:sz w:val="18"/>
          <w:szCs w:val="18"/>
        </w:rPr>
        <w:t xml:space="preserve">biofilter.py </w:t>
      </w:r>
      <w:r w:rsidRPr="00745152">
        <w:rPr>
          <w:rFonts w:ascii="Courier New" w:hAnsi="Courier New" w:cs="Courier New"/>
          <w:sz w:val="18"/>
          <w:szCs w:val="18"/>
        </w:rPr>
        <w:noBreakHyphen/>
      </w:r>
      <w:r w:rsidRPr="00745152">
        <w:rPr>
          <w:rFonts w:ascii="Courier New" w:hAnsi="Courier New" w:cs="Courier New"/>
          <w:sz w:val="18"/>
          <w:szCs w:val="18"/>
        </w:rPr>
        <w:noBreakHyphen/>
        <w:t>knowledge withld.db –</w:t>
      </w:r>
      <w:r w:rsidR="00A16676" w:rsidRPr="00745152">
        <w:rPr>
          <w:rFonts w:ascii="Courier New" w:hAnsi="Courier New" w:cs="Courier New"/>
          <w:sz w:val="18"/>
          <w:szCs w:val="18"/>
        </w:rPr>
        <w:noBreakHyphen/>
      </w:r>
      <w:r w:rsidRPr="00745152">
        <w:rPr>
          <w:rFonts w:ascii="Courier New" w:hAnsi="Courier New" w:cs="Courier New"/>
          <w:sz w:val="18"/>
          <w:szCs w:val="18"/>
        </w:rPr>
        <w:t>report</w:t>
      </w:r>
      <w:r w:rsidRPr="00745152">
        <w:rPr>
          <w:rFonts w:ascii="Courier New" w:hAnsi="Courier New" w:cs="Courier New"/>
          <w:sz w:val="18"/>
          <w:szCs w:val="18"/>
        </w:rPr>
        <w:noBreakHyphen/>
        <w:t>ld</w:t>
      </w:r>
      <w:r w:rsidRPr="00745152">
        <w:rPr>
          <w:rFonts w:ascii="Courier New" w:hAnsi="Courier New" w:cs="Courier New"/>
          <w:sz w:val="18"/>
          <w:szCs w:val="18"/>
        </w:rPr>
        <w:noBreakHyphen/>
        <w:t>profiles</w:t>
      </w:r>
    </w:p>
    <w:p w14:paraId="1CF5F56C" w14:textId="77777777" w:rsidR="00745152" w:rsidRPr="00E834E3" w:rsidRDefault="00745152" w:rsidP="00E834E3">
      <w:pPr>
        <w:rPr>
          <w:rFonts w:cs="Times New Roman"/>
        </w:rPr>
      </w:pPr>
    </w:p>
    <w:tbl>
      <w:tblPr>
        <w:tblStyle w:val="TableGrid"/>
        <w:tblW w:w="9432" w:type="dxa"/>
        <w:tblInd w:w="720" w:type="dxa"/>
        <w:tblBorders>
          <w:insideH w:val="none" w:sz="0" w:space="0" w:color="auto"/>
          <w:insideV w:val="none" w:sz="0" w:space="0" w:color="auto"/>
        </w:tblBorders>
        <w:tblLook w:val="04A0" w:firstRow="1" w:lastRow="0" w:firstColumn="1" w:lastColumn="0" w:noHBand="0" w:noVBand="1"/>
      </w:tblPr>
      <w:tblGrid>
        <w:gridCol w:w="1297"/>
        <w:gridCol w:w="6011"/>
        <w:gridCol w:w="1262"/>
        <w:gridCol w:w="862"/>
      </w:tblGrid>
      <w:tr w:rsidR="00745152" w:rsidRPr="00745152" w14:paraId="27DB3474" w14:textId="77777777" w:rsidTr="00E834E3">
        <w:tc>
          <w:tcPr>
            <w:tcW w:w="1297" w:type="dxa"/>
          </w:tcPr>
          <w:p w14:paraId="22F98837" w14:textId="4F75F56A" w:rsidR="00A16676" w:rsidRDefault="00A16676" w:rsidP="00AA4A82">
            <w:pPr>
              <w:rPr>
                <w:rFonts w:ascii="Courier New" w:hAnsi="Courier New" w:cs="Courier New"/>
                <w:sz w:val="18"/>
                <w:szCs w:val="18"/>
              </w:rPr>
            </w:pPr>
            <w:r w:rsidRPr="00E834E3">
              <w:rPr>
                <w:rFonts w:ascii="Courier New" w:hAnsi="Courier New" w:cs="Courier New"/>
                <w:sz w:val="18"/>
                <w:szCs w:val="18"/>
              </w:rPr>
              <w:t>#ldprofile</w:t>
            </w:r>
          </w:p>
          <w:p w14:paraId="0681A1A2" w14:textId="77777777" w:rsidR="00745152" w:rsidRPr="00E834E3" w:rsidRDefault="00745152" w:rsidP="00AA4A82">
            <w:pPr>
              <w:rPr>
                <w:rFonts w:ascii="Courier New" w:hAnsi="Courier New" w:cs="Courier New"/>
                <w:sz w:val="18"/>
                <w:szCs w:val="18"/>
              </w:rPr>
            </w:pPr>
          </w:p>
          <w:p w14:paraId="373513C2" w14:textId="1CB8049F"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CEU-DP0.60</w:t>
            </w:r>
          </w:p>
          <w:p w14:paraId="684ACDDF" w14:textId="0215060E"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CEU-DP0.70</w:t>
            </w:r>
          </w:p>
          <w:p w14:paraId="69251A7C" w14:textId="0D084849"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CEU-RS0.80</w:t>
            </w:r>
          </w:p>
          <w:p w14:paraId="3D914AA9" w14:textId="77777777"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CEU-RS0.90</w:t>
            </w:r>
          </w:p>
          <w:p w14:paraId="72A3955C" w14:textId="10C17922"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YRI-DP0.60</w:t>
            </w:r>
          </w:p>
          <w:p w14:paraId="08A5CC48" w14:textId="0D5033DC"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YRI-DP0.70</w:t>
            </w:r>
          </w:p>
          <w:p w14:paraId="5B9AA253" w14:textId="7FA9C690"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YRI-RS0.80</w:t>
            </w:r>
          </w:p>
          <w:p w14:paraId="0E57C1AD" w14:textId="15EFC565"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YRI-RS0.90</w:t>
            </w:r>
          </w:p>
        </w:tc>
        <w:tc>
          <w:tcPr>
            <w:tcW w:w="6011" w:type="dxa"/>
          </w:tcPr>
          <w:p w14:paraId="57ADCE68" w14:textId="665758AB" w:rsidR="00745152" w:rsidRDefault="00745152" w:rsidP="00AA4A82">
            <w:pPr>
              <w:rPr>
                <w:rFonts w:ascii="Courier New" w:hAnsi="Courier New" w:cs="Courier New"/>
                <w:sz w:val="18"/>
                <w:szCs w:val="18"/>
              </w:rPr>
            </w:pPr>
            <w:r>
              <w:rPr>
                <w:rFonts w:ascii="Courier New" w:hAnsi="Courier New" w:cs="Courier New"/>
                <w:sz w:val="18"/>
                <w:szCs w:val="18"/>
              </w:rPr>
              <w:t>d</w:t>
            </w:r>
            <w:r w:rsidR="00A16676" w:rsidRPr="00E834E3">
              <w:rPr>
                <w:rFonts w:ascii="Courier New" w:hAnsi="Courier New" w:cs="Courier New"/>
                <w:sz w:val="18"/>
                <w:szCs w:val="18"/>
              </w:rPr>
              <w:t>escription</w:t>
            </w:r>
          </w:p>
          <w:p w14:paraId="36228AA9" w14:textId="4786985F" w:rsidR="00745152" w:rsidRPr="00E834E3" w:rsidRDefault="00745152" w:rsidP="00AA4A82">
            <w:pPr>
              <w:rPr>
                <w:rFonts w:ascii="Courier New" w:hAnsi="Courier New" w:cs="Courier New"/>
                <w:sz w:val="18"/>
                <w:szCs w:val="18"/>
              </w:rPr>
            </w:pPr>
            <w:r>
              <w:rPr>
                <w:rFonts w:ascii="Courier New" w:hAnsi="Courier New" w:cs="Courier New"/>
                <w:sz w:val="18"/>
                <w:szCs w:val="18"/>
              </w:rPr>
              <w:t>no LD adjustment</w:t>
            </w:r>
          </w:p>
          <w:p w14:paraId="36059F03" w14:textId="77777777" w:rsidR="00A16676" w:rsidRDefault="00745152">
            <w:pPr>
              <w:rPr>
                <w:rFonts w:ascii="Courier New" w:hAnsi="Courier New" w:cs="Courier New"/>
                <w:sz w:val="18"/>
                <w:szCs w:val="18"/>
              </w:rPr>
            </w:pPr>
            <w:r w:rsidRPr="00745152">
              <w:rPr>
                <w:rFonts w:ascii="Courier New" w:hAnsi="Courier New" w:cs="Courier New"/>
                <w:sz w:val="18"/>
                <w:szCs w:val="18"/>
              </w:rPr>
              <w:t>CEU population from HapMap with dprime cutoff 0.6</w:t>
            </w:r>
          </w:p>
          <w:p w14:paraId="09E87CA5" w14:textId="2C3D26E1" w:rsidR="00745152" w:rsidRDefault="00745152" w:rsidP="00745152">
            <w:pPr>
              <w:rPr>
                <w:rFonts w:ascii="Courier New" w:hAnsi="Courier New" w:cs="Courier New"/>
                <w:sz w:val="18"/>
                <w:szCs w:val="18"/>
              </w:rPr>
            </w:pPr>
            <w:r w:rsidRPr="002401F2">
              <w:rPr>
                <w:rFonts w:ascii="Courier New" w:hAnsi="Courier New" w:cs="Courier New"/>
                <w:sz w:val="18"/>
                <w:szCs w:val="18"/>
              </w:rPr>
              <w:t>CEU population from HapMap with dprime cutoff 0.</w:t>
            </w:r>
            <w:r>
              <w:rPr>
                <w:rFonts w:ascii="Courier New" w:hAnsi="Courier New" w:cs="Courier New"/>
                <w:sz w:val="18"/>
                <w:szCs w:val="18"/>
              </w:rPr>
              <w:t>7</w:t>
            </w:r>
          </w:p>
          <w:p w14:paraId="37027659" w14:textId="01880993" w:rsidR="00745152" w:rsidRDefault="00745152" w:rsidP="00745152">
            <w:pPr>
              <w:rPr>
                <w:rFonts w:ascii="Courier New" w:hAnsi="Courier New" w:cs="Courier New"/>
                <w:sz w:val="18"/>
                <w:szCs w:val="18"/>
              </w:rPr>
            </w:pPr>
            <w:r w:rsidRPr="002401F2">
              <w:rPr>
                <w:rFonts w:ascii="Courier New" w:hAnsi="Courier New" w:cs="Courier New"/>
                <w:sz w:val="18"/>
                <w:szCs w:val="18"/>
              </w:rPr>
              <w:t xml:space="preserve">CEU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8</w:t>
            </w:r>
          </w:p>
          <w:p w14:paraId="7482F4D8" w14:textId="0A31D541" w:rsidR="00745152" w:rsidRDefault="00745152" w:rsidP="00745152">
            <w:pPr>
              <w:rPr>
                <w:rFonts w:ascii="Courier New" w:hAnsi="Courier New" w:cs="Courier New"/>
                <w:sz w:val="18"/>
                <w:szCs w:val="18"/>
              </w:rPr>
            </w:pPr>
            <w:r w:rsidRPr="002401F2">
              <w:rPr>
                <w:rFonts w:ascii="Courier New" w:hAnsi="Courier New" w:cs="Courier New"/>
                <w:sz w:val="18"/>
                <w:szCs w:val="18"/>
              </w:rPr>
              <w:t xml:space="preserve">CEU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9</w:t>
            </w:r>
          </w:p>
          <w:p w14:paraId="5EF7EB5E" w14:textId="48DFF58B"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dprime</w:t>
            </w:r>
            <w:r w:rsidRPr="002401F2">
              <w:rPr>
                <w:rFonts w:ascii="Courier New" w:hAnsi="Courier New" w:cs="Courier New"/>
                <w:sz w:val="18"/>
                <w:szCs w:val="18"/>
              </w:rPr>
              <w:t xml:space="preserve"> cutoff 0.6</w:t>
            </w:r>
          </w:p>
          <w:p w14:paraId="73997655" w14:textId="5E391565"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dprime cutoff 0.</w:t>
            </w:r>
            <w:r>
              <w:rPr>
                <w:rFonts w:ascii="Courier New" w:hAnsi="Courier New" w:cs="Courier New"/>
                <w:sz w:val="18"/>
                <w:szCs w:val="18"/>
              </w:rPr>
              <w:t>7</w:t>
            </w:r>
          </w:p>
          <w:p w14:paraId="615D9B01" w14:textId="1127A274"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8</w:t>
            </w:r>
          </w:p>
          <w:p w14:paraId="0C3283FE" w14:textId="0EC61B30" w:rsidR="00745152" w:rsidRPr="00E834E3" w:rsidRDefault="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9</w:t>
            </w:r>
          </w:p>
        </w:tc>
        <w:tc>
          <w:tcPr>
            <w:tcW w:w="1262" w:type="dxa"/>
          </w:tcPr>
          <w:p w14:paraId="6DA1A286" w14:textId="5CEF16CE" w:rsidR="00A16676" w:rsidRDefault="00745152" w:rsidP="00AA4A82">
            <w:pPr>
              <w:rPr>
                <w:rFonts w:ascii="Courier New" w:hAnsi="Courier New" w:cs="Courier New"/>
                <w:sz w:val="18"/>
                <w:szCs w:val="18"/>
              </w:rPr>
            </w:pPr>
            <w:r>
              <w:rPr>
                <w:rFonts w:ascii="Courier New" w:hAnsi="Courier New" w:cs="Courier New"/>
                <w:sz w:val="18"/>
                <w:szCs w:val="18"/>
              </w:rPr>
              <w:t>m</w:t>
            </w:r>
            <w:r w:rsidR="00A16676" w:rsidRPr="00E834E3">
              <w:rPr>
                <w:rFonts w:ascii="Courier New" w:hAnsi="Courier New" w:cs="Courier New"/>
                <w:sz w:val="18"/>
                <w:szCs w:val="18"/>
              </w:rPr>
              <w:t>etric</w:t>
            </w:r>
          </w:p>
          <w:p w14:paraId="310D8BB5" w14:textId="77777777" w:rsidR="00745152" w:rsidRPr="00E834E3" w:rsidRDefault="00745152" w:rsidP="00AA4A82">
            <w:pPr>
              <w:rPr>
                <w:rFonts w:ascii="Courier New" w:hAnsi="Courier New" w:cs="Courier New"/>
                <w:sz w:val="18"/>
                <w:szCs w:val="18"/>
              </w:rPr>
            </w:pPr>
          </w:p>
          <w:p w14:paraId="072FA791" w14:textId="77777777" w:rsidR="00745152" w:rsidRDefault="00745152">
            <w:pPr>
              <w:rPr>
                <w:rFonts w:ascii="Courier New" w:hAnsi="Courier New" w:cs="Courier New"/>
                <w:sz w:val="18"/>
                <w:szCs w:val="18"/>
              </w:rPr>
            </w:pPr>
            <w:r w:rsidRPr="00E834E3">
              <w:rPr>
                <w:rFonts w:ascii="Courier New" w:hAnsi="Courier New" w:cs="Courier New"/>
                <w:sz w:val="18"/>
                <w:szCs w:val="18"/>
              </w:rPr>
              <w:t>dprime</w:t>
            </w:r>
          </w:p>
          <w:p w14:paraId="4A3C16D4"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7E44A2D8" w14:textId="2A81339E"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2A2844E3" w14:textId="5BEAAF63"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65E77B39"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7C6F33D6"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51249BCB" w14:textId="3A16EDDC"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2618F6D7" w14:textId="08DA0ADC" w:rsidR="00745152" w:rsidRPr="00E834E3" w:rsidRDefault="00745152">
            <w:pPr>
              <w:rPr>
                <w:rFonts w:ascii="Courier New" w:hAnsi="Courier New" w:cs="Courier New"/>
                <w:sz w:val="18"/>
                <w:szCs w:val="18"/>
              </w:rPr>
            </w:pPr>
            <w:r>
              <w:rPr>
                <w:rFonts w:ascii="Courier New" w:hAnsi="Courier New" w:cs="Courier New"/>
                <w:sz w:val="18"/>
                <w:szCs w:val="18"/>
              </w:rPr>
              <w:t>rsquared</w:t>
            </w:r>
          </w:p>
        </w:tc>
        <w:tc>
          <w:tcPr>
            <w:tcW w:w="862" w:type="dxa"/>
          </w:tcPr>
          <w:p w14:paraId="24EF6E63" w14:textId="5DC1DBAD" w:rsidR="00A16676" w:rsidRDefault="00745152" w:rsidP="00AA4A82">
            <w:pPr>
              <w:rPr>
                <w:rFonts w:ascii="Courier New" w:hAnsi="Courier New" w:cs="Courier New"/>
                <w:sz w:val="18"/>
                <w:szCs w:val="18"/>
              </w:rPr>
            </w:pPr>
            <w:r>
              <w:rPr>
                <w:rFonts w:ascii="Courier New" w:hAnsi="Courier New" w:cs="Courier New"/>
                <w:sz w:val="18"/>
                <w:szCs w:val="18"/>
              </w:rPr>
              <w:t>v</w:t>
            </w:r>
            <w:r w:rsidR="00A16676" w:rsidRPr="00E834E3">
              <w:rPr>
                <w:rFonts w:ascii="Courier New" w:hAnsi="Courier New" w:cs="Courier New"/>
                <w:sz w:val="18"/>
                <w:szCs w:val="18"/>
              </w:rPr>
              <w:t>alue</w:t>
            </w:r>
          </w:p>
          <w:p w14:paraId="6FB5772B" w14:textId="77777777" w:rsidR="00745152" w:rsidRPr="00E834E3" w:rsidRDefault="00745152" w:rsidP="00AA4A82">
            <w:pPr>
              <w:rPr>
                <w:rFonts w:ascii="Courier New" w:hAnsi="Courier New" w:cs="Courier New"/>
                <w:sz w:val="18"/>
                <w:szCs w:val="18"/>
              </w:rPr>
            </w:pPr>
          </w:p>
          <w:p w14:paraId="39A5F5A9" w14:textId="77777777" w:rsidR="00745152" w:rsidRDefault="00745152" w:rsidP="00AA4A82">
            <w:pPr>
              <w:rPr>
                <w:rFonts w:ascii="Courier New" w:hAnsi="Courier New" w:cs="Courier New"/>
                <w:sz w:val="18"/>
                <w:szCs w:val="18"/>
              </w:rPr>
            </w:pPr>
            <w:r w:rsidRPr="00E834E3">
              <w:rPr>
                <w:rFonts w:ascii="Courier New" w:hAnsi="Courier New" w:cs="Courier New"/>
                <w:sz w:val="18"/>
                <w:szCs w:val="18"/>
              </w:rPr>
              <w:t>0.6</w:t>
            </w:r>
          </w:p>
          <w:p w14:paraId="2ECE3641" w14:textId="77777777" w:rsidR="00745152" w:rsidRDefault="00745152" w:rsidP="00AA4A82">
            <w:pPr>
              <w:rPr>
                <w:rFonts w:ascii="Courier New" w:hAnsi="Courier New" w:cs="Courier New"/>
                <w:sz w:val="18"/>
                <w:szCs w:val="18"/>
              </w:rPr>
            </w:pPr>
            <w:r>
              <w:rPr>
                <w:rFonts w:ascii="Courier New" w:hAnsi="Courier New" w:cs="Courier New"/>
                <w:sz w:val="18"/>
                <w:szCs w:val="18"/>
              </w:rPr>
              <w:t>0.7</w:t>
            </w:r>
          </w:p>
          <w:p w14:paraId="100B684A" w14:textId="77777777" w:rsidR="00745152" w:rsidRDefault="00745152" w:rsidP="00AA4A82">
            <w:pPr>
              <w:rPr>
                <w:rFonts w:ascii="Courier New" w:hAnsi="Courier New" w:cs="Courier New"/>
                <w:sz w:val="18"/>
                <w:szCs w:val="18"/>
              </w:rPr>
            </w:pPr>
            <w:r>
              <w:rPr>
                <w:rFonts w:ascii="Courier New" w:hAnsi="Courier New" w:cs="Courier New"/>
                <w:sz w:val="18"/>
                <w:szCs w:val="18"/>
              </w:rPr>
              <w:t>0.8</w:t>
            </w:r>
          </w:p>
          <w:p w14:paraId="15FC362B" w14:textId="77777777" w:rsidR="00745152" w:rsidRDefault="00745152" w:rsidP="00AA4A82">
            <w:pPr>
              <w:rPr>
                <w:rFonts w:ascii="Courier New" w:hAnsi="Courier New" w:cs="Courier New"/>
                <w:sz w:val="18"/>
                <w:szCs w:val="18"/>
              </w:rPr>
            </w:pPr>
            <w:r>
              <w:rPr>
                <w:rFonts w:ascii="Courier New" w:hAnsi="Courier New" w:cs="Courier New"/>
                <w:sz w:val="18"/>
                <w:szCs w:val="18"/>
              </w:rPr>
              <w:t>0.9</w:t>
            </w:r>
          </w:p>
          <w:p w14:paraId="0A5E9CA3" w14:textId="77777777" w:rsidR="00745152" w:rsidRDefault="00745152" w:rsidP="00AA4A82">
            <w:pPr>
              <w:rPr>
                <w:rFonts w:ascii="Courier New" w:hAnsi="Courier New" w:cs="Courier New"/>
                <w:sz w:val="18"/>
                <w:szCs w:val="18"/>
              </w:rPr>
            </w:pPr>
            <w:r>
              <w:rPr>
                <w:rFonts w:ascii="Courier New" w:hAnsi="Courier New" w:cs="Courier New"/>
                <w:sz w:val="18"/>
                <w:szCs w:val="18"/>
              </w:rPr>
              <w:t>0.6</w:t>
            </w:r>
          </w:p>
          <w:p w14:paraId="5A688486" w14:textId="77777777" w:rsidR="00745152" w:rsidRDefault="00745152" w:rsidP="00AA4A82">
            <w:pPr>
              <w:rPr>
                <w:rFonts w:ascii="Courier New" w:hAnsi="Courier New" w:cs="Courier New"/>
                <w:sz w:val="18"/>
                <w:szCs w:val="18"/>
              </w:rPr>
            </w:pPr>
            <w:r>
              <w:rPr>
                <w:rFonts w:ascii="Courier New" w:hAnsi="Courier New" w:cs="Courier New"/>
                <w:sz w:val="18"/>
                <w:szCs w:val="18"/>
              </w:rPr>
              <w:t>0.7</w:t>
            </w:r>
          </w:p>
          <w:p w14:paraId="7F2D6919" w14:textId="77777777" w:rsidR="00745152" w:rsidRDefault="00745152" w:rsidP="00AA4A82">
            <w:pPr>
              <w:rPr>
                <w:rFonts w:ascii="Courier New" w:hAnsi="Courier New" w:cs="Courier New"/>
                <w:sz w:val="18"/>
                <w:szCs w:val="18"/>
              </w:rPr>
            </w:pPr>
            <w:r>
              <w:rPr>
                <w:rFonts w:ascii="Courier New" w:hAnsi="Courier New" w:cs="Courier New"/>
                <w:sz w:val="18"/>
                <w:szCs w:val="18"/>
              </w:rPr>
              <w:t>0.8</w:t>
            </w:r>
          </w:p>
          <w:p w14:paraId="08A7C91E" w14:textId="26E6FCEC" w:rsidR="00745152" w:rsidRPr="00E834E3" w:rsidRDefault="00745152" w:rsidP="00AA4A82">
            <w:pPr>
              <w:rPr>
                <w:rFonts w:ascii="Courier New" w:hAnsi="Courier New" w:cs="Courier New"/>
                <w:sz w:val="18"/>
                <w:szCs w:val="18"/>
              </w:rPr>
            </w:pPr>
            <w:r>
              <w:rPr>
                <w:rFonts w:ascii="Courier New" w:hAnsi="Courier New" w:cs="Courier New"/>
                <w:sz w:val="18"/>
                <w:szCs w:val="18"/>
              </w:rPr>
              <w:t>0.9</w:t>
            </w:r>
          </w:p>
        </w:tc>
      </w:tr>
    </w:tbl>
    <w:p w14:paraId="607D926E" w14:textId="77777777" w:rsidR="00AA4A82" w:rsidRDefault="00AA4A82" w:rsidP="00AA4A82">
      <w:pPr>
        <w:pStyle w:val="Heading3"/>
      </w:pPr>
      <w:bookmarkStart w:id="1400" w:name="_Toc447021541"/>
      <w:r>
        <w:t>Population Build Script Options</w:t>
      </w:r>
      <w:bookmarkEnd w:id="1400"/>
    </w:p>
    <w:p w14:paraId="4C6775FA" w14:textId="77777777" w:rsidR="00AA4A82" w:rsidRPr="003543D6" w:rsidRDefault="00AA4A82" w:rsidP="00AA4A82"/>
    <w:p w14:paraId="3825E6DD" w14:textId="77777777" w:rsidR="00AA4A82" w:rsidRPr="00143E9A" w:rsidRDefault="00AA4A82" w:rsidP="00AA4A82">
      <w:pPr>
        <w:rPr>
          <w:b/>
          <w:i/>
        </w:rPr>
      </w:pPr>
      <w:r>
        <w:t>--</w:t>
      </w:r>
      <w:r w:rsidRPr="00143E9A">
        <w:rPr>
          <w:b/>
          <w:i/>
        </w:rPr>
        <w:t>help</w:t>
      </w:r>
    </w:p>
    <w:p w14:paraId="21168D78" w14:textId="77777777" w:rsidR="00AA4A82" w:rsidRDefault="00AA4A82" w:rsidP="00AA4A82">
      <w:r>
        <w:t>Displays the program usage and immediately exits.</w:t>
      </w:r>
    </w:p>
    <w:p w14:paraId="793DFE9F" w14:textId="77777777" w:rsidR="00AA4A82" w:rsidRDefault="00AA4A82" w:rsidP="00AA4A82"/>
    <w:p w14:paraId="5A5E0548" w14:textId="77777777" w:rsidR="00AA4A82" w:rsidRPr="00943DD1" w:rsidRDefault="00AA4A82" w:rsidP="00AA4A82">
      <w:pPr>
        <w:rPr>
          <w:b/>
          <w:i/>
        </w:rPr>
      </w:pPr>
      <w:r w:rsidRPr="00943DD1">
        <w:rPr>
          <w:b/>
          <w:i/>
        </w:rPr>
        <w:noBreakHyphen/>
      </w:r>
      <w:r w:rsidRPr="00943DD1">
        <w:rPr>
          <w:b/>
          <w:i/>
        </w:rPr>
        <w:noBreakHyphen/>
        <w:t>populations</w:t>
      </w:r>
    </w:p>
    <w:p w14:paraId="63FD8E2B" w14:textId="1B905B7A" w:rsidR="00AA4A82" w:rsidRDefault="00AA4A82" w:rsidP="00AA4A82">
      <w:r>
        <w:t xml:space="preserve">A comma-separated list of 3-letter </w:t>
      </w:r>
      <w:r w:rsidR="00C2019F">
        <w:t xml:space="preserve">HapMap </w:t>
      </w:r>
      <w:r>
        <w:t>population identifiers (i.e. “CEU”, “JPT”, “YRI”, etc.)</w:t>
      </w:r>
    </w:p>
    <w:p w14:paraId="114400DC" w14:textId="77777777" w:rsidR="00AA4A82" w:rsidRDefault="00AA4A82" w:rsidP="00AA4A82"/>
    <w:p w14:paraId="78E1A759" w14:textId="77777777" w:rsidR="00AA4A82" w:rsidRPr="00943DD1" w:rsidRDefault="00AA4A82" w:rsidP="00AA4A82">
      <w:pPr>
        <w:rPr>
          <w:b/>
          <w:i/>
        </w:rPr>
      </w:pPr>
      <w:r w:rsidRPr="00943DD1">
        <w:rPr>
          <w:b/>
          <w:i/>
        </w:rPr>
        <w:noBreakHyphen/>
      </w:r>
      <w:r w:rsidRPr="00943DD1">
        <w:rPr>
          <w:b/>
          <w:i/>
        </w:rPr>
        <w:noBreakHyphen/>
        <w:t>rsquared</w:t>
      </w:r>
    </w:p>
    <w:p w14:paraId="03DE00B7" w14:textId="2F70B507" w:rsidR="00AA4A82" w:rsidRDefault="00AA4A82" w:rsidP="00AA4A82">
      <w:r>
        <w:t>A comma-separated list of R</w:t>
      </w:r>
      <w:r w:rsidRPr="00943DD1">
        <w:rPr>
          <w:vertAlign w:val="superscript"/>
        </w:rPr>
        <w:t>2</w:t>
      </w:r>
      <w:r>
        <w:t xml:space="preserve"> threshold values </w:t>
      </w:r>
      <w:r w:rsidR="00C2019F">
        <w:t xml:space="preserve">(between 0 and 1) </w:t>
      </w:r>
      <w:r>
        <w:t>for which to generate LD profiles.</w:t>
      </w:r>
    </w:p>
    <w:p w14:paraId="76CE17DC" w14:textId="77777777" w:rsidR="00AA4A82" w:rsidRDefault="00AA4A82" w:rsidP="00AA4A82"/>
    <w:p w14:paraId="5B7659A4" w14:textId="77777777" w:rsidR="00AA4A82" w:rsidRPr="00943DD1" w:rsidRDefault="00AA4A82" w:rsidP="00AA4A82">
      <w:pPr>
        <w:rPr>
          <w:b/>
          <w:i/>
        </w:rPr>
      </w:pPr>
      <w:r w:rsidRPr="00943DD1">
        <w:rPr>
          <w:b/>
          <w:i/>
        </w:rPr>
        <w:noBreakHyphen/>
      </w:r>
      <w:r w:rsidRPr="00943DD1">
        <w:rPr>
          <w:b/>
          <w:i/>
        </w:rPr>
        <w:noBreakHyphen/>
        <w:t>dprime</w:t>
      </w:r>
    </w:p>
    <w:p w14:paraId="6659D931" w14:textId="11DD93D4" w:rsidR="00AA4A82" w:rsidRDefault="00AA4A82" w:rsidP="00AA4A82">
      <w:r>
        <w:t>A comma-separated list of D’ threshold values</w:t>
      </w:r>
      <w:r w:rsidR="00C2019F">
        <w:t xml:space="preserve"> (between 0 and 1)</w:t>
      </w:r>
      <w:r>
        <w:t xml:space="preserve"> for which to generate LD profiles.</w:t>
      </w:r>
    </w:p>
    <w:p w14:paraId="1FEE2D3B" w14:textId="77777777" w:rsidR="00AA4A82" w:rsidRDefault="00AA4A82" w:rsidP="00AA4A82"/>
    <w:p w14:paraId="0F49F0A7" w14:textId="77777777" w:rsidR="00AA4A82" w:rsidRPr="00943DD1" w:rsidRDefault="00AA4A82" w:rsidP="00AA4A82">
      <w:pPr>
        <w:rPr>
          <w:b/>
          <w:i/>
        </w:rPr>
      </w:pPr>
      <w:r w:rsidRPr="00943DD1">
        <w:rPr>
          <w:b/>
          <w:i/>
        </w:rPr>
        <w:noBreakHyphen/>
      </w:r>
      <w:r w:rsidRPr="00943DD1">
        <w:rPr>
          <w:b/>
          <w:i/>
        </w:rPr>
        <w:noBreakHyphen/>
        <w:t>liftover</w:t>
      </w:r>
    </w:p>
    <w:p w14:paraId="22A1DD55" w14:textId="77777777" w:rsidR="00AA4A82" w:rsidRDefault="00AA4A82" w:rsidP="00AA4A82">
      <w:r>
        <w:t>The location of UCSC’s liftOver utility, which is needed to convert HapMap’s LD measurements to the current reference genome build. If omitted, liftOver must be available on the path.</w:t>
      </w:r>
    </w:p>
    <w:p w14:paraId="36B4D53B" w14:textId="77777777" w:rsidR="00AA4A82" w:rsidRDefault="00AA4A82" w:rsidP="00AA4A82"/>
    <w:p w14:paraId="5264F99F" w14:textId="77777777" w:rsidR="00AA4A82" w:rsidRPr="00943DD1" w:rsidRDefault="00AA4A82" w:rsidP="00AA4A82">
      <w:pPr>
        <w:rPr>
          <w:b/>
          <w:i/>
        </w:rPr>
      </w:pPr>
      <w:r w:rsidRPr="00943DD1">
        <w:rPr>
          <w:b/>
          <w:i/>
        </w:rPr>
        <w:noBreakHyphen/>
      </w:r>
      <w:r w:rsidRPr="00943DD1">
        <w:rPr>
          <w:b/>
          <w:i/>
        </w:rPr>
        <w:noBreakHyphen/>
        <w:t>ldspline</w:t>
      </w:r>
    </w:p>
    <w:p w14:paraId="06C923A7" w14:textId="77777777" w:rsidR="00AA4A82" w:rsidRDefault="00AA4A82" w:rsidP="00AA4A82">
      <w:r>
        <w:t>The location of the LD Spline utility, which will be installed by the Biofilter installer if given the “</w:t>
      </w:r>
      <w:r>
        <w:noBreakHyphen/>
      </w:r>
      <w:r>
        <w:noBreakHyphen/>
        <w:t>ldprofile” option. If omitted, ldspline must be available on the path.</w:t>
      </w:r>
    </w:p>
    <w:p w14:paraId="6D697DCE" w14:textId="77777777" w:rsidR="00AA4A82" w:rsidRDefault="00AA4A82" w:rsidP="00AA4A82"/>
    <w:p w14:paraId="030C3443" w14:textId="77777777" w:rsidR="00AA4A82" w:rsidRPr="00943DD1" w:rsidRDefault="00AA4A82" w:rsidP="00AA4A82">
      <w:pPr>
        <w:rPr>
          <w:b/>
          <w:i/>
        </w:rPr>
      </w:pPr>
      <w:r w:rsidRPr="00943DD1">
        <w:rPr>
          <w:b/>
          <w:i/>
        </w:rPr>
        <w:noBreakHyphen/>
      </w:r>
      <w:r w:rsidRPr="00943DD1">
        <w:rPr>
          <w:b/>
          <w:i/>
        </w:rPr>
        <w:noBreakHyphen/>
        <w:t>poploader</w:t>
      </w:r>
    </w:p>
    <w:p w14:paraId="063D9B87" w14:textId="77777777" w:rsidR="00AA4A82" w:rsidRDefault="00AA4A82" w:rsidP="00AA4A82">
      <w:r>
        <w:t>The location of the pop_loader helper script, which will be installed by the Biofilter installer if given the “</w:t>
      </w:r>
      <w:r>
        <w:noBreakHyphen/>
      </w:r>
      <w:r>
        <w:noBreakHyphen/>
        <w:t>ldprofile” option. If omitted, pop_loader must be available on the path.</w:t>
      </w:r>
    </w:p>
    <w:p w14:paraId="04842B78" w14:textId="77777777" w:rsidR="00AA4A82" w:rsidRDefault="00AA4A82" w:rsidP="00AA4A82"/>
    <w:p w14:paraId="5D843F26" w14:textId="77777777" w:rsidR="00AA4A82" w:rsidRPr="00943DD1" w:rsidRDefault="00AA4A82" w:rsidP="00AA4A82">
      <w:pPr>
        <w:rPr>
          <w:b/>
          <w:i/>
        </w:rPr>
      </w:pPr>
      <w:r w:rsidRPr="00943DD1">
        <w:rPr>
          <w:b/>
          <w:i/>
        </w:rPr>
        <w:noBreakHyphen/>
      </w:r>
      <w:r w:rsidRPr="00943DD1">
        <w:rPr>
          <w:b/>
          <w:i/>
        </w:rPr>
        <w:noBreakHyphen/>
        <w:t>db</w:t>
      </w:r>
    </w:p>
    <w:p w14:paraId="357777F7" w14:textId="77777777" w:rsidR="00AA4A82" w:rsidRDefault="00AA4A82" w:rsidP="00AA4A82">
      <w:r>
        <w:t>The LOKI prior knowledge database file in which to generate LD-adjusted gene regions. The database must already contain the canonical gene regions.</w:t>
      </w:r>
    </w:p>
    <w:p w14:paraId="4342058A" w14:textId="77777777" w:rsidR="00AA4A82" w:rsidRDefault="00AA4A82" w:rsidP="00AA4A82"/>
    <w:p w14:paraId="56DB4B8F" w14:textId="77777777" w:rsidR="00AA4A82" w:rsidRPr="00943DD1" w:rsidRDefault="00AA4A82" w:rsidP="00AA4A82">
      <w:pPr>
        <w:rPr>
          <w:b/>
          <w:i/>
        </w:rPr>
      </w:pPr>
      <w:r w:rsidRPr="00943DD1">
        <w:rPr>
          <w:b/>
          <w:i/>
        </w:rPr>
        <w:noBreakHyphen/>
      </w:r>
      <w:r w:rsidRPr="00943DD1">
        <w:rPr>
          <w:b/>
          <w:i/>
        </w:rPr>
        <w:noBreakHyphen/>
        <w:t>keep-data</w:t>
      </w:r>
    </w:p>
    <w:p w14:paraId="7331A5FD" w14:textId="7C7CEE06" w:rsidR="00AA4A82" w:rsidRDefault="00AA4A82" w:rsidP="00357A70">
      <w:pPr>
        <w:rPr>
          <w:ins w:id="1401" w:author="Alexander Thomas Frase" w:date="2016-03-15T10:16:00Z"/>
        </w:rPr>
      </w:pPr>
      <w:r>
        <w:t>Generating LD profiles requires many intermediate files such as original LD data from HapMap and extrapolated LD data from LD Spline. By default these intermediate files are deleted after use; if this option is specified, they will be left in place.</w:t>
      </w:r>
    </w:p>
    <w:p w14:paraId="5FB526F8" w14:textId="41AFEEB8" w:rsidR="00047F35" w:rsidRDefault="00047F35" w:rsidP="00047F35">
      <w:pPr>
        <w:pStyle w:val="Heading1"/>
        <w:rPr>
          <w:ins w:id="1402" w:author="Alexander Thomas Frase" w:date="2016-03-15T10:16:00Z"/>
        </w:rPr>
      </w:pPr>
      <w:bookmarkStart w:id="1403" w:name="_Toc447021542"/>
      <w:ins w:id="1404" w:author="Alexander Thomas Frase" w:date="2016-03-15T10:16:00Z">
        <w:r>
          <w:lastRenderedPageBreak/>
          <w:t>Appendix 3: PARIS</w:t>
        </w:r>
        <w:bookmarkEnd w:id="1403"/>
      </w:ins>
    </w:p>
    <w:p w14:paraId="2C635E61" w14:textId="77777777" w:rsidR="00BC51F8" w:rsidRDefault="00047F35">
      <w:pPr>
        <w:rPr>
          <w:ins w:id="1405" w:author="Alexander Thomas Frase" w:date="2016-03-25T15:32:00Z"/>
        </w:rPr>
        <w:pPrChange w:id="1406" w:author="Alexander Thomas Frase" w:date="2016-03-25T15:38:00Z">
          <w:pPr>
            <w:pStyle w:val="Heading2"/>
          </w:pPr>
        </w:pPrChange>
      </w:pPr>
      <w:ins w:id="1407" w:author="Alexander Thomas Frase" w:date="2016-03-15T10:16:00Z">
        <w:r w:rsidRPr="00047F35">
          <w:t>Biofilter now incorporates the PARIS algorithm, which stands for Pathway Analysis by Randomization Incorporating Structure. This analysis uses a randomized permutation test to indicate whether significant SNP associations are statistically over-represented in a pathway or other gene grouping, accounting for population-specific genetic structure. Further details about the design and behavior of the PARIS algorithm can be found in</w:t>
        </w:r>
      </w:ins>
      <w:ins w:id="1408" w:author="Alexander Thomas Frase" w:date="2016-03-25T15:32:00Z">
        <w:r w:rsidR="00BC51F8">
          <w:t xml:space="preserve"> these publications:</w:t>
        </w:r>
      </w:ins>
    </w:p>
    <w:p w14:paraId="76AE5DC1" w14:textId="77777777" w:rsidR="00BC51F8" w:rsidRDefault="00BC51F8">
      <w:pPr>
        <w:pStyle w:val="ListParagraph"/>
        <w:numPr>
          <w:ilvl w:val="0"/>
          <w:numId w:val="25"/>
        </w:numPr>
        <w:rPr>
          <w:ins w:id="1409" w:author="Alexander Thomas Frase" w:date="2016-03-25T15:38:00Z"/>
        </w:rPr>
        <w:pPrChange w:id="1410" w:author="Alexander Thomas Frase" w:date="2016-03-25T15:38:00Z">
          <w:pPr/>
        </w:pPrChange>
      </w:pPr>
      <w:ins w:id="1411" w:author="Alexander Thomas Frase" w:date="2016-03-25T15:32:00Z">
        <w:r>
          <w:t xml:space="preserve">Yaspan, et al. 2011. </w:t>
        </w:r>
        <w:r w:rsidRPr="001C64EA">
          <w:rPr>
            <w:i/>
            <w:rPrChange w:id="1412" w:author="Alexander Thomas Frase" w:date="2016-03-25T15:38:00Z">
              <w:rPr/>
            </w:rPrChange>
          </w:rPr>
          <w:t>Genetic analysis of biological pathway data through genomic randomization.</w:t>
        </w:r>
        <w:r>
          <w:t xml:space="preserve"> Hum Genet. May;129(5):563-71.</w:t>
        </w:r>
      </w:ins>
    </w:p>
    <w:p w14:paraId="2FD016EB" w14:textId="7DE34211" w:rsidR="00BC51F8" w:rsidRPr="00BC51F8" w:rsidRDefault="00BC51F8">
      <w:pPr>
        <w:pStyle w:val="ListParagraph"/>
        <w:numPr>
          <w:ilvl w:val="0"/>
          <w:numId w:val="25"/>
        </w:numPr>
        <w:rPr>
          <w:ins w:id="1413" w:author="Alexander Thomas Frase" w:date="2016-03-25T15:32:00Z"/>
          <w:b/>
          <w:bCs/>
          <w:i/>
        </w:rPr>
        <w:pPrChange w:id="1414" w:author="Alexander Thomas Frase" w:date="2016-03-25T15:38:00Z">
          <w:pPr>
            <w:pStyle w:val="Heading2"/>
          </w:pPr>
        </w:pPrChange>
      </w:pPr>
      <w:ins w:id="1415" w:author="Alexander Thomas Frase" w:date="2016-03-25T15:32:00Z">
        <w:r>
          <w:t xml:space="preserve">Butkiewicz and Cooke Bailey, et al. 2016. </w:t>
        </w:r>
        <w:r w:rsidRPr="001C64EA">
          <w:rPr>
            <w:i/>
            <w:rPrChange w:id="1416" w:author="Alexander Thomas Frase" w:date="2016-03-25T15:38:00Z">
              <w:rPr>
                <w:b w:val="0"/>
                <w:bCs w:val="0"/>
                <w:i w:val="0"/>
              </w:rPr>
            </w:rPrChange>
          </w:rPr>
          <w:t>Pathway analysis by randomization incorporating structure—PARIS: an update.</w:t>
        </w:r>
        <w:r>
          <w:t xml:space="preserve"> Bioinformatics. In Press.</w:t>
        </w:r>
      </w:ins>
    </w:p>
    <w:p w14:paraId="51E20E67" w14:textId="5C3531B4" w:rsidR="00047F35" w:rsidRDefault="00245FC9" w:rsidP="00047F35">
      <w:pPr>
        <w:pStyle w:val="Heading2"/>
        <w:rPr>
          <w:ins w:id="1417" w:author="Alexander Thomas Frase" w:date="2016-03-15T10:16:00Z"/>
        </w:rPr>
      </w:pPr>
      <w:bookmarkStart w:id="1418" w:name="_Toc447021543"/>
      <w:ins w:id="1419" w:author="Alexander Thomas Frase" w:date="2016-03-15T10:26:00Z">
        <w:r>
          <w:t>PARIS Inputs</w:t>
        </w:r>
      </w:ins>
      <w:bookmarkEnd w:id="1418"/>
    </w:p>
    <w:p w14:paraId="684F5AC2" w14:textId="77777777" w:rsidR="00047F35" w:rsidRPr="00E14A2A" w:rsidRDefault="00047F35" w:rsidP="00047F35">
      <w:pPr>
        <w:rPr>
          <w:ins w:id="1420" w:author="Alexander Thomas Frase" w:date="2016-03-15T10:16:00Z"/>
        </w:rPr>
      </w:pPr>
    </w:p>
    <w:p w14:paraId="269AFC6D" w14:textId="77777777" w:rsidR="00245FC9" w:rsidRDefault="00245FC9" w:rsidP="00245FC9">
      <w:pPr>
        <w:rPr>
          <w:ins w:id="1421" w:author="Alexander Thomas Frase" w:date="2016-03-15T10:27:00Z"/>
        </w:rPr>
      </w:pPr>
      <w:ins w:id="1422" w:author="Alexander Thomas Frase" w:date="2016-03-15T10:27:00Z">
        <w:r>
          <w:t>The first kind of input data that PARIS requires is SNPs or positions, including their p-values from a prior association test. These can be provided using Biofilter's regular SNP or POSITION options (or their _FILE counterparts), along with two "extra" columns specifically for PARIS: the chromosome of the marker, and its p-value from the association test results.</w:t>
        </w:r>
      </w:ins>
    </w:p>
    <w:p w14:paraId="22D2AE40" w14:textId="77777777" w:rsidR="00245FC9" w:rsidRDefault="00245FC9" w:rsidP="00245FC9">
      <w:pPr>
        <w:rPr>
          <w:ins w:id="1423" w:author="Alexander Thomas Frase" w:date="2016-03-15T10:27:00Z"/>
        </w:rPr>
      </w:pPr>
    </w:p>
    <w:p w14:paraId="0773A020" w14:textId="77777777" w:rsidR="00245FC9" w:rsidRDefault="00245FC9" w:rsidP="00245FC9">
      <w:pPr>
        <w:rPr>
          <w:ins w:id="1424" w:author="Alexander Thomas Frase" w:date="2016-03-15T10:27:00Z"/>
        </w:rPr>
      </w:pPr>
      <w:ins w:id="1425" w:author="Alexander Thomas Frase" w:date="2016-03-15T10:27:00Z">
        <w:r>
          <w:t>For SNPs, the input format might therefore look like this:</w:t>
        </w:r>
      </w:ins>
    </w:p>
    <w:p w14:paraId="3262F946" w14:textId="77777777" w:rsidR="00245FC9" w:rsidRPr="00943DD1" w:rsidRDefault="00245FC9" w:rsidP="00245FC9">
      <w:pPr>
        <w:rPr>
          <w:ins w:id="1426" w:author="Alexander Thomas Frase" w:date="2016-03-15T10:28:00Z"/>
          <w:rFonts w:ascii="Courier New" w:hAnsi="Courier New" w:cs="Courier New"/>
        </w:rPr>
      </w:pPr>
    </w:p>
    <w:tbl>
      <w:tblPr>
        <w:tblStyle w:val="TableGrid"/>
        <w:tblW w:w="8640" w:type="dxa"/>
        <w:tblInd w:w="720" w:type="dxa"/>
        <w:tblBorders>
          <w:insideV w:val="none" w:sz="0" w:space="0" w:color="auto"/>
        </w:tblBorders>
        <w:tblLayout w:type="fixed"/>
        <w:tblCellMar>
          <w:left w:w="115" w:type="dxa"/>
          <w:right w:w="115" w:type="dxa"/>
        </w:tblCellMar>
        <w:tblLook w:val="04A0" w:firstRow="1" w:lastRow="0" w:firstColumn="1" w:lastColumn="0" w:noHBand="0" w:noVBand="1"/>
        <w:tblPrChange w:id="1427" w:author="Alexander Thomas Frase" w:date="2016-03-15T10:38:00Z">
          <w:tblPr>
            <w:tblStyle w:val="TableGrid"/>
            <w:tblW w:w="8640" w:type="dxa"/>
            <w:tblInd w:w="720" w:type="dxa"/>
            <w:tblBorders>
              <w:insideV w:val="none" w:sz="0" w:space="0" w:color="auto"/>
            </w:tblBorders>
            <w:tblLook w:val="04A0" w:firstRow="1" w:lastRow="0" w:firstColumn="1" w:lastColumn="0" w:noHBand="0" w:noVBand="1"/>
          </w:tblPr>
        </w:tblPrChange>
      </w:tblPr>
      <w:tblGrid>
        <w:gridCol w:w="1073"/>
        <w:gridCol w:w="783"/>
        <w:gridCol w:w="6784"/>
        <w:tblGridChange w:id="1428">
          <w:tblGrid>
            <w:gridCol w:w="1018"/>
            <w:gridCol w:w="743"/>
            <w:gridCol w:w="2700"/>
          </w:tblGrid>
        </w:tblGridChange>
      </w:tblGrid>
      <w:tr w:rsidR="00E71185" w:rsidRPr="00E36BF5" w14:paraId="5B9B876D" w14:textId="2D15A6CE" w:rsidTr="00E71185">
        <w:trPr>
          <w:trHeight w:val="971"/>
          <w:ins w:id="1429" w:author="Alexander Thomas Frase" w:date="2016-03-15T10:28:00Z"/>
          <w:trPrChange w:id="1430" w:author="Alexander Thomas Frase" w:date="2016-03-15T10:38:00Z">
            <w:trPr>
              <w:trHeight w:val="971"/>
            </w:trPr>
          </w:trPrChange>
        </w:trPr>
        <w:tc>
          <w:tcPr>
            <w:tcW w:w="1021" w:type="dxa"/>
            <w:tcPrChange w:id="1431" w:author="Alexander Thomas Frase" w:date="2016-03-15T10:38:00Z">
              <w:tcPr>
                <w:tcW w:w="1021" w:type="dxa"/>
              </w:tcPr>
            </w:tcPrChange>
          </w:tcPr>
          <w:p w14:paraId="1A01B9EA" w14:textId="5C8E89CA" w:rsidR="00E71185" w:rsidRPr="00E834E3" w:rsidRDefault="00E71185" w:rsidP="007B750D">
            <w:pPr>
              <w:rPr>
                <w:ins w:id="1432" w:author="Alexander Thomas Frase" w:date="2016-03-15T10:28:00Z"/>
                <w:rFonts w:ascii="Courier New" w:hAnsi="Courier New" w:cs="Courier New"/>
                <w:sz w:val="22"/>
              </w:rPr>
            </w:pPr>
            <w:ins w:id="1433" w:author="Alexander Thomas Frase" w:date="2016-03-15T10:28:00Z">
              <w:r w:rsidRPr="00E834E3">
                <w:rPr>
                  <w:rFonts w:ascii="Courier New" w:hAnsi="Courier New" w:cs="Courier New"/>
                  <w:sz w:val="22"/>
                </w:rPr>
                <w:t>#</w:t>
              </w:r>
              <w:r>
                <w:rPr>
                  <w:rFonts w:ascii="Courier New" w:hAnsi="Courier New" w:cs="Courier New"/>
                  <w:sz w:val="22"/>
                </w:rPr>
                <w:t>rs</w:t>
              </w:r>
            </w:ins>
          </w:p>
          <w:p w14:paraId="4F46046C" w14:textId="77777777" w:rsidR="00E71185" w:rsidRPr="00E834E3" w:rsidRDefault="00E71185" w:rsidP="007B750D">
            <w:pPr>
              <w:rPr>
                <w:ins w:id="1434" w:author="Alexander Thomas Frase" w:date="2016-03-15T10:28:00Z"/>
                <w:rFonts w:ascii="Courier New" w:hAnsi="Courier New" w:cs="Courier New"/>
                <w:sz w:val="22"/>
              </w:rPr>
            </w:pPr>
            <w:ins w:id="1435" w:author="Alexander Thomas Frase" w:date="2016-03-15T10:28:00Z">
              <w:r w:rsidRPr="00E834E3">
                <w:rPr>
                  <w:rFonts w:ascii="Courier New" w:hAnsi="Courier New" w:cs="Courier New"/>
                  <w:sz w:val="22"/>
                </w:rPr>
                <w:t>rs123</w:t>
              </w:r>
            </w:ins>
          </w:p>
          <w:p w14:paraId="4C2488D6" w14:textId="6348F24E" w:rsidR="00E71185" w:rsidRPr="00E834E3" w:rsidRDefault="00E71185" w:rsidP="007B750D">
            <w:pPr>
              <w:rPr>
                <w:ins w:id="1436" w:author="Alexander Thomas Frase" w:date="2016-03-15T10:28:00Z"/>
                <w:rFonts w:ascii="Courier New" w:hAnsi="Courier New" w:cs="Courier New"/>
                <w:sz w:val="22"/>
              </w:rPr>
            </w:pPr>
            <w:ins w:id="1437" w:author="Alexander Thomas Frase" w:date="2016-03-15T10:28:00Z">
              <w:r>
                <w:rPr>
                  <w:rFonts w:ascii="Courier New" w:hAnsi="Courier New" w:cs="Courier New"/>
                  <w:sz w:val="22"/>
                </w:rPr>
                <w:t>rs</w:t>
              </w:r>
              <w:r w:rsidRPr="00E834E3">
                <w:rPr>
                  <w:rFonts w:ascii="Courier New" w:hAnsi="Courier New" w:cs="Courier New"/>
                  <w:sz w:val="22"/>
                </w:rPr>
                <w:t>456</w:t>
              </w:r>
            </w:ins>
          </w:p>
          <w:p w14:paraId="30A25F45" w14:textId="77777777" w:rsidR="00E71185" w:rsidRPr="00E834E3" w:rsidRDefault="00E71185" w:rsidP="007B750D">
            <w:pPr>
              <w:rPr>
                <w:ins w:id="1438" w:author="Alexander Thomas Frase" w:date="2016-03-15T10:28:00Z"/>
                <w:rFonts w:ascii="Courier New" w:hAnsi="Courier New" w:cs="Courier New"/>
              </w:rPr>
            </w:pPr>
            <w:ins w:id="1439" w:author="Alexander Thomas Frase" w:date="2016-03-15T10:28:00Z">
              <w:r>
                <w:rPr>
                  <w:rFonts w:ascii="Courier New" w:hAnsi="Courier New" w:cs="Courier New"/>
                  <w:sz w:val="22"/>
                </w:rPr>
                <w:t>rs</w:t>
              </w:r>
              <w:r w:rsidRPr="00E834E3">
                <w:rPr>
                  <w:rFonts w:ascii="Courier New" w:hAnsi="Courier New" w:cs="Courier New"/>
                  <w:sz w:val="22"/>
                </w:rPr>
                <w:t>789</w:t>
              </w:r>
            </w:ins>
          </w:p>
        </w:tc>
        <w:tc>
          <w:tcPr>
            <w:tcW w:w="745" w:type="dxa"/>
            <w:tcPrChange w:id="1440" w:author="Alexander Thomas Frase" w:date="2016-03-15T10:38:00Z">
              <w:tcPr>
                <w:tcW w:w="745" w:type="dxa"/>
              </w:tcPr>
            </w:tcPrChange>
          </w:tcPr>
          <w:p w14:paraId="602DB8A0" w14:textId="79CA9612" w:rsidR="00E71185" w:rsidRDefault="00E71185" w:rsidP="007B750D">
            <w:pPr>
              <w:rPr>
                <w:ins w:id="1441" w:author="Alexander Thomas Frase" w:date="2016-03-15T10:28:00Z"/>
                <w:rFonts w:ascii="Courier New" w:hAnsi="Courier New" w:cs="Courier New"/>
                <w:sz w:val="22"/>
              </w:rPr>
            </w:pPr>
            <w:ins w:id="1442" w:author="Alexander Thomas Frase" w:date="2016-03-15T10:28:00Z">
              <w:r>
                <w:rPr>
                  <w:rFonts w:ascii="Courier New" w:hAnsi="Courier New" w:cs="Courier New"/>
                  <w:sz w:val="22"/>
                </w:rPr>
                <w:t>chr</w:t>
              </w:r>
            </w:ins>
          </w:p>
          <w:p w14:paraId="5510B4CE" w14:textId="1402E859" w:rsidR="00E71185" w:rsidRDefault="00E71185" w:rsidP="007B750D">
            <w:pPr>
              <w:rPr>
                <w:ins w:id="1443" w:author="Alexander Thomas Frase" w:date="2016-03-15T10:28:00Z"/>
                <w:rFonts w:ascii="Courier New" w:hAnsi="Courier New" w:cs="Courier New"/>
                <w:sz w:val="22"/>
              </w:rPr>
            </w:pPr>
            <w:ins w:id="1444" w:author="Alexander Thomas Frase" w:date="2016-03-15T10:29:00Z">
              <w:r>
                <w:rPr>
                  <w:rFonts w:ascii="Courier New" w:hAnsi="Courier New" w:cs="Courier New"/>
                  <w:sz w:val="22"/>
                </w:rPr>
                <w:t>1</w:t>
              </w:r>
            </w:ins>
          </w:p>
          <w:p w14:paraId="7CF52523" w14:textId="448A23BE" w:rsidR="00E71185" w:rsidRDefault="00E71185" w:rsidP="007B750D">
            <w:pPr>
              <w:rPr>
                <w:ins w:id="1445" w:author="Alexander Thomas Frase" w:date="2016-03-15T10:28:00Z"/>
                <w:rFonts w:ascii="Courier New" w:hAnsi="Courier New" w:cs="Courier New"/>
                <w:sz w:val="22"/>
              </w:rPr>
            </w:pPr>
            <w:ins w:id="1446" w:author="Alexander Thomas Frase" w:date="2016-03-15T10:29:00Z">
              <w:r>
                <w:rPr>
                  <w:rFonts w:ascii="Courier New" w:hAnsi="Courier New" w:cs="Courier New"/>
                  <w:sz w:val="22"/>
                </w:rPr>
                <w:t>7</w:t>
              </w:r>
            </w:ins>
          </w:p>
          <w:p w14:paraId="639EBBE7" w14:textId="03F9DCDA" w:rsidR="00E71185" w:rsidRPr="00E834E3" w:rsidRDefault="00E71185" w:rsidP="007B750D">
            <w:pPr>
              <w:rPr>
                <w:ins w:id="1447" w:author="Alexander Thomas Frase" w:date="2016-03-15T10:28:00Z"/>
                <w:rFonts w:ascii="Courier New" w:hAnsi="Courier New" w:cs="Courier New"/>
                <w:sz w:val="22"/>
              </w:rPr>
            </w:pPr>
            <w:ins w:id="1448" w:author="Alexander Thomas Frase" w:date="2016-03-15T10:29:00Z">
              <w:r>
                <w:rPr>
                  <w:rFonts w:ascii="Courier New" w:hAnsi="Courier New" w:cs="Courier New"/>
                  <w:sz w:val="22"/>
                </w:rPr>
                <w:t>9</w:t>
              </w:r>
            </w:ins>
          </w:p>
        </w:tc>
        <w:tc>
          <w:tcPr>
            <w:tcW w:w="6457" w:type="dxa"/>
            <w:tcPrChange w:id="1449" w:author="Alexander Thomas Frase" w:date="2016-03-15T10:38:00Z">
              <w:tcPr>
                <w:tcW w:w="2731" w:type="dxa"/>
              </w:tcPr>
            </w:tcPrChange>
          </w:tcPr>
          <w:p w14:paraId="47E6F67A" w14:textId="77777777" w:rsidR="00E71185" w:rsidRDefault="00E71185" w:rsidP="007B750D">
            <w:pPr>
              <w:rPr>
                <w:ins w:id="1450" w:author="Alexander Thomas Frase" w:date="2016-03-15T10:29:00Z"/>
                <w:rFonts w:ascii="Courier New" w:hAnsi="Courier New" w:cs="Courier New"/>
                <w:sz w:val="22"/>
              </w:rPr>
            </w:pPr>
            <w:ins w:id="1451" w:author="Alexander Thomas Frase" w:date="2016-03-15T10:29:00Z">
              <w:r>
                <w:rPr>
                  <w:rFonts w:ascii="Courier New" w:hAnsi="Courier New" w:cs="Courier New"/>
                  <w:sz w:val="22"/>
                </w:rPr>
                <w:t>pval</w:t>
              </w:r>
            </w:ins>
          </w:p>
          <w:p w14:paraId="028A7CCB" w14:textId="77777777" w:rsidR="00E71185" w:rsidRDefault="00E71185" w:rsidP="007B750D">
            <w:pPr>
              <w:rPr>
                <w:ins w:id="1452" w:author="Alexander Thomas Frase" w:date="2016-03-15T10:29:00Z"/>
                <w:rFonts w:ascii="Courier New" w:hAnsi="Courier New" w:cs="Courier New"/>
                <w:sz w:val="22"/>
              </w:rPr>
            </w:pPr>
            <w:ins w:id="1453" w:author="Alexander Thomas Frase" w:date="2016-03-15T10:29:00Z">
              <w:r>
                <w:rPr>
                  <w:rFonts w:ascii="Courier New" w:hAnsi="Courier New" w:cs="Courier New"/>
                  <w:sz w:val="22"/>
                </w:rPr>
                <w:t>0.1234</w:t>
              </w:r>
            </w:ins>
          </w:p>
          <w:p w14:paraId="1E67D4FD" w14:textId="77777777" w:rsidR="00E71185" w:rsidRDefault="00E71185" w:rsidP="007B750D">
            <w:pPr>
              <w:rPr>
                <w:ins w:id="1454" w:author="Alexander Thomas Frase" w:date="2016-03-15T10:29:00Z"/>
                <w:rFonts w:ascii="Courier New" w:hAnsi="Courier New" w:cs="Courier New"/>
                <w:sz w:val="22"/>
              </w:rPr>
            </w:pPr>
            <w:ins w:id="1455" w:author="Alexander Thomas Frase" w:date="2016-03-15T10:29:00Z">
              <w:r>
                <w:rPr>
                  <w:rFonts w:ascii="Courier New" w:hAnsi="Courier New" w:cs="Courier New"/>
                  <w:sz w:val="22"/>
                </w:rPr>
                <w:t>1.3e-5</w:t>
              </w:r>
            </w:ins>
          </w:p>
          <w:p w14:paraId="32ACE58F" w14:textId="37C40BDD" w:rsidR="00E71185" w:rsidRDefault="00E71185" w:rsidP="007B750D">
            <w:pPr>
              <w:rPr>
                <w:ins w:id="1456" w:author="Alexander Thomas Frase" w:date="2016-03-15T10:29:00Z"/>
                <w:rFonts w:ascii="Courier New" w:hAnsi="Courier New" w:cs="Courier New"/>
                <w:sz w:val="22"/>
              </w:rPr>
            </w:pPr>
            <w:ins w:id="1457" w:author="Alexander Thomas Frase" w:date="2016-03-15T10:29:00Z">
              <w:r>
                <w:rPr>
                  <w:rFonts w:ascii="Courier New" w:hAnsi="Courier New" w:cs="Courier New"/>
                  <w:sz w:val="22"/>
                </w:rPr>
                <w:t>0.5678</w:t>
              </w:r>
            </w:ins>
          </w:p>
        </w:tc>
      </w:tr>
    </w:tbl>
    <w:p w14:paraId="49882D7D" w14:textId="77777777" w:rsidR="00245FC9" w:rsidRDefault="00245FC9" w:rsidP="00245FC9">
      <w:pPr>
        <w:rPr>
          <w:ins w:id="1458" w:author="Alexander Thomas Frase" w:date="2016-03-15T10:30:00Z"/>
        </w:rPr>
      </w:pPr>
    </w:p>
    <w:p w14:paraId="795ADD18" w14:textId="77777777" w:rsidR="00245FC9" w:rsidRDefault="00245FC9" w:rsidP="00245FC9">
      <w:pPr>
        <w:rPr>
          <w:ins w:id="1459" w:author="Alexander Thomas Frase" w:date="2016-03-15T10:27:00Z"/>
        </w:rPr>
      </w:pPr>
      <w:ins w:id="1460" w:author="Alexander Thomas Frase" w:date="2016-03-15T10:27:00Z">
        <w:r>
          <w:t>For position input, the extra columns can only be recognized when the position data is provided in full-width format, which is a 4-column .map file format. The resulting input for PARIS might look like this:</w:t>
        </w:r>
      </w:ins>
    </w:p>
    <w:p w14:paraId="6B50AFB7" w14:textId="77777777" w:rsidR="00E71185" w:rsidRPr="00943DD1" w:rsidRDefault="00E71185" w:rsidP="00E71185">
      <w:pPr>
        <w:rPr>
          <w:ins w:id="1461" w:author="Alexander Thomas Frase" w:date="2016-03-15T10:33:00Z"/>
          <w:rFonts w:ascii="Courier New" w:hAnsi="Courier New" w:cs="Courier New"/>
        </w:rPr>
      </w:pPr>
    </w:p>
    <w:tbl>
      <w:tblPr>
        <w:tblStyle w:val="TableGrid"/>
        <w:tblW w:w="8640" w:type="dxa"/>
        <w:tblInd w:w="720" w:type="dxa"/>
        <w:tblBorders>
          <w:insideV w:val="none" w:sz="0" w:space="0" w:color="auto"/>
        </w:tblBorders>
        <w:tblLook w:val="04A0" w:firstRow="1" w:lastRow="0" w:firstColumn="1" w:lastColumn="0" w:noHBand="0" w:noVBand="1"/>
        <w:tblPrChange w:id="1462" w:author="Alexander Thomas Frase" w:date="2016-03-15T10:42:00Z">
          <w:tblPr>
            <w:tblStyle w:val="TableGrid"/>
            <w:tblW w:w="8407" w:type="dxa"/>
            <w:tblInd w:w="720" w:type="dxa"/>
            <w:tblLook w:val="04A0" w:firstRow="1" w:lastRow="0" w:firstColumn="1" w:lastColumn="0" w:noHBand="0" w:noVBand="1"/>
          </w:tblPr>
        </w:tblPrChange>
      </w:tblPr>
      <w:tblGrid>
        <w:gridCol w:w="917"/>
        <w:gridCol w:w="1055"/>
        <w:gridCol w:w="1331"/>
        <w:gridCol w:w="1607"/>
        <w:gridCol w:w="779"/>
        <w:gridCol w:w="1167"/>
        <w:gridCol w:w="1784"/>
        <w:tblGridChange w:id="1463">
          <w:tblGrid>
            <w:gridCol w:w="877"/>
            <w:gridCol w:w="1009"/>
            <w:gridCol w:w="1273"/>
            <w:gridCol w:w="1659"/>
            <w:gridCol w:w="804"/>
            <w:gridCol w:w="1231"/>
            <w:gridCol w:w="1554"/>
          </w:tblGrid>
        </w:tblGridChange>
      </w:tblGrid>
      <w:tr w:rsidR="00E71185" w:rsidRPr="00E36BF5" w14:paraId="2D6B43B9" w14:textId="324D967A" w:rsidTr="003D1DBB">
        <w:trPr>
          <w:trHeight w:val="971"/>
          <w:ins w:id="1464" w:author="Alexander Thomas Frase" w:date="2016-03-15T10:33:00Z"/>
          <w:trPrChange w:id="1465" w:author="Alexander Thomas Frase" w:date="2016-03-15T10:42:00Z">
            <w:trPr>
              <w:trHeight w:val="971"/>
            </w:trPr>
          </w:trPrChange>
        </w:trPr>
        <w:tc>
          <w:tcPr>
            <w:tcW w:w="877" w:type="dxa"/>
            <w:tcPrChange w:id="1466" w:author="Alexander Thomas Frase" w:date="2016-03-15T10:42:00Z">
              <w:tcPr>
                <w:tcW w:w="877" w:type="dxa"/>
              </w:tcPr>
            </w:tcPrChange>
          </w:tcPr>
          <w:p w14:paraId="1171F5DF" w14:textId="684DEEAD" w:rsidR="00E71185" w:rsidRPr="00E834E3" w:rsidRDefault="00E71185" w:rsidP="007B750D">
            <w:pPr>
              <w:rPr>
                <w:ins w:id="1467" w:author="Alexander Thomas Frase" w:date="2016-03-15T10:33:00Z"/>
                <w:rFonts w:ascii="Courier New" w:hAnsi="Courier New" w:cs="Courier New"/>
                <w:sz w:val="22"/>
              </w:rPr>
            </w:pPr>
            <w:ins w:id="1468" w:author="Alexander Thomas Frase" w:date="2016-03-15T10:33:00Z">
              <w:r w:rsidRPr="00E834E3">
                <w:rPr>
                  <w:rFonts w:ascii="Courier New" w:hAnsi="Courier New" w:cs="Courier New"/>
                  <w:sz w:val="22"/>
                </w:rPr>
                <w:t>#</w:t>
              </w:r>
              <w:r>
                <w:rPr>
                  <w:rFonts w:ascii="Courier New" w:hAnsi="Courier New" w:cs="Courier New"/>
                  <w:sz w:val="22"/>
                </w:rPr>
                <w:t>chr</w:t>
              </w:r>
            </w:ins>
          </w:p>
          <w:p w14:paraId="5BF21F30" w14:textId="3C839B36" w:rsidR="00E71185" w:rsidRPr="00E834E3" w:rsidRDefault="00E71185" w:rsidP="007B750D">
            <w:pPr>
              <w:rPr>
                <w:ins w:id="1469" w:author="Alexander Thomas Frase" w:date="2016-03-15T10:33:00Z"/>
                <w:rFonts w:ascii="Courier New" w:hAnsi="Courier New" w:cs="Courier New"/>
                <w:sz w:val="22"/>
              </w:rPr>
            </w:pPr>
            <w:ins w:id="1470" w:author="Alexander Thomas Frase" w:date="2016-03-15T10:33:00Z">
              <w:r>
                <w:rPr>
                  <w:rFonts w:ascii="Courier New" w:hAnsi="Courier New" w:cs="Courier New"/>
                  <w:sz w:val="22"/>
                </w:rPr>
                <w:t>1</w:t>
              </w:r>
            </w:ins>
          </w:p>
          <w:p w14:paraId="72A35099" w14:textId="04FA728B" w:rsidR="00E71185" w:rsidRPr="00E834E3" w:rsidRDefault="00E71185" w:rsidP="007B750D">
            <w:pPr>
              <w:rPr>
                <w:ins w:id="1471" w:author="Alexander Thomas Frase" w:date="2016-03-15T10:33:00Z"/>
                <w:rFonts w:ascii="Courier New" w:hAnsi="Courier New" w:cs="Courier New"/>
                <w:sz w:val="22"/>
              </w:rPr>
            </w:pPr>
            <w:ins w:id="1472" w:author="Alexander Thomas Frase" w:date="2016-03-15T10:33:00Z">
              <w:r>
                <w:rPr>
                  <w:rFonts w:ascii="Courier New" w:hAnsi="Courier New" w:cs="Courier New"/>
                  <w:sz w:val="22"/>
                </w:rPr>
                <w:t>7</w:t>
              </w:r>
            </w:ins>
          </w:p>
          <w:p w14:paraId="7E57E774" w14:textId="298B2564" w:rsidR="00E71185" w:rsidRPr="00E834E3" w:rsidRDefault="00E71185" w:rsidP="007B750D">
            <w:pPr>
              <w:rPr>
                <w:ins w:id="1473" w:author="Alexander Thomas Frase" w:date="2016-03-15T10:33:00Z"/>
                <w:rFonts w:ascii="Courier New" w:hAnsi="Courier New" w:cs="Courier New"/>
              </w:rPr>
            </w:pPr>
            <w:ins w:id="1474" w:author="Alexander Thomas Frase" w:date="2016-03-15T10:33:00Z">
              <w:r>
                <w:rPr>
                  <w:rFonts w:ascii="Courier New" w:hAnsi="Courier New" w:cs="Courier New"/>
                  <w:sz w:val="22"/>
                </w:rPr>
                <w:t>9</w:t>
              </w:r>
            </w:ins>
          </w:p>
        </w:tc>
        <w:tc>
          <w:tcPr>
            <w:tcW w:w="1009" w:type="dxa"/>
            <w:tcPrChange w:id="1475" w:author="Alexander Thomas Frase" w:date="2016-03-15T10:42:00Z">
              <w:tcPr>
                <w:tcW w:w="1009" w:type="dxa"/>
              </w:tcPr>
            </w:tcPrChange>
          </w:tcPr>
          <w:p w14:paraId="0D57404F" w14:textId="06D8ED14" w:rsidR="00E71185" w:rsidRDefault="00E71185" w:rsidP="007B750D">
            <w:pPr>
              <w:rPr>
                <w:ins w:id="1476" w:author="Alexander Thomas Frase" w:date="2016-03-15T10:33:00Z"/>
                <w:rFonts w:ascii="Courier New" w:hAnsi="Courier New" w:cs="Courier New"/>
                <w:sz w:val="22"/>
              </w:rPr>
            </w:pPr>
            <w:ins w:id="1477" w:author="Alexander Thomas Frase" w:date="2016-03-15T10:33:00Z">
              <w:r>
                <w:rPr>
                  <w:rFonts w:ascii="Courier New" w:hAnsi="Courier New" w:cs="Courier New"/>
                  <w:sz w:val="22"/>
                </w:rPr>
                <w:t>label</w:t>
              </w:r>
            </w:ins>
          </w:p>
          <w:p w14:paraId="674AD137" w14:textId="1C04A72F" w:rsidR="00E71185" w:rsidRDefault="00E71185" w:rsidP="007B750D">
            <w:pPr>
              <w:rPr>
                <w:ins w:id="1478" w:author="Alexander Thomas Frase" w:date="2016-03-15T10:33:00Z"/>
                <w:rFonts w:ascii="Courier New" w:hAnsi="Courier New" w:cs="Courier New"/>
                <w:sz w:val="22"/>
              </w:rPr>
            </w:pPr>
            <w:ins w:id="1479" w:author="Alexander Thomas Frase" w:date="2016-03-15T10:33:00Z">
              <w:r>
                <w:rPr>
                  <w:rFonts w:ascii="Courier New" w:hAnsi="Courier New" w:cs="Courier New"/>
                  <w:sz w:val="22"/>
                </w:rPr>
                <w:t>rs123</w:t>
              </w:r>
            </w:ins>
          </w:p>
          <w:p w14:paraId="3C4925DD" w14:textId="6A373814" w:rsidR="00E71185" w:rsidRDefault="00E71185" w:rsidP="007B750D">
            <w:pPr>
              <w:rPr>
                <w:ins w:id="1480" w:author="Alexander Thomas Frase" w:date="2016-03-15T10:33:00Z"/>
                <w:rFonts w:ascii="Courier New" w:hAnsi="Courier New" w:cs="Courier New"/>
                <w:sz w:val="22"/>
              </w:rPr>
            </w:pPr>
            <w:ins w:id="1481" w:author="Alexander Thomas Frase" w:date="2016-03-15T10:33:00Z">
              <w:r>
                <w:rPr>
                  <w:rFonts w:ascii="Courier New" w:hAnsi="Courier New" w:cs="Courier New"/>
                  <w:sz w:val="22"/>
                </w:rPr>
                <w:t>rs456</w:t>
              </w:r>
            </w:ins>
          </w:p>
          <w:p w14:paraId="5D3E64ED" w14:textId="3EF7853C" w:rsidR="00E71185" w:rsidRPr="00E834E3" w:rsidRDefault="00E71185" w:rsidP="007B750D">
            <w:pPr>
              <w:rPr>
                <w:ins w:id="1482" w:author="Alexander Thomas Frase" w:date="2016-03-15T10:33:00Z"/>
                <w:rFonts w:ascii="Courier New" w:hAnsi="Courier New" w:cs="Courier New"/>
                <w:sz w:val="22"/>
              </w:rPr>
            </w:pPr>
            <w:ins w:id="1483" w:author="Alexander Thomas Frase" w:date="2016-03-15T10:33:00Z">
              <w:r>
                <w:rPr>
                  <w:rFonts w:ascii="Courier New" w:hAnsi="Courier New" w:cs="Courier New"/>
                  <w:sz w:val="22"/>
                </w:rPr>
                <w:t>rs789</w:t>
              </w:r>
            </w:ins>
          </w:p>
        </w:tc>
        <w:tc>
          <w:tcPr>
            <w:tcW w:w="1273" w:type="dxa"/>
            <w:tcPrChange w:id="1484" w:author="Alexander Thomas Frase" w:date="2016-03-15T10:42:00Z">
              <w:tcPr>
                <w:tcW w:w="1273" w:type="dxa"/>
              </w:tcPr>
            </w:tcPrChange>
          </w:tcPr>
          <w:p w14:paraId="3DB2C98A" w14:textId="38AF8D03" w:rsidR="00E71185" w:rsidRDefault="00E71185" w:rsidP="007B750D">
            <w:pPr>
              <w:rPr>
                <w:ins w:id="1485" w:author="Alexander Thomas Frase" w:date="2016-03-15T10:33:00Z"/>
                <w:rFonts w:ascii="Courier New" w:hAnsi="Courier New" w:cs="Courier New"/>
                <w:sz w:val="22"/>
              </w:rPr>
            </w:pPr>
            <w:ins w:id="1486" w:author="Alexander Thomas Frase" w:date="2016-03-15T10:33:00Z">
              <w:r>
                <w:rPr>
                  <w:rFonts w:ascii="Courier New" w:hAnsi="Courier New" w:cs="Courier New"/>
                  <w:sz w:val="22"/>
                </w:rPr>
                <w:t>ignored</w:t>
              </w:r>
            </w:ins>
          </w:p>
          <w:p w14:paraId="0EEA8D20" w14:textId="2459137A" w:rsidR="00E71185" w:rsidRDefault="00E71185" w:rsidP="007B750D">
            <w:pPr>
              <w:rPr>
                <w:ins w:id="1487" w:author="Alexander Thomas Frase" w:date="2016-03-15T10:33:00Z"/>
                <w:rFonts w:ascii="Courier New" w:hAnsi="Courier New" w:cs="Courier New"/>
                <w:sz w:val="22"/>
              </w:rPr>
            </w:pPr>
            <w:ins w:id="1488" w:author="Alexander Thomas Frase" w:date="2016-03-15T10:33:00Z">
              <w:r>
                <w:rPr>
                  <w:rFonts w:ascii="Courier New" w:hAnsi="Courier New" w:cs="Courier New"/>
                  <w:sz w:val="22"/>
                </w:rPr>
                <w:t>-</w:t>
              </w:r>
            </w:ins>
          </w:p>
          <w:p w14:paraId="5734BDDE" w14:textId="0B405FC8" w:rsidR="00E71185" w:rsidRDefault="00E71185" w:rsidP="007B750D">
            <w:pPr>
              <w:rPr>
                <w:ins w:id="1489" w:author="Alexander Thomas Frase" w:date="2016-03-15T10:33:00Z"/>
                <w:rFonts w:ascii="Courier New" w:hAnsi="Courier New" w:cs="Courier New"/>
                <w:sz w:val="22"/>
              </w:rPr>
            </w:pPr>
            <w:ins w:id="1490" w:author="Alexander Thomas Frase" w:date="2016-03-15T10:33:00Z">
              <w:r>
                <w:rPr>
                  <w:rFonts w:ascii="Courier New" w:hAnsi="Courier New" w:cs="Courier New"/>
                  <w:sz w:val="22"/>
                </w:rPr>
                <w:t>-</w:t>
              </w:r>
            </w:ins>
          </w:p>
          <w:p w14:paraId="1D64E529" w14:textId="0C29B8A1" w:rsidR="00E71185" w:rsidRDefault="00E71185" w:rsidP="007B750D">
            <w:pPr>
              <w:rPr>
                <w:ins w:id="1491" w:author="Alexander Thomas Frase" w:date="2016-03-15T10:33:00Z"/>
                <w:rFonts w:ascii="Courier New" w:hAnsi="Courier New" w:cs="Courier New"/>
                <w:sz w:val="22"/>
              </w:rPr>
            </w:pPr>
            <w:ins w:id="1492" w:author="Alexander Thomas Frase" w:date="2016-03-15T10:33:00Z">
              <w:r>
                <w:rPr>
                  <w:rFonts w:ascii="Courier New" w:hAnsi="Courier New" w:cs="Courier New"/>
                  <w:sz w:val="22"/>
                </w:rPr>
                <w:t>-</w:t>
              </w:r>
            </w:ins>
          </w:p>
        </w:tc>
        <w:tc>
          <w:tcPr>
            <w:tcW w:w="1537" w:type="dxa"/>
            <w:tcPrChange w:id="1493" w:author="Alexander Thomas Frase" w:date="2016-03-15T10:42:00Z">
              <w:tcPr>
                <w:tcW w:w="1659" w:type="dxa"/>
              </w:tcPr>
            </w:tcPrChange>
          </w:tcPr>
          <w:p w14:paraId="4EEE48F4" w14:textId="263A3DC1" w:rsidR="00E71185" w:rsidRDefault="00E71185" w:rsidP="007B750D">
            <w:pPr>
              <w:rPr>
                <w:ins w:id="1494" w:author="Alexander Thomas Frase" w:date="2016-03-15T10:34:00Z"/>
                <w:rFonts w:ascii="Courier New" w:hAnsi="Courier New" w:cs="Courier New"/>
                <w:sz w:val="22"/>
              </w:rPr>
            </w:pPr>
            <w:ins w:id="1495" w:author="Alexander Thomas Frase" w:date="2016-03-15T10:34:00Z">
              <w:r>
                <w:rPr>
                  <w:rFonts w:ascii="Courier New" w:hAnsi="Courier New" w:cs="Courier New"/>
                  <w:sz w:val="22"/>
                </w:rPr>
                <w:t>position</w:t>
              </w:r>
            </w:ins>
          </w:p>
          <w:p w14:paraId="235FCEE3" w14:textId="77777777" w:rsidR="00E71185" w:rsidRDefault="00E71185" w:rsidP="007B750D">
            <w:pPr>
              <w:rPr>
                <w:ins w:id="1496" w:author="Alexander Thomas Frase" w:date="2016-03-15T10:34:00Z"/>
                <w:rFonts w:ascii="Courier New" w:hAnsi="Courier New" w:cs="Courier New"/>
                <w:sz w:val="22"/>
              </w:rPr>
            </w:pPr>
            <w:ins w:id="1497" w:author="Alexander Thomas Frase" w:date="2016-03-15T10:34:00Z">
              <w:r>
                <w:rPr>
                  <w:rFonts w:ascii="Courier New" w:hAnsi="Courier New" w:cs="Courier New"/>
                  <w:sz w:val="22"/>
                </w:rPr>
                <w:t>123456789</w:t>
              </w:r>
            </w:ins>
          </w:p>
          <w:p w14:paraId="1DE44540" w14:textId="77777777" w:rsidR="00E71185" w:rsidRDefault="00E71185" w:rsidP="007B750D">
            <w:pPr>
              <w:rPr>
                <w:ins w:id="1498" w:author="Alexander Thomas Frase" w:date="2016-03-15T10:34:00Z"/>
                <w:rFonts w:ascii="Courier New" w:hAnsi="Courier New" w:cs="Courier New"/>
                <w:sz w:val="22"/>
              </w:rPr>
            </w:pPr>
            <w:ins w:id="1499" w:author="Alexander Thomas Frase" w:date="2016-03-15T10:34:00Z">
              <w:r>
                <w:rPr>
                  <w:rFonts w:ascii="Courier New" w:hAnsi="Courier New" w:cs="Courier New"/>
                  <w:sz w:val="22"/>
                </w:rPr>
                <w:t>456456456</w:t>
              </w:r>
            </w:ins>
          </w:p>
          <w:p w14:paraId="42B824DE" w14:textId="3E627DF9" w:rsidR="00E71185" w:rsidRDefault="00E71185" w:rsidP="007B750D">
            <w:pPr>
              <w:rPr>
                <w:ins w:id="1500" w:author="Alexander Thomas Frase" w:date="2016-03-15T10:33:00Z"/>
                <w:rFonts w:ascii="Courier New" w:hAnsi="Courier New" w:cs="Courier New"/>
                <w:sz w:val="22"/>
              </w:rPr>
            </w:pPr>
            <w:ins w:id="1501" w:author="Alexander Thomas Frase" w:date="2016-03-15T10:34:00Z">
              <w:r>
                <w:rPr>
                  <w:rFonts w:ascii="Courier New" w:hAnsi="Courier New" w:cs="Courier New"/>
                  <w:sz w:val="22"/>
                </w:rPr>
                <w:t>987654321</w:t>
              </w:r>
            </w:ins>
          </w:p>
        </w:tc>
        <w:tc>
          <w:tcPr>
            <w:tcW w:w="745" w:type="dxa"/>
            <w:tcPrChange w:id="1502" w:author="Alexander Thomas Frase" w:date="2016-03-15T10:42:00Z">
              <w:tcPr>
                <w:tcW w:w="804" w:type="dxa"/>
              </w:tcPr>
            </w:tcPrChange>
          </w:tcPr>
          <w:p w14:paraId="638780F0" w14:textId="31D7FA29" w:rsidR="00E71185" w:rsidRDefault="00E71185" w:rsidP="007B750D">
            <w:pPr>
              <w:rPr>
                <w:ins w:id="1503" w:author="Alexander Thomas Frase" w:date="2016-03-15T10:34:00Z"/>
                <w:rFonts w:ascii="Courier New" w:hAnsi="Courier New" w:cs="Courier New"/>
                <w:sz w:val="22"/>
              </w:rPr>
            </w:pPr>
            <w:ins w:id="1504" w:author="Alexander Thomas Frase" w:date="2016-03-15T10:34:00Z">
              <w:r>
                <w:rPr>
                  <w:rFonts w:ascii="Courier New" w:hAnsi="Courier New" w:cs="Courier New"/>
                  <w:sz w:val="22"/>
                </w:rPr>
                <w:t>chr</w:t>
              </w:r>
            </w:ins>
          </w:p>
          <w:p w14:paraId="45A4C5B8" w14:textId="77777777" w:rsidR="00E71185" w:rsidRDefault="00E71185" w:rsidP="007B750D">
            <w:pPr>
              <w:rPr>
                <w:ins w:id="1505" w:author="Alexander Thomas Frase" w:date="2016-03-15T10:34:00Z"/>
                <w:rFonts w:ascii="Courier New" w:hAnsi="Courier New" w:cs="Courier New"/>
                <w:sz w:val="22"/>
              </w:rPr>
            </w:pPr>
            <w:ins w:id="1506" w:author="Alexander Thomas Frase" w:date="2016-03-15T10:34:00Z">
              <w:r>
                <w:rPr>
                  <w:rFonts w:ascii="Courier New" w:hAnsi="Courier New" w:cs="Courier New"/>
                  <w:sz w:val="22"/>
                </w:rPr>
                <w:t>1</w:t>
              </w:r>
            </w:ins>
          </w:p>
          <w:p w14:paraId="482C6E8E" w14:textId="77777777" w:rsidR="00E71185" w:rsidRDefault="00E71185" w:rsidP="007B750D">
            <w:pPr>
              <w:rPr>
                <w:ins w:id="1507" w:author="Alexander Thomas Frase" w:date="2016-03-15T10:34:00Z"/>
                <w:rFonts w:ascii="Courier New" w:hAnsi="Courier New" w:cs="Courier New"/>
                <w:sz w:val="22"/>
              </w:rPr>
            </w:pPr>
            <w:ins w:id="1508" w:author="Alexander Thomas Frase" w:date="2016-03-15T10:34:00Z">
              <w:r>
                <w:rPr>
                  <w:rFonts w:ascii="Courier New" w:hAnsi="Courier New" w:cs="Courier New"/>
                  <w:sz w:val="22"/>
                </w:rPr>
                <w:t>7</w:t>
              </w:r>
            </w:ins>
          </w:p>
          <w:p w14:paraId="25478095" w14:textId="1302B0F1" w:rsidR="00E71185" w:rsidRDefault="00E71185" w:rsidP="007B750D">
            <w:pPr>
              <w:rPr>
                <w:ins w:id="1509" w:author="Alexander Thomas Frase" w:date="2016-03-15T10:33:00Z"/>
                <w:rFonts w:ascii="Courier New" w:hAnsi="Courier New" w:cs="Courier New"/>
                <w:sz w:val="22"/>
              </w:rPr>
            </w:pPr>
            <w:ins w:id="1510" w:author="Alexander Thomas Frase" w:date="2016-03-15T10:34:00Z">
              <w:r>
                <w:rPr>
                  <w:rFonts w:ascii="Courier New" w:hAnsi="Courier New" w:cs="Courier New"/>
                  <w:sz w:val="22"/>
                </w:rPr>
                <w:t>9</w:t>
              </w:r>
            </w:ins>
          </w:p>
        </w:tc>
        <w:tc>
          <w:tcPr>
            <w:tcW w:w="1116" w:type="dxa"/>
            <w:tcPrChange w:id="1511" w:author="Alexander Thomas Frase" w:date="2016-03-15T10:42:00Z">
              <w:tcPr>
                <w:tcW w:w="1231" w:type="dxa"/>
              </w:tcPr>
            </w:tcPrChange>
          </w:tcPr>
          <w:p w14:paraId="694AD7CD" w14:textId="1EC9A9F0" w:rsidR="00E71185" w:rsidRDefault="00E71185" w:rsidP="007B750D">
            <w:pPr>
              <w:rPr>
                <w:ins w:id="1512" w:author="Alexander Thomas Frase" w:date="2016-03-15T10:34:00Z"/>
                <w:rFonts w:ascii="Courier New" w:hAnsi="Courier New" w:cs="Courier New"/>
                <w:sz w:val="22"/>
              </w:rPr>
            </w:pPr>
            <w:ins w:id="1513" w:author="Alexander Thomas Frase" w:date="2016-03-15T10:34:00Z">
              <w:r>
                <w:rPr>
                  <w:rFonts w:ascii="Courier New" w:hAnsi="Courier New" w:cs="Courier New"/>
                  <w:sz w:val="22"/>
                </w:rPr>
                <w:t>pval</w:t>
              </w:r>
            </w:ins>
          </w:p>
          <w:p w14:paraId="39891116" w14:textId="77777777" w:rsidR="00E71185" w:rsidRDefault="00E71185" w:rsidP="007B750D">
            <w:pPr>
              <w:rPr>
                <w:ins w:id="1514" w:author="Alexander Thomas Frase" w:date="2016-03-15T10:34:00Z"/>
                <w:rFonts w:ascii="Courier New" w:hAnsi="Courier New" w:cs="Courier New"/>
                <w:sz w:val="22"/>
              </w:rPr>
            </w:pPr>
            <w:ins w:id="1515" w:author="Alexander Thomas Frase" w:date="2016-03-15T10:34:00Z">
              <w:r>
                <w:rPr>
                  <w:rFonts w:ascii="Courier New" w:hAnsi="Courier New" w:cs="Courier New"/>
                  <w:sz w:val="22"/>
                </w:rPr>
                <w:t>0.1234</w:t>
              </w:r>
            </w:ins>
          </w:p>
          <w:p w14:paraId="64123745" w14:textId="77777777" w:rsidR="00E71185" w:rsidRDefault="00E71185" w:rsidP="007B750D">
            <w:pPr>
              <w:rPr>
                <w:ins w:id="1516" w:author="Alexander Thomas Frase" w:date="2016-03-15T10:34:00Z"/>
                <w:rFonts w:ascii="Courier New" w:hAnsi="Courier New" w:cs="Courier New"/>
                <w:sz w:val="22"/>
              </w:rPr>
            </w:pPr>
            <w:ins w:id="1517" w:author="Alexander Thomas Frase" w:date="2016-03-15T10:34:00Z">
              <w:r>
                <w:rPr>
                  <w:rFonts w:ascii="Courier New" w:hAnsi="Courier New" w:cs="Courier New"/>
                  <w:sz w:val="22"/>
                </w:rPr>
                <w:t>1.3e-5</w:t>
              </w:r>
            </w:ins>
          </w:p>
          <w:p w14:paraId="431C9DEF" w14:textId="76B77A7F" w:rsidR="00E71185" w:rsidRDefault="00E71185" w:rsidP="007B750D">
            <w:pPr>
              <w:rPr>
                <w:ins w:id="1518" w:author="Alexander Thomas Frase" w:date="2016-03-15T10:33:00Z"/>
                <w:rFonts w:ascii="Courier New" w:hAnsi="Courier New" w:cs="Courier New"/>
                <w:sz w:val="22"/>
              </w:rPr>
            </w:pPr>
            <w:ins w:id="1519" w:author="Alexander Thomas Frase" w:date="2016-03-15T10:34:00Z">
              <w:r>
                <w:rPr>
                  <w:rFonts w:ascii="Courier New" w:hAnsi="Courier New" w:cs="Courier New"/>
                  <w:sz w:val="22"/>
                </w:rPr>
                <w:t>0.5678</w:t>
              </w:r>
            </w:ins>
          </w:p>
        </w:tc>
        <w:tc>
          <w:tcPr>
            <w:tcW w:w="1706" w:type="dxa"/>
            <w:tcPrChange w:id="1520" w:author="Alexander Thomas Frase" w:date="2016-03-15T10:42:00Z">
              <w:tcPr>
                <w:tcW w:w="1554" w:type="dxa"/>
              </w:tcPr>
            </w:tcPrChange>
          </w:tcPr>
          <w:p w14:paraId="1EC8F21D" w14:textId="77777777" w:rsidR="00E71185" w:rsidRDefault="00E71185" w:rsidP="007B750D">
            <w:pPr>
              <w:rPr>
                <w:ins w:id="1521" w:author="Alexander Thomas Frase" w:date="2016-03-15T10:40:00Z"/>
                <w:rFonts w:ascii="Courier New" w:hAnsi="Courier New" w:cs="Courier New"/>
                <w:sz w:val="22"/>
              </w:rPr>
            </w:pPr>
          </w:p>
        </w:tc>
      </w:tr>
    </w:tbl>
    <w:p w14:paraId="64CBF2DB" w14:textId="77777777" w:rsidR="00E71185" w:rsidRDefault="00E71185" w:rsidP="00245FC9">
      <w:pPr>
        <w:rPr>
          <w:ins w:id="1522" w:author="Alexander Thomas Frase" w:date="2016-03-15T10:35:00Z"/>
        </w:rPr>
      </w:pPr>
    </w:p>
    <w:p w14:paraId="6E09784A" w14:textId="77777777" w:rsidR="00245FC9" w:rsidRDefault="00245FC9" w:rsidP="00245FC9">
      <w:pPr>
        <w:rPr>
          <w:ins w:id="1523" w:author="Alexander Thomas Frase" w:date="2016-03-15T10:27:00Z"/>
        </w:rPr>
      </w:pPr>
      <w:ins w:id="1524" w:author="Alexander Thomas Frase" w:date="2016-03-15T10:27:00Z">
        <w:r>
          <w:t>Note that this does imply a duplication of the "chr" column for positional input to PARIS; this is a result of PARIS' unified "extra" columns processing and backwards compatibility with PARIS v1.0 inputs. The purpose of the extra chromosome column for SNP input was to allow for specificity when dealing with SNPs that are mapped to more than one chromosome, by specifying which instance should be considered for the analysis. This feature can be disabled with the PARIS_ENFORCE_INPUT_CHROMOSOME option, in which case the second chromosome column of the positional input format is ignored and may be filled with any placeholder, such as "-".</w:t>
        </w:r>
      </w:ins>
    </w:p>
    <w:p w14:paraId="7C58A14C" w14:textId="77777777" w:rsidR="00245FC9" w:rsidRDefault="00245FC9" w:rsidP="00245FC9">
      <w:pPr>
        <w:rPr>
          <w:ins w:id="1525" w:author="Alexander Thomas Frase" w:date="2016-03-15T10:27:00Z"/>
        </w:rPr>
      </w:pPr>
    </w:p>
    <w:p w14:paraId="21783F2E" w14:textId="0D0195D4" w:rsidR="00EA22A2" w:rsidRDefault="00245FC9">
      <w:pPr>
        <w:rPr>
          <w:ins w:id="1526" w:author="Alexander Thomas Frase" w:date="2016-03-25T15:25:00Z"/>
        </w:rPr>
      </w:pPr>
      <w:ins w:id="1527" w:author="Alexander Thomas Frase" w:date="2016-03-15T10:27:00Z">
        <w:r>
          <w:t xml:space="preserve">The other kind of input data that PARIS requires are the LD blocks of the population being studied. These are </w:t>
        </w:r>
      </w:ins>
      <w:ins w:id="1528" w:author="Alexander Thomas Frase" w:date="2016-03-25T15:21:00Z">
        <w:r w:rsidR="00506A4A">
          <w:t>input using</w:t>
        </w:r>
      </w:ins>
      <w:ins w:id="1529" w:author="Alexander Thomas Frase" w:date="2016-03-15T10:27:00Z">
        <w:r>
          <w:t xml:space="preserve"> the regular REGION_FILE options, </w:t>
        </w:r>
        <w:r w:rsidR="00782DCA">
          <w:t>with no extra columns required.</w:t>
        </w:r>
      </w:ins>
      <w:ins w:id="1530" w:author="Alexander Thomas Frase" w:date="2016-03-25T15:21:00Z">
        <w:r w:rsidR="00506A4A">
          <w:t xml:space="preserve"> </w:t>
        </w:r>
      </w:ins>
      <w:ins w:id="1531" w:author="Alexander Thomas Frase" w:date="2016-03-25T15:23:00Z">
        <w:r w:rsidR="00506A4A">
          <w:t>A few p</w:t>
        </w:r>
      </w:ins>
      <w:ins w:id="1532" w:author="Alexander Thomas Frase" w:date="2016-03-25T15:21:00Z">
        <w:r w:rsidR="00506A4A">
          <w:t>re-called LD block files</w:t>
        </w:r>
      </w:ins>
      <w:ins w:id="1533" w:author="Alexander Thomas Frase" w:date="2016-03-25T15:25:00Z">
        <w:r w:rsidR="00506A4A">
          <w:t>,</w:t>
        </w:r>
      </w:ins>
      <w:ins w:id="1534" w:author="Alexander Thomas Frase" w:date="2016-03-25T15:21:00Z">
        <w:r w:rsidR="00506A4A">
          <w:t xml:space="preserve"> based on HapMap</w:t>
        </w:r>
      </w:ins>
      <w:ins w:id="1535" w:author="Alexander Thomas Frase" w:date="2016-03-25T15:25:00Z">
        <w:r w:rsidR="00506A4A">
          <w:t xml:space="preserve"> population</w:t>
        </w:r>
      </w:ins>
      <w:ins w:id="1536" w:author="Alexander Thomas Frase" w:date="2016-03-25T15:21:00Z">
        <w:r w:rsidR="00506A4A">
          <w:t xml:space="preserve"> data</w:t>
        </w:r>
      </w:ins>
      <w:ins w:id="1537" w:author="Alexander Thomas Frase" w:date="2016-03-25T15:25:00Z">
        <w:r w:rsidR="00506A4A">
          <w:t>,</w:t>
        </w:r>
      </w:ins>
      <w:ins w:id="1538" w:author="Alexander Thomas Frase" w:date="2016-03-25T15:21:00Z">
        <w:r w:rsidR="00506A4A">
          <w:t xml:space="preserve"> are </w:t>
        </w:r>
      </w:ins>
      <w:ins w:id="1539" w:author="Alexander Thomas Frase" w:date="2016-03-25T15:24:00Z">
        <w:r w:rsidR="00506A4A">
          <w:t xml:space="preserve">available from </w:t>
        </w:r>
      </w:ins>
      <w:ins w:id="1540" w:author="Alexander Thomas Frase" w:date="2016-03-25T15:21:00Z">
        <w:r w:rsidR="00506A4A">
          <w:t xml:space="preserve">the Biofilter software download page at </w:t>
        </w:r>
      </w:ins>
      <w:ins w:id="1541" w:author="Alexander Thomas Frase" w:date="2016-03-25T15:23:00Z">
        <w:r w:rsidR="00506A4A">
          <w:rPr>
            <w:i/>
            <w:u w:val="single"/>
          </w:rPr>
          <w:fldChar w:fldCharType="begin"/>
        </w:r>
        <w:r w:rsidR="00506A4A">
          <w:rPr>
            <w:i/>
            <w:u w:val="single"/>
          </w:rPr>
          <w:instrText xml:space="preserve"> HYPERLINK "http://ritchielab.psu.edu/software/biofilter-download" </w:instrText>
        </w:r>
        <w:r w:rsidR="00506A4A">
          <w:rPr>
            <w:i/>
            <w:u w:val="single"/>
          </w:rPr>
          <w:fldChar w:fldCharType="separate"/>
        </w:r>
        <w:r w:rsidR="00506A4A" w:rsidRPr="00506A4A">
          <w:rPr>
            <w:rStyle w:val="Hyperlink"/>
            <w:i/>
            <w:rPrChange w:id="1542" w:author="Alexander Thomas Frase" w:date="2016-03-25T15:22:00Z">
              <w:rPr/>
            </w:rPrChange>
          </w:rPr>
          <w:t>ritchielab.psu.edu/software/biofilter-download</w:t>
        </w:r>
        <w:r w:rsidR="00506A4A">
          <w:rPr>
            <w:i/>
            <w:u w:val="single"/>
          </w:rPr>
          <w:fldChar w:fldCharType="end"/>
        </w:r>
      </w:ins>
      <w:ins w:id="1543" w:author="Alexander Thomas Frase" w:date="2016-03-25T15:24:00Z">
        <w:r w:rsidR="00506A4A">
          <w:t xml:space="preserve">, but you may also prefer to </w:t>
        </w:r>
      </w:ins>
      <w:ins w:id="1544" w:author="Alexander Thomas Frase" w:date="2016-03-25T15:25:00Z">
        <w:r w:rsidR="00506A4A">
          <w:t>generate your own LD blocks based on the population of your dataset.</w:t>
        </w:r>
      </w:ins>
    </w:p>
    <w:p w14:paraId="10DDA961" w14:textId="77777777" w:rsidR="00506A4A" w:rsidRDefault="00506A4A">
      <w:pPr>
        <w:rPr>
          <w:ins w:id="1545" w:author="Alexander Thomas Frase" w:date="2016-03-15T10:27:00Z"/>
        </w:rPr>
      </w:pPr>
    </w:p>
    <w:p w14:paraId="7EE7E7B9" w14:textId="4EA978D5" w:rsidR="00245FC9" w:rsidRDefault="00782DCA">
      <w:pPr>
        <w:pStyle w:val="Heading2"/>
        <w:rPr>
          <w:ins w:id="1546" w:author="Alexander Thomas Frase" w:date="2016-03-15T10:27:00Z"/>
        </w:rPr>
        <w:pPrChange w:id="1547" w:author="Alexander Thomas Frase" w:date="2016-03-15T10:43:00Z">
          <w:pPr/>
        </w:pPrChange>
      </w:pPr>
      <w:bookmarkStart w:id="1548" w:name="_Toc447021544"/>
      <w:ins w:id="1549" w:author="Alexander Thomas Frase" w:date="2016-03-15T10:43:00Z">
        <w:r>
          <w:t>PARIS Outputs</w:t>
        </w:r>
      </w:ins>
      <w:bookmarkEnd w:id="1548"/>
    </w:p>
    <w:p w14:paraId="21B1AF34" w14:textId="77777777" w:rsidR="00245FC9" w:rsidRDefault="00245FC9" w:rsidP="00245FC9">
      <w:pPr>
        <w:rPr>
          <w:ins w:id="1550" w:author="Alexander Thomas Frase" w:date="2016-03-15T10:27:00Z"/>
        </w:rPr>
      </w:pPr>
    </w:p>
    <w:p w14:paraId="389B0F45" w14:textId="77777777" w:rsidR="00245FC9" w:rsidRDefault="00245FC9" w:rsidP="00245FC9">
      <w:pPr>
        <w:rPr>
          <w:ins w:id="1551" w:author="Alexander Thomas Frase" w:date="2016-03-15T10:27:00Z"/>
        </w:rPr>
      </w:pPr>
      <w:ins w:id="1552" w:author="Alexander Thomas Frase" w:date="2016-03-15T10:27:00Z">
        <w:r>
          <w:t>The PARIS module is invoked using the PARIS option. This will produce an output file &lt;prefix&gt;.paris-summary which lists information about each analyzed pathway, its feature profile in terms of the PARIS algorithm, and PARIS' permutation-derived p-value for the significance of the results in that pathway. For example:</w:t>
        </w:r>
      </w:ins>
    </w:p>
    <w:p w14:paraId="22D52ED1" w14:textId="77777777" w:rsidR="00782DCA" w:rsidRPr="00943DD1" w:rsidRDefault="00782DCA" w:rsidP="00782DCA">
      <w:pPr>
        <w:rPr>
          <w:ins w:id="1553" w:author="Alexander Thomas Frase" w:date="2016-03-15T10:44:00Z"/>
          <w:rFonts w:ascii="Courier New" w:hAnsi="Courier New" w:cs="Courier New"/>
        </w:rPr>
      </w:pPr>
    </w:p>
    <w:tbl>
      <w:tblPr>
        <w:tblStyle w:val="TableGrid"/>
        <w:tblW w:w="8658" w:type="dxa"/>
        <w:tblInd w:w="720" w:type="dxa"/>
        <w:tblBorders>
          <w:insideV w:val="none" w:sz="0" w:space="0" w:color="auto"/>
        </w:tblBorders>
        <w:tblLayout w:type="fixed"/>
        <w:tblLook w:val="04A0" w:firstRow="1" w:lastRow="0" w:firstColumn="1" w:lastColumn="0" w:noHBand="0" w:noVBand="1"/>
        <w:tblPrChange w:id="1554" w:author="Alexander Thomas Frase" w:date="2016-03-15T11:45:00Z">
          <w:tblPr>
            <w:tblStyle w:val="TableGrid"/>
            <w:tblW w:w="8928" w:type="dxa"/>
            <w:tblInd w:w="720" w:type="dxa"/>
            <w:tblBorders>
              <w:insideV w:val="none" w:sz="0" w:space="0" w:color="auto"/>
            </w:tblBorders>
            <w:tblLayout w:type="fixed"/>
            <w:tblLook w:val="04A0" w:firstRow="1" w:lastRow="0" w:firstColumn="1" w:lastColumn="0" w:noHBand="0" w:noVBand="1"/>
          </w:tblPr>
        </w:tblPrChange>
      </w:tblPr>
      <w:tblGrid>
        <w:gridCol w:w="1638"/>
        <w:gridCol w:w="720"/>
        <w:gridCol w:w="810"/>
        <w:gridCol w:w="1170"/>
        <w:gridCol w:w="900"/>
        <w:gridCol w:w="810"/>
        <w:gridCol w:w="990"/>
        <w:gridCol w:w="810"/>
        <w:gridCol w:w="810"/>
        <w:tblGridChange w:id="1555">
          <w:tblGrid>
            <w:gridCol w:w="1638"/>
            <w:gridCol w:w="720"/>
            <w:gridCol w:w="810"/>
            <w:gridCol w:w="1170"/>
            <w:gridCol w:w="900"/>
            <w:gridCol w:w="810"/>
            <w:gridCol w:w="990"/>
            <w:gridCol w:w="810"/>
            <w:gridCol w:w="810"/>
          </w:tblGrid>
        </w:tblGridChange>
      </w:tblGrid>
      <w:tr w:rsidR="001417E7" w:rsidRPr="001417E7" w14:paraId="4A1DE657" w14:textId="455AFA77" w:rsidTr="001417E7">
        <w:trPr>
          <w:trHeight w:val="971"/>
          <w:ins w:id="1556" w:author="Alexander Thomas Frase" w:date="2016-03-15T10:44:00Z"/>
          <w:trPrChange w:id="1557" w:author="Alexander Thomas Frase" w:date="2016-03-15T11:45:00Z">
            <w:trPr>
              <w:trHeight w:val="971"/>
            </w:trPr>
          </w:trPrChange>
        </w:trPr>
        <w:tc>
          <w:tcPr>
            <w:tcW w:w="1638" w:type="dxa"/>
            <w:tcPrChange w:id="1558" w:author="Alexander Thomas Frase" w:date="2016-03-15T11:45:00Z">
              <w:tcPr>
                <w:tcW w:w="1638" w:type="dxa"/>
              </w:tcPr>
            </w:tcPrChange>
          </w:tcPr>
          <w:p w14:paraId="6771D626" w14:textId="24C0CB3B" w:rsidR="001417E7" w:rsidRPr="001417E7" w:rsidRDefault="001417E7" w:rsidP="007B750D">
            <w:pPr>
              <w:rPr>
                <w:ins w:id="1559" w:author="Alexander Thomas Frase" w:date="2016-03-15T10:44:00Z"/>
                <w:rFonts w:ascii="Courier New" w:hAnsi="Courier New" w:cs="Courier New"/>
                <w:sz w:val="18"/>
                <w:szCs w:val="18"/>
                <w:rPrChange w:id="1560" w:author="Alexander Thomas Frase" w:date="2016-03-15T11:44:00Z">
                  <w:rPr>
                    <w:ins w:id="1561" w:author="Alexander Thomas Frase" w:date="2016-03-15T10:44:00Z"/>
                    <w:rFonts w:ascii="Courier New" w:hAnsi="Courier New" w:cs="Courier New"/>
                    <w:sz w:val="22"/>
                  </w:rPr>
                </w:rPrChange>
              </w:rPr>
            </w:pPr>
            <w:ins w:id="1562" w:author="Alexander Thomas Frase" w:date="2016-03-15T10:44:00Z">
              <w:r w:rsidRPr="001417E7">
                <w:rPr>
                  <w:rFonts w:ascii="Courier New" w:hAnsi="Courier New" w:cs="Courier New"/>
                  <w:sz w:val="18"/>
                  <w:szCs w:val="18"/>
                  <w:rPrChange w:id="1563" w:author="Alexander Thomas Frase" w:date="2016-03-15T11:44:00Z">
                    <w:rPr>
                      <w:rFonts w:ascii="Courier New" w:hAnsi="Courier New" w:cs="Courier New"/>
                      <w:sz w:val="22"/>
                    </w:rPr>
                  </w:rPrChange>
                </w:rPr>
                <w:t>group</w:t>
              </w:r>
            </w:ins>
          </w:p>
          <w:p w14:paraId="46938777" w14:textId="77777777" w:rsidR="001417E7" w:rsidRPr="001417E7" w:rsidRDefault="001417E7" w:rsidP="007B750D">
            <w:pPr>
              <w:rPr>
                <w:ins w:id="1564" w:author="Alexander Thomas Frase" w:date="2016-03-15T10:47:00Z"/>
                <w:rFonts w:ascii="Courier New" w:hAnsi="Courier New" w:cs="Courier New"/>
                <w:sz w:val="18"/>
                <w:szCs w:val="18"/>
                <w:rPrChange w:id="1565" w:author="Alexander Thomas Frase" w:date="2016-03-15T11:44:00Z">
                  <w:rPr>
                    <w:ins w:id="1566" w:author="Alexander Thomas Frase" w:date="2016-03-15T10:47:00Z"/>
                  </w:rPr>
                </w:rPrChange>
              </w:rPr>
            </w:pPr>
            <w:ins w:id="1567" w:author="Alexander Thomas Frase" w:date="2016-03-15T10:47:00Z">
              <w:r w:rsidRPr="001417E7">
                <w:rPr>
                  <w:rFonts w:ascii="Courier New" w:hAnsi="Courier New" w:cs="Courier New"/>
                  <w:sz w:val="18"/>
                  <w:szCs w:val="18"/>
                  <w:rPrChange w:id="1568" w:author="Alexander Thomas Frase" w:date="2016-03-15T11:44:00Z">
                    <w:rPr/>
                  </w:rPrChange>
                </w:rPr>
                <w:t>path:hsa00010</w:t>
              </w:r>
            </w:ins>
          </w:p>
          <w:p w14:paraId="309AA835" w14:textId="77777777" w:rsidR="001417E7" w:rsidRPr="001417E7" w:rsidRDefault="001417E7" w:rsidP="007B750D">
            <w:pPr>
              <w:rPr>
                <w:ins w:id="1569" w:author="Alexander Thomas Frase" w:date="2016-03-15T10:51:00Z"/>
                <w:rFonts w:ascii="Courier New" w:hAnsi="Courier New" w:cs="Courier New"/>
                <w:sz w:val="18"/>
                <w:szCs w:val="18"/>
                <w:rPrChange w:id="1570" w:author="Alexander Thomas Frase" w:date="2016-03-15T11:44:00Z">
                  <w:rPr>
                    <w:ins w:id="1571" w:author="Alexander Thomas Frase" w:date="2016-03-15T10:51:00Z"/>
                    <w:sz w:val="18"/>
                    <w:szCs w:val="18"/>
                  </w:rPr>
                </w:rPrChange>
              </w:rPr>
            </w:pPr>
            <w:ins w:id="1572" w:author="Alexander Thomas Frase" w:date="2016-03-15T10:48:00Z">
              <w:r w:rsidRPr="001417E7">
                <w:rPr>
                  <w:rFonts w:ascii="Courier New" w:hAnsi="Courier New" w:cs="Courier New"/>
                  <w:sz w:val="18"/>
                  <w:szCs w:val="18"/>
                  <w:rPrChange w:id="1573" w:author="Alexander Thomas Frase" w:date="2016-03-15T11:44:00Z">
                    <w:rPr/>
                  </w:rPrChange>
                </w:rPr>
                <w:t>path:hsa00020</w:t>
              </w:r>
            </w:ins>
          </w:p>
          <w:p w14:paraId="191F3501" w14:textId="660E5694" w:rsidR="001417E7" w:rsidRPr="001417E7" w:rsidRDefault="001417E7" w:rsidP="007B750D">
            <w:pPr>
              <w:rPr>
                <w:ins w:id="1574" w:author="Alexander Thomas Frase" w:date="2016-03-15T10:44:00Z"/>
                <w:rFonts w:ascii="Courier New" w:hAnsi="Courier New" w:cs="Courier New"/>
                <w:sz w:val="18"/>
                <w:szCs w:val="18"/>
                <w:rPrChange w:id="1575" w:author="Alexander Thomas Frase" w:date="2016-03-15T11:44:00Z">
                  <w:rPr>
                    <w:ins w:id="1576" w:author="Alexander Thomas Frase" w:date="2016-03-15T10:44:00Z"/>
                    <w:rFonts w:ascii="Courier New" w:hAnsi="Courier New" w:cs="Courier New"/>
                  </w:rPr>
                </w:rPrChange>
              </w:rPr>
            </w:pPr>
            <w:ins w:id="1577" w:author="Alexander Thomas Frase" w:date="2016-03-15T10:51:00Z">
              <w:r w:rsidRPr="001417E7">
                <w:rPr>
                  <w:rFonts w:ascii="Courier New" w:hAnsi="Courier New" w:cs="Courier New"/>
                  <w:sz w:val="18"/>
                  <w:szCs w:val="18"/>
                  <w:rPrChange w:id="1578" w:author="Alexander Thomas Frase" w:date="2016-03-15T11:44:00Z">
                    <w:rPr>
                      <w:sz w:val="18"/>
                      <w:szCs w:val="18"/>
                    </w:rPr>
                  </w:rPrChange>
                </w:rPr>
                <w:t>…</w:t>
              </w:r>
            </w:ins>
          </w:p>
        </w:tc>
        <w:tc>
          <w:tcPr>
            <w:tcW w:w="720" w:type="dxa"/>
            <w:tcPrChange w:id="1579" w:author="Alexander Thomas Frase" w:date="2016-03-15T11:45:00Z">
              <w:tcPr>
                <w:tcW w:w="720" w:type="dxa"/>
              </w:tcPr>
            </w:tcPrChange>
          </w:tcPr>
          <w:p w14:paraId="5D411585" w14:textId="2BB783AA" w:rsidR="001417E7" w:rsidRPr="001417E7" w:rsidRDefault="001417E7" w:rsidP="007B750D">
            <w:pPr>
              <w:rPr>
                <w:ins w:id="1580" w:author="Alexander Thomas Frase" w:date="2016-03-15T10:44:00Z"/>
                <w:rFonts w:ascii="Courier New" w:hAnsi="Courier New" w:cs="Courier New"/>
                <w:sz w:val="18"/>
                <w:szCs w:val="18"/>
                <w:rPrChange w:id="1581" w:author="Alexander Thomas Frase" w:date="2016-03-15T11:44:00Z">
                  <w:rPr>
                    <w:ins w:id="1582" w:author="Alexander Thomas Frase" w:date="2016-03-15T10:44:00Z"/>
                    <w:rFonts w:ascii="Courier New" w:hAnsi="Courier New" w:cs="Courier New"/>
                    <w:sz w:val="22"/>
                  </w:rPr>
                </w:rPrChange>
              </w:rPr>
            </w:pPr>
            <w:ins w:id="1583" w:author="Alexander Thomas Frase" w:date="2016-03-15T10:49:00Z">
              <w:r w:rsidRPr="001417E7">
                <w:rPr>
                  <w:rFonts w:ascii="Courier New" w:hAnsi="Courier New" w:cs="Courier New"/>
                  <w:sz w:val="18"/>
                  <w:szCs w:val="18"/>
                </w:rPr>
                <w:t>d</w:t>
              </w:r>
            </w:ins>
            <w:ins w:id="1584" w:author="Alexander Thomas Frase" w:date="2016-03-15T10:44:00Z">
              <w:r w:rsidRPr="001417E7">
                <w:rPr>
                  <w:rFonts w:ascii="Courier New" w:hAnsi="Courier New" w:cs="Courier New"/>
                  <w:sz w:val="18"/>
                  <w:szCs w:val="18"/>
                  <w:rPrChange w:id="1585" w:author="Alexander Thomas Frase" w:date="2016-03-15T11:44:00Z">
                    <w:rPr>
                      <w:rFonts w:ascii="Courier New" w:hAnsi="Courier New" w:cs="Courier New"/>
                      <w:sz w:val="22"/>
                    </w:rPr>
                  </w:rPrChange>
                </w:rPr>
                <w:t>esc</w:t>
              </w:r>
            </w:ins>
          </w:p>
          <w:p w14:paraId="4E757B67" w14:textId="38F9B35C" w:rsidR="001417E7" w:rsidRPr="001417E7" w:rsidRDefault="001417E7" w:rsidP="007B750D">
            <w:pPr>
              <w:rPr>
                <w:ins w:id="1586" w:author="Alexander Thomas Frase" w:date="2016-03-15T10:44:00Z"/>
                <w:rFonts w:ascii="Courier New" w:hAnsi="Courier New" w:cs="Courier New"/>
                <w:sz w:val="18"/>
                <w:szCs w:val="18"/>
                <w:rPrChange w:id="1587" w:author="Alexander Thomas Frase" w:date="2016-03-15T11:44:00Z">
                  <w:rPr>
                    <w:ins w:id="1588" w:author="Alexander Thomas Frase" w:date="2016-03-15T10:44:00Z"/>
                    <w:rFonts w:ascii="Courier New" w:hAnsi="Courier New" w:cs="Courier New"/>
                    <w:sz w:val="22"/>
                  </w:rPr>
                </w:rPrChange>
              </w:rPr>
            </w:pPr>
          </w:p>
        </w:tc>
        <w:tc>
          <w:tcPr>
            <w:tcW w:w="810" w:type="dxa"/>
            <w:tcPrChange w:id="1589" w:author="Alexander Thomas Frase" w:date="2016-03-15T11:45:00Z">
              <w:tcPr>
                <w:tcW w:w="810" w:type="dxa"/>
              </w:tcPr>
            </w:tcPrChange>
          </w:tcPr>
          <w:p w14:paraId="0C0BFE08" w14:textId="0636CB8A" w:rsidR="001417E7" w:rsidRPr="001417E7" w:rsidRDefault="001417E7" w:rsidP="007B750D">
            <w:pPr>
              <w:rPr>
                <w:ins w:id="1590" w:author="Alexander Thomas Frase" w:date="2016-03-15T10:44:00Z"/>
                <w:rFonts w:ascii="Courier New" w:hAnsi="Courier New" w:cs="Courier New"/>
                <w:sz w:val="18"/>
                <w:szCs w:val="18"/>
                <w:rPrChange w:id="1591" w:author="Alexander Thomas Frase" w:date="2016-03-15T11:44:00Z">
                  <w:rPr>
                    <w:ins w:id="1592" w:author="Alexander Thomas Frase" w:date="2016-03-15T10:44:00Z"/>
                    <w:rFonts w:ascii="Courier New" w:hAnsi="Courier New" w:cs="Courier New"/>
                    <w:sz w:val="22"/>
                  </w:rPr>
                </w:rPrChange>
              </w:rPr>
            </w:pPr>
            <w:ins w:id="1593" w:author="Alexander Thomas Frase" w:date="2016-03-15T10:44:00Z">
              <w:r w:rsidRPr="001417E7">
                <w:rPr>
                  <w:rFonts w:ascii="Courier New" w:hAnsi="Courier New" w:cs="Courier New"/>
                  <w:sz w:val="18"/>
                  <w:szCs w:val="18"/>
                  <w:rPrChange w:id="1594" w:author="Alexander Thomas Frase" w:date="2016-03-15T11:44:00Z">
                    <w:rPr>
                      <w:rFonts w:ascii="Courier New" w:hAnsi="Courier New" w:cs="Courier New"/>
                      <w:sz w:val="22"/>
                    </w:rPr>
                  </w:rPrChange>
                </w:rPr>
                <w:t>genes</w:t>
              </w:r>
            </w:ins>
          </w:p>
          <w:p w14:paraId="431D23B1" w14:textId="33699F89" w:rsidR="001417E7" w:rsidRPr="001417E7" w:rsidRDefault="001417E7" w:rsidP="007B750D">
            <w:pPr>
              <w:rPr>
                <w:ins w:id="1595" w:author="Alexander Thomas Frase" w:date="2016-03-15T10:44:00Z"/>
                <w:rFonts w:ascii="Courier New" w:hAnsi="Courier New" w:cs="Courier New"/>
                <w:sz w:val="18"/>
                <w:szCs w:val="18"/>
                <w:rPrChange w:id="1596" w:author="Alexander Thomas Frase" w:date="2016-03-15T11:44:00Z">
                  <w:rPr>
                    <w:ins w:id="1597" w:author="Alexander Thomas Frase" w:date="2016-03-15T10:44:00Z"/>
                    <w:rFonts w:ascii="Courier New" w:hAnsi="Courier New" w:cs="Courier New"/>
                    <w:sz w:val="22"/>
                  </w:rPr>
                </w:rPrChange>
              </w:rPr>
            </w:pPr>
            <w:ins w:id="1598" w:author="Alexander Thomas Frase" w:date="2016-03-15T10:44:00Z">
              <w:r w:rsidRPr="001417E7">
                <w:rPr>
                  <w:rFonts w:ascii="Courier New" w:hAnsi="Courier New" w:cs="Courier New"/>
                  <w:sz w:val="18"/>
                  <w:szCs w:val="18"/>
                  <w:rPrChange w:id="1599" w:author="Alexander Thomas Frase" w:date="2016-03-15T11:44:00Z">
                    <w:rPr>
                      <w:rFonts w:ascii="Courier New" w:hAnsi="Courier New" w:cs="Courier New"/>
                      <w:sz w:val="22"/>
                    </w:rPr>
                  </w:rPrChange>
                </w:rPr>
                <w:t>61</w:t>
              </w:r>
            </w:ins>
          </w:p>
          <w:p w14:paraId="4FEF0C46" w14:textId="63AAC9F7" w:rsidR="001417E7" w:rsidRPr="001417E7" w:rsidRDefault="001417E7" w:rsidP="007B750D">
            <w:pPr>
              <w:rPr>
                <w:ins w:id="1600" w:author="Alexander Thomas Frase" w:date="2016-03-15T10:44:00Z"/>
                <w:rFonts w:ascii="Courier New" w:hAnsi="Courier New" w:cs="Courier New"/>
                <w:sz w:val="18"/>
                <w:szCs w:val="18"/>
                <w:rPrChange w:id="1601" w:author="Alexander Thomas Frase" w:date="2016-03-15T11:44:00Z">
                  <w:rPr>
                    <w:ins w:id="1602" w:author="Alexander Thomas Frase" w:date="2016-03-15T10:44:00Z"/>
                    <w:rFonts w:ascii="Courier New" w:hAnsi="Courier New" w:cs="Courier New"/>
                    <w:sz w:val="22"/>
                  </w:rPr>
                </w:rPrChange>
              </w:rPr>
            </w:pPr>
            <w:ins w:id="1603" w:author="Alexander Thomas Frase" w:date="2016-03-15T10:44:00Z">
              <w:r w:rsidRPr="001417E7">
                <w:rPr>
                  <w:rFonts w:ascii="Courier New" w:hAnsi="Courier New" w:cs="Courier New"/>
                  <w:sz w:val="18"/>
                  <w:szCs w:val="18"/>
                  <w:rPrChange w:id="1604" w:author="Alexander Thomas Frase" w:date="2016-03-15T11:44:00Z">
                    <w:rPr>
                      <w:rFonts w:ascii="Courier New" w:hAnsi="Courier New" w:cs="Courier New"/>
                      <w:sz w:val="22"/>
                    </w:rPr>
                  </w:rPrChange>
                </w:rPr>
                <w:t>30</w:t>
              </w:r>
            </w:ins>
          </w:p>
          <w:p w14:paraId="20B6C481" w14:textId="2A12E292" w:rsidR="001417E7" w:rsidRPr="001417E7" w:rsidRDefault="001417E7" w:rsidP="007B750D">
            <w:pPr>
              <w:rPr>
                <w:ins w:id="1605" w:author="Alexander Thomas Frase" w:date="2016-03-15T10:44:00Z"/>
                <w:rFonts w:ascii="Courier New" w:hAnsi="Courier New" w:cs="Courier New"/>
                <w:sz w:val="18"/>
                <w:szCs w:val="18"/>
                <w:rPrChange w:id="1606" w:author="Alexander Thomas Frase" w:date="2016-03-15T11:44:00Z">
                  <w:rPr>
                    <w:ins w:id="1607" w:author="Alexander Thomas Frase" w:date="2016-03-15T10:44:00Z"/>
                    <w:rFonts w:ascii="Courier New" w:hAnsi="Courier New" w:cs="Courier New"/>
                    <w:sz w:val="22"/>
                  </w:rPr>
                </w:rPrChange>
              </w:rPr>
            </w:pPr>
          </w:p>
        </w:tc>
        <w:tc>
          <w:tcPr>
            <w:tcW w:w="1170" w:type="dxa"/>
            <w:tcPrChange w:id="1608" w:author="Alexander Thomas Frase" w:date="2016-03-15T11:45:00Z">
              <w:tcPr>
                <w:tcW w:w="1170" w:type="dxa"/>
              </w:tcPr>
            </w:tcPrChange>
          </w:tcPr>
          <w:p w14:paraId="1E9D51FF" w14:textId="5E2805E4" w:rsidR="001417E7" w:rsidRPr="001417E7" w:rsidRDefault="001417E7" w:rsidP="007B750D">
            <w:pPr>
              <w:rPr>
                <w:ins w:id="1609" w:author="Alexander Thomas Frase" w:date="2016-03-15T10:44:00Z"/>
                <w:rFonts w:ascii="Courier New" w:hAnsi="Courier New" w:cs="Courier New"/>
                <w:sz w:val="18"/>
                <w:szCs w:val="18"/>
                <w:rPrChange w:id="1610" w:author="Alexander Thomas Frase" w:date="2016-03-15T11:44:00Z">
                  <w:rPr>
                    <w:ins w:id="1611" w:author="Alexander Thomas Frase" w:date="2016-03-15T10:44:00Z"/>
                    <w:rFonts w:ascii="Courier New" w:hAnsi="Courier New" w:cs="Courier New"/>
                    <w:sz w:val="22"/>
                  </w:rPr>
                </w:rPrChange>
              </w:rPr>
            </w:pPr>
            <w:ins w:id="1612" w:author="Alexander Thomas Frase" w:date="2016-03-15T10:44:00Z">
              <w:r w:rsidRPr="001417E7">
                <w:rPr>
                  <w:rFonts w:ascii="Courier New" w:hAnsi="Courier New" w:cs="Courier New"/>
                  <w:sz w:val="18"/>
                  <w:szCs w:val="18"/>
                  <w:rPrChange w:id="1613" w:author="Alexander Thomas Frase" w:date="2016-03-15T11:44:00Z">
                    <w:rPr>
                      <w:rFonts w:ascii="Courier New" w:hAnsi="Courier New" w:cs="Courier New"/>
                      <w:sz w:val="22"/>
                    </w:rPr>
                  </w:rPrChange>
                </w:rPr>
                <w:t>features</w:t>
              </w:r>
            </w:ins>
          </w:p>
          <w:p w14:paraId="145F61E8" w14:textId="2D9EA860" w:rsidR="001417E7" w:rsidRPr="001417E7" w:rsidRDefault="001417E7" w:rsidP="007B750D">
            <w:pPr>
              <w:rPr>
                <w:ins w:id="1614" w:author="Alexander Thomas Frase" w:date="2016-03-15T10:44:00Z"/>
                <w:rFonts w:ascii="Courier New" w:hAnsi="Courier New" w:cs="Courier New"/>
                <w:sz w:val="18"/>
                <w:szCs w:val="18"/>
                <w:rPrChange w:id="1615" w:author="Alexander Thomas Frase" w:date="2016-03-15T11:44:00Z">
                  <w:rPr>
                    <w:ins w:id="1616" w:author="Alexander Thomas Frase" w:date="2016-03-15T10:44:00Z"/>
                    <w:rFonts w:ascii="Courier New" w:hAnsi="Courier New" w:cs="Courier New"/>
                    <w:sz w:val="22"/>
                  </w:rPr>
                </w:rPrChange>
              </w:rPr>
            </w:pPr>
            <w:ins w:id="1617" w:author="Alexander Thomas Frase" w:date="2016-03-15T10:44:00Z">
              <w:r w:rsidRPr="001417E7">
                <w:rPr>
                  <w:rFonts w:ascii="Courier New" w:hAnsi="Courier New" w:cs="Courier New"/>
                  <w:sz w:val="18"/>
                  <w:szCs w:val="18"/>
                  <w:rPrChange w:id="1618" w:author="Alexander Thomas Frase" w:date="2016-03-15T11:44:00Z">
                    <w:rPr>
                      <w:rFonts w:ascii="Courier New" w:hAnsi="Courier New" w:cs="Courier New"/>
                      <w:sz w:val="22"/>
                    </w:rPr>
                  </w:rPrChange>
                </w:rPr>
                <w:t>168</w:t>
              </w:r>
            </w:ins>
          </w:p>
          <w:p w14:paraId="2A3BB296" w14:textId="4924C272" w:rsidR="001417E7" w:rsidRPr="001417E7" w:rsidRDefault="001417E7" w:rsidP="007B750D">
            <w:pPr>
              <w:rPr>
                <w:ins w:id="1619" w:author="Alexander Thomas Frase" w:date="2016-03-15T10:44:00Z"/>
                <w:rFonts w:ascii="Courier New" w:hAnsi="Courier New" w:cs="Courier New"/>
                <w:sz w:val="18"/>
                <w:szCs w:val="18"/>
                <w:rPrChange w:id="1620" w:author="Alexander Thomas Frase" w:date="2016-03-15T11:44:00Z">
                  <w:rPr>
                    <w:ins w:id="1621" w:author="Alexander Thomas Frase" w:date="2016-03-15T10:44:00Z"/>
                    <w:rFonts w:ascii="Courier New" w:hAnsi="Courier New" w:cs="Courier New"/>
                    <w:sz w:val="22"/>
                  </w:rPr>
                </w:rPrChange>
              </w:rPr>
            </w:pPr>
            <w:ins w:id="1622" w:author="Alexander Thomas Frase" w:date="2016-03-15T10:44:00Z">
              <w:r w:rsidRPr="001417E7">
                <w:rPr>
                  <w:rFonts w:ascii="Courier New" w:hAnsi="Courier New" w:cs="Courier New"/>
                  <w:sz w:val="18"/>
                  <w:szCs w:val="18"/>
                  <w:rPrChange w:id="1623" w:author="Alexander Thomas Frase" w:date="2016-03-15T11:44:00Z">
                    <w:rPr>
                      <w:rFonts w:ascii="Courier New" w:hAnsi="Courier New" w:cs="Courier New"/>
                      <w:sz w:val="22"/>
                    </w:rPr>
                  </w:rPrChange>
                </w:rPr>
                <w:t>58</w:t>
              </w:r>
            </w:ins>
          </w:p>
          <w:p w14:paraId="4F3EEBE6" w14:textId="22447D56" w:rsidR="001417E7" w:rsidRPr="001417E7" w:rsidRDefault="001417E7" w:rsidP="007B750D">
            <w:pPr>
              <w:rPr>
                <w:ins w:id="1624" w:author="Alexander Thomas Frase" w:date="2016-03-15T10:44:00Z"/>
                <w:rFonts w:ascii="Courier New" w:hAnsi="Courier New" w:cs="Courier New"/>
                <w:sz w:val="18"/>
                <w:szCs w:val="18"/>
                <w:rPrChange w:id="1625" w:author="Alexander Thomas Frase" w:date="2016-03-15T11:44:00Z">
                  <w:rPr>
                    <w:ins w:id="1626" w:author="Alexander Thomas Frase" w:date="2016-03-15T10:44:00Z"/>
                    <w:rFonts w:ascii="Courier New" w:hAnsi="Courier New" w:cs="Courier New"/>
                    <w:sz w:val="22"/>
                  </w:rPr>
                </w:rPrChange>
              </w:rPr>
            </w:pPr>
          </w:p>
        </w:tc>
        <w:tc>
          <w:tcPr>
            <w:tcW w:w="900" w:type="dxa"/>
            <w:tcPrChange w:id="1627" w:author="Alexander Thomas Frase" w:date="2016-03-15T11:45:00Z">
              <w:tcPr>
                <w:tcW w:w="900" w:type="dxa"/>
              </w:tcPr>
            </w:tcPrChange>
          </w:tcPr>
          <w:p w14:paraId="3BECB45E" w14:textId="34350836" w:rsidR="001417E7" w:rsidRPr="001417E7" w:rsidRDefault="001417E7" w:rsidP="007B750D">
            <w:pPr>
              <w:rPr>
                <w:ins w:id="1628" w:author="Alexander Thomas Frase" w:date="2016-03-15T10:44:00Z"/>
                <w:rFonts w:ascii="Courier New" w:hAnsi="Courier New" w:cs="Courier New"/>
                <w:sz w:val="18"/>
                <w:szCs w:val="18"/>
                <w:rPrChange w:id="1629" w:author="Alexander Thomas Frase" w:date="2016-03-15T11:44:00Z">
                  <w:rPr>
                    <w:ins w:id="1630" w:author="Alexander Thomas Frase" w:date="2016-03-15T10:44:00Z"/>
                    <w:rFonts w:ascii="Courier New" w:hAnsi="Courier New" w:cs="Courier New"/>
                    <w:sz w:val="22"/>
                  </w:rPr>
                </w:rPrChange>
              </w:rPr>
            </w:pPr>
            <w:ins w:id="1631" w:author="Alexander Thomas Frase" w:date="2016-03-15T10:45:00Z">
              <w:r w:rsidRPr="001417E7">
                <w:rPr>
                  <w:rFonts w:ascii="Courier New" w:hAnsi="Courier New" w:cs="Courier New"/>
                  <w:sz w:val="18"/>
                  <w:szCs w:val="18"/>
                  <w:rPrChange w:id="1632" w:author="Alexander Thomas Frase" w:date="2016-03-15T11:44:00Z">
                    <w:rPr>
                      <w:rFonts w:ascii="Courier New" w:hAnsi="Courier New" w:cs="Courier New"/>
                      <w:sz w:val="22"/>
                    </w:rPr>
                  </w:rPrChange>
                </w:rPr>
                <w:t>simple</w:t>
              </w:r>
            </w:ins>
          </w:p>
          <w:p w14:paraId="02D03D83" w14:textId="2A392D1C" w:rsidR="001417E7" w:rsidRPr="001417E7" w:rsidRDefault="001417E7" w:rsidP="007B750D">
            <w:pPr>
              <w:rPr>
                <w:ins w:id="1633" w:author="Alexander Thomas Frase" w:date="2016-03-15T10:44:00Z"/>
                <w:rFonts w:ascii="Courier New" w:hAnsi="Courier New" w:cs="Courier New"/>
                <w:sz w:val="18"/>
                <w:szCs w:val="18"/>
                <w:rPrChange w:id="1634" w:author="Alexander Thomas Frase" w:date="2016-03-15T11:44:00Z">
                  <w:rPr>
                    <w:ins w:id="1635" w:author="Alexander Thomas Frase" w:date="2016-03-15T10:44:00Z"/>
                    <w:rFonts w:ascii="Courier New" w:hAnsi="Courier New" w:cs="Courier New"/>
                    <w:sz w:val="22"/>
                  </w:rPr>
                </w:rPrChange>
              </w:rPr>
            </w:pPr>
            <w:ins w:id="1636" w:author="Alexander Thomas Frase" w:date="2016-03-15T10:45:00Z">
              <w:r w:rsidRPr="001417E7">
                <w:rPr>
                  <w:rFonts w:ascii="Courier New" w:hAnsi="Courier New" w:cs="Courier New"/>
                  <w:sz w:val="18"/>
                  <w:szCs w:val="18"/>
                  <w:rPrChange w:id="1637" w:author="Alexander Thomas Frase" w:date="2016-03-15T11:44:00Z">
                    <w:rPr>
                      <w:rFonts w:ascii="Courier New" w:hAnsi="Courier New" w:cs="Courier New"/>
                      <w:sz w:val="22"/>
                    </w:rPr>
                  </w:rPrChange>
                </w:rPr>
                <w:t>110</w:t>
              </w:r>
            </w:ins>
          </w:p>
          <w:p w14:paraId="09D48962" w14:textId="63F6A5DE" w:rsidR="001417E7" w:rsidRPr="001417E7" w:rsidRDefault="001417E7" w:rsidP="007B750D">
            <w:pPr>
              <w:rPr>
                <w:ins w:id="1638" w:author="Alexander Thomas Frase" w:date="2016-03-15T10:44:00Z"/>
                <w:rFonts w:ascii="Courier New" w:hAnsi="Courier New" w:cs="Courier New"/>
                <w:sz w:val="18"/>
                <w:szCs w:val="18"/>
                <w:rPrChange w:id="1639" w:author="Alexander Thomas Frase" w:date="2016-03-15T11:44:00Z">
                  <w:rPr>
                    <w:ins w:id="1640" w:author="Alexander Thomas Frase" w:date="2016-03-15T10:44:00Z"/>
                    <w:rFonts w:ascii="Courier New" w:hAnsi="Courier New" w:cs="Courier New"/>
                    <w:sz w:val="22"/>
                  </w:rPr>
                </w:rPrChange>
              </w:rPr>
            </w:pPr>
            <w:ins w:id="1641" w:author="Alexander Thomas Frase" w:date="2016-03-15T10:45:00Z">
              <w:r w:rsidRPr="001417E7">
                <w:rPr>
                  <w:rFonts w:ascii="Courier New" w:hAnsi="Courier New" w:cs="Courier New"/>
                  <w:sz w:val="18"/>
                  <w:szCs w:val="18"/>
                  <w:rPrChange w:id="1642" w:author="Alexander Thomas Frase" w:date="2016-03-15T11:44:00Z">
                    <w:rPr>
                      <w:rFonts w:ascii="Courier New" w:hAnsi="Courier New" w:cs="Courier New"/>
                      <w:sz w:val="22"/>
                    </w:rPr>
                  </w:rPrChange>
                </w:rPr>
                <w:t>30</w:t>
              </w:r>
            </w:ins>
          </w:p>
          <w:p w14:paraId="39A73053" w14:textId="0846340E" w:rsidR="001417E7" w:rsidRPr="001417E7" w:rsidRDefault="001417E7" w:rsidP="007B750D">
            <w:pPr>
              <w:rPr>
                <w:ins w:id="1643" w:author="Alexander Thomas Frase" w:date="2016-03-15T10:44:00Z"/>
                <w:rFonts w:ascii="Courier New" w:hAnsi="Courier New" w:cs="Courier New"/>
                <w:sz w:val="18"/>
                <w:szCs w:val="18"/>
                <w:rPrChange w:id="1644" w:author="Alexander Thomas Frase" w:date="2016-03-15T11:44:00Z">
                  <w:rPr>
                    <w:ins w:id="1645" w:author="Alexander Thomas Frase" w:date="2016-03-15T10:44:00Z"/>
                    <w:rFonts w:ascii="Courier New" w:hAnsi="Courier New" w:cs="Courier New"/>
                    <w:sz w:val="22"/>
                  </w:rPr>
                </w:rPrChange>
              </w:rPr>
            </w:pPr>
          </w:p>
        </w:tc>
        <w:tc>
          <w:tcPr>
            <w:tcW w:w="810" w:type="dxa"/>
            <w:tcPrChange w:id="1646" w:author="Alexander Thomas Frase" w:date="2016-03-15T11:45:00Z">
              <w:tcPr>
                <w:tcW w:w="810" w:type="dxa"/>
              </w:tcPr>
            </w:tcPrChange>
          </w:tcPr>
          <w:p w14:paraId="5DF5A1B4" w14:textId="252513FE" w:rsidR="001417E7" w:rsidRPr="001417E7" w:rsidRDefault="001417E7" w:rsidP="007B750D">
            <w:pPr>
              <w:rPr>
                <w:ins w:id="1647" w:author="Alexander Thomas Frase" w:date="2016-03-15T10:44:00Z"/>
                <w:rFonts w:ascii="Courier New" w:hAnsi="Courier New" w:cs="Courier New"/>
                <w:sz w:val="18"/>
                <w:szCs w:val="18"/>
                <w:rPrChange w:id="1648" w:author="Alexander Thomas Frase" w:date="2016-03-15T11:44:00Z">
                  <w:rPr>
                    <w:ins w:id="1649" w:author="Alexander Thomas Frase" w:date="2016-03-15T10:44:00Z"/>
                    <w:rFonts w:ascii="Courier New" w:hAnsi="Courier New" w:cs="Courier New"/>
                    <w:sz w:val="22"/>
                  </w:rPr>
                </w:rPrChange>
              </w:rPr>
            </w:pPr>
            <w:ins w:id="1650" w:author="Alexander Thomas Frase" w:date="2016-03-15T10:45:00Z">
              <w:r w:rsidRPr="001417E7">
                <w:rPr>
                  <w:rFonts w:ascii="Courier New" w:hAnsi="Courier New" w:cs="Courier New"/>
                  <w:sz w:val="18"/>
                  <w:szCs w:val="18"/>
                  <w:rPrChange w:id="1651" w:author="Alexander Thomas Frase" w:date="2016-03-15T11:44:00Z">
                    <w:rPr>
                      <w:rFonts w:ascii="Courier New" w:hAnsi="Courier New" w:cs="Courier New"/>
                      <w:sz w:val="22"/>
                    </w:rPr>
                  </w:rPrChange>
                </w:rPr>
                <w:t>(sig)</w:t>
              </w:r>
            </w:ins>
          </w:p>
          <w:p w14:paraId="334964D6" w14:textId="407DA212" w:rsidR="001417E7" w:rsidRPr="001417E7" w:rsidRDefault="001417E7" w:rsidP="007B750D">
            <w:pPr>
              <w:rPr>
                <w:ins w:id="1652" w:author="Alexander Thomas Frase" w:date="2016-03-15T10:44:00Z"/>
                <w:rFonts w:ascii="Courier New" w:hAnsi="Courier New" w:cs="Courier New"/>
                <w:sz w:val="18"/>
                <w:szCs w:val="18"/>
                <w:rPrChange w:id="1653" w:author="Alexander Thomas Frase" w:date="2016-03-15T11:44:00Z">
                  <w:rPr>
                    <w:ins w:id="1654" w:author="Alexander Thomas Frase" w:date="2016-03-15T10:44:00Z"/>
                    <w:rFonts w:ascii="Courier New" w:hAnsi="Courier New" w:cs="Courier New"/>
                    <w:sz w:val="22"/>
                  </w:rPr>
                </w:rPrChange>
              </w:rPr>
            </w:pPr>
            <w:ins w:id="1655" w:author="Alexander Thomas Frase" w:date="2016-03-15T10:45:00Z">
              <w:r w:rsidRPr="001417E7">
                <w:rPr>
                  <w:rFonts w:ascii="Courier New" w:hAnsi="Courier New" w:cs="Courier New"/>
                  <w:sz w:val="18"/>
                  <w:szCs w:val="18"/>
                  <w:rPrChange w:id="1656" w:author="Alexander Thomas Frase" w:date="2016-03-15T11:44:00Z">
                    <w:rPr>
                      <w:rFonts w:ascii="Courier New" w:hAnsi="Courier New" w:cs="Courier New"/>
                      <w:sz w:val="22"/>
                    </w:rPr>
                  </w:rPrChange>
                </w:rPr>
                <w:t>2</w:t>
              </w:r>
            </w:ins>
          </w:p>
          <w:p w14:paraId="21AE358B" w14:textId="7FD8A821" w:rsidR="001417E7" w:rsidRPr="001417E7" w:rsidRDefault="001417E7" w:rsidP="007B750D">
            <w:pPr>
              <w:rPr>
                <w:ins w:id="1657" w:author="Alexander Thomas Frase" w:date="2016-03-15T10:44:00Z"/>
                <w:rFonts w:ascii="Courier New" w:hAnsi="Courier New" w:cs="Courier New"/>
                <w:sz w:val="18"/>
                <w:szCs w:val="18"/>
                <w:rPrChange w:id="1658" w:author="Alexander Thomas Frase" w:date="2016-03-15T11:44:00Z">
                  <w:rPr>
                    <w:ins w:id="1659" w:author="Alexander Thomas Frase" w:date="2016-03-15T10:44:00Z"/>
                    <w:rFonts w:ascii="Courier New" w:hAnsi="Courier New" w:cs="Courier New"/>
                    <w:sz w:val="22"/>
                  </w:rPr>
                </w:rPrChange>
              </w:rPr>
            </w:pPr>
            <w:ins w:id="1660" w:author="Alexander Thomas Frase" w:date="2016-03-15T10:45:00Z">
              <w:r w:rsidRPr="001417E7">
                <w:rPr>
                  <w:rFonts w:ascii="Courier New" w:hAnsi="Courier New" w:cs="Courier New"/>
                  <w:sz w:val="18"/>
                  <w:szCs w:val="18"/>
                  <w:rPrChange w:id="1661" w:author="Alexander Thomas Frase" w:date="2016-03-15T11:44:00Z">
                    <w:rPr>
                      <w:rFonts w:ascii="Courier New" w:hAnsi="Courier New" w:cs="Courier New"/>
                      <w:sz w:val="22"/>
                    </w:rPr>
                  </w:rPrChange>
                </w:rPr>
                <w:t>1</w:t>
              </w:r>
            </w:ins>
          </w:p>
          <w:p w14:paraId="3348DA22" w14:textId="35B70761" w:rsidR="001417E7" w:rsidRPr="001417E7" w:rsidRDefault="001417E7" w:rsidP="007B750D">
            <w:pPr>
              <w:rPr>
                <w:ins w:id="1662" w:author="Alexander Thomas Frase" w:date="2016-03-15T10:44:00Z"/>
                <w:rFonts w:ascii="Courier New" w:hAnsi="Courier New" w:cs="Courier New"/>
                <w:sz w:val="18"/>
                <w:szCs w:val="18"/>
                <w:rPrChange w:id="1663" w:author="Alexander Thomas Frase" w:date="2016-03-15T11:44:00Z">
                  <w:rPr>
                    <w:ins w:id="1664" w:author="Alexander Thomas Frase" w:date="2016-03-15T10:44:00Z"/>
                    <w:rFonts w:ascii="Courier New" w:hAnsi="Courier New" w:cs="Courier New"/>
                    <w:sz w:val="22"/>
                  </w:rPr>
                </w:rPrChange>
              </w:rPr>
            </w:pPr>
          </w:p>
        </w:tc>
        <w:tc>
          <w:tcPr>
            <w:tcW w:w="990" w:type="dxa"/>
            <w:tcPrChange w:id="1665" w:author="Alexander Thomas Frase" w:date="2016-03-15T11:45:00Z">
              <w:tcPr>
                <w:tcW w:w="990" w:type="dxa"/>
              </w:tcPr>
            </w:tcPrChange>
          </w:tcPr>
          <w:p w14:paraId="49A2E4C9" w14:textId="0418A520" w:rsidR="001417E7" w:rsidRPr="001417E7" w:rsidRDefault="001417E7" w:rsidP="007B750D">
            <w:pPr>
              <w:rPr>
                <w:ins w:id="1666" w:author="Alexander Thomas Frase" w:date="2016-03-15T10:45:00Z"/>
                <w:rFonts w:ascii="Courier New" w:hAnsi="Courier New" w:cs="Courier New"/>
                <w:sz w:val="18"/>
                <w:szCs w:val="18"/>
                <w:rPrChange w:id="1667" w:author="Alexander Thomas Frase" w:date="2016-03-15T11:44:00Z">
                  <w:rPr>
                    <w:ins w:id="1668" w:author="Alexander Thomas Frase" w:date="2016-03-15T10:45:00Z"/>
                    <w:rFonts w:ascii="Courier New" w:hAnsi="Courier New" w:cs="Courier New"/>
                    <w:sz w:val="22"/>
                  </w:rPr>
                </w:rPrChange>
              </w:rPr>
            </w:pPr>
            <w:ins w:id="1669" w:author="Alexander Thomas Frase" w:date="2016-03-15T10:45:00Z">
              <w:r w:rsidRPr="001417E7">
                <w:rPr>
                  <w:rFonts w:ascii="Courier New" w:hAnsi="Courier New" w:cs="Courier New"/>
                  <w:sz w:val="18"/>
                  <w:szCs w:val="18"/>
                  <w:rPrChange w:id="1670" w:author="Alexander Thomas Frase" w:date="2016-03-15T11:44:00Z">
                    <w:rPr>
                      <w:rFonts w:ascii="Courier New" w:hAnsi="Courier New" w:cs="Courier New"/>
                      <w:sz w:val="22"/>
                    </w:rPr>
                  </w:rPrChange>
                </w:rPr>
                <w:t>complex</w:t>
              </w:r>
            </w:ins>
          </w:p>
          <w:p w14:paraId="0E2E1E96" w14:textId="77777777" w:rsidR="001417E7" w:rsidRPr="001417E7" w:rsidRDefault="001417E7" w:rsidP="007B750D">
            <w:pPr>
              <w:rPr>
                <w:ins w:id="1671" w:author="Alexander Thomas Frase" w:date="2016-03-15T10:45:00Z"/>
                <w:rFonts w:ascii="Courier New" w:hAnsi="Courier New" w:cs="Courier New"/>
                <w:sz w:val="18"/>
                <w:szCs w:val="18"/>
                <w:rPrChange w:id="1672" w:author="Alexander Thomas Frase" w:date="2016-03-15T11:44:00Z">
                  <w:rPr>
                    <w:ins w:id="1673" w:author="Alexander Thomas Frase" w:date="2016-03-15T10:45:00Z"/>
                    <w:rFonts w:ascii="Courier New" w:hAnsi="Courier New" w:cs="Courier New"/>
                    <w:sz w:val="22"/>
                  </w:rPr>
                </w:rPrChange>
              </w:rPr>
            </w:pPr>
            <w:ins w:id="1674" w:author="Alexander Thomas Frase" w:date="2016-03-15T10:45:00Z">
              <w:r w:rsidRPr="001417E7">
                <w:rPr>
                  <w:rFonts w:ascii="Courier New" w:hAnsi="Courier New" w:cs="Courier New"/>
                  <w:sz w:val="18"/>
                  <w:szCs w:val="18"/>
                  <w:rPrChange w:id="1675" w:author="Alexander Thomas Frase" w:date="2016-03-15T11:44:00Z">
                    <w:rPr>
                      <w:rFonts w:ascii="Courier New" w:hAnsi="Courier New" w:cs="Courier New"/>
                      <w:sz w:val="22"/>
                    </w:rPr>
                  </w:rPrChange>
                </w:rPr>
                <w:t>58</w:t>
              </w:r>
            </w:ins>
          </w:p>
          <w:p w14:paraId="0CE50C84" w14:textId="1A581013" w:rsidR="001417E7" w:rsidRPr="001417E7" w:rsidRDefault="001417E7" w:rsidP="007B750D">
            <w:pPr>
              <w:rPr>
                <w:ins w:id="1676" w:author="Alexander Thomas Frase" w:date="2016-03-15T10:44:00Z"/>
                <w:rFonts w:ascii="Courier New" w:hAnsi="Courier New" w:cs="Courier New"/>
                <w:sz w:val="18"/>
                <w:szCs w:val="18"/>
                <w:rPrChange w:id="1677" w:author="Alexander Thomas Frase" w:date="2016-03-15T11:44:00Z">
                  <w:rPr>
                    <w:ins w:id="1678" w:author="Alexander Thomas Frase" w:date="2016-03-15T10:44:00Z"/>
                    <w:rFonts w:ascii="Courier New" w:hAnsi="Courier New" w:cs="Courier New"/>
                    <w:sz w:val="22"/>
                  </w:rPr>
                </w:rPrChange>
              </w:rPr>
            </w:pPr>
            <w:ins w:id="1679" w:author="Alexander Thomas Frase" w:date="2016-03-15T10:45:00Z">
              <w:r w:rsidRPr="001417E7">
                <w:rPr>
                  <w:rFonts w:ascii="Courier New" w:hAnsi="Courier New" w:cs="Courier New"/>
                  <w:sz w:val="18"/>
                  <w:szCs w:val="18"/>
                  <w:rPrChange w:id="1680" w:author="Alexander Thomas Frase" w:date="2016-03-15T11:44:00Z">
                    <w:rPr>
                      <w:rFonts w:ascii="Courier New" w:hAnsi="Courier New" w:cs="Courier New"/>
                      <w:sz w:val="22"/>
                    </w:rPr>
                  </w:rPrChange>
                </w:rPr>
                <w:t>28</w:t>
              </w:r>
            </w:ins>
          </w:p>
        </w:tc>
        <w:tc>
          <w:tcPr>
            <w:tcW w:w="810" w:type="dxa"/>
            <w:tcPrChange w:id="1681" w:author="Alexander Thomas Frase" w:date="2016-03-15T11:45:00Z">
              <w:tcPr>
                <w:tcW w:w="810" w:type="dxa"/>
              </w:tcPr>
            </w:tcPrChange>
          </w:tcPr>
          <w:p w14:paraId="7AA27B76" w14:textId="77777777" w:rsidR="001417E7" w:rsidRPr="001417E7" w:rsidRDefault="001417E7" w:rsidP="007B750D">
            <w:pPr>
              <w:rPr>
                <w:ins w:id="1682" w:author="Alexander Thomas Frase" w:date="2016-03-15T10:46:00Z"/>
                <w:rFonts w:ascii="Courier New" w:hAnsi="Courier New" w:cs="Courier New"/>
                <w:sz w:val="18"/>
                <w:szCs w:val="18"/>
                <w:rPrChange w:id="1683" w:author="Alexander Thomas Frase" w:date="2016-03-15T11:44:00Z">
                  <w:rPr>
                    <w:ins w:id="1684" w:author="Alexander Thomas Frase" w:date="2016-03-15T10:46:00Z"/>
                    <w:rFonts w:ascii="Courier New" w:hAnsi="Courier New" w:cs="Courier New"/>
                    <w:sz w:val="22"/>
                  </w:rPr>
                </w:rPrChange>
              </w:rPr>
            </w:pPr>
            <w:ins w:id="1685" w:author="Alexander Thomas Frase" w:date="2016-03-15T10:46:00Z">
              <w:r w:rsidRPr="001417E7">
                <w:rPr>
                  <w:rFonts w:ascii="Courier New" w:hAnsi="Courier New" w:cs="Courier New"/>
                  <w:sz w:val="18"/>
                  <w:szCs w:val="18"/>
                  <w:rPrChange w:id="1686" w:author="Alexander Thomas Frase" w:date="2016-03-15T11:44:00Z">
                    <w:rPr>
                      <w:rFonts w:ascii="Courier New" w:hAnsi="Courier New" w:cs="Courier New"/>
                      <w:sz w:val="22"/>
                    </w:rPr>
                  </w:rPrChange>
                </w:rPr>
                <w:t>(sig)</w:t>
              </w:r>
            </w:ins>
          </w:p>
          <w:p w14:paraId="06FDE560" w14:textId="77777777" w:rsidR="001417E7" w:rsidRPr="001417E7" w:rsidRDefault="001417E7" w:rsidP="007B750D">
            <w:pPr>
              <w:rPr>
                <w:ins w:id="1687" w:author="Alexander Thomas Frase" w:date="2016-03-15T10:46:00Z"/>
                <w:rFonts w:ascii="Courier New" w:hAnsi="Courier New" w:cs="Courier New"/>
                <w:sz w:val="18"/>
                <w:szCs w:val="18"/>
                <w:rPrChange w:id="1688" w:author="Alexander Thomas Frase" w:date="2016-03-15T11:44:00Z">
                  <w:rPr>
                    <w:ins w:id="1689" w:author="Alexander Thomas Frase" w:date="2016-03-15T10:46:00Z"/>
                    <w:rFonts w:ascii="Courier New" w:hAnsi="Courier New" w:cs="Courier New"/>
                    <w:sz w:val="22"/>
                  </w:rPr>
                </w:rPrChange>
              </w:rPr>
            </w:pPr>
            <w:ins w:id="1690" w:author="Alexander Thomas Frase" w:date="2016-03-15T10:46:00Z">
              <w:r w:rsidRPr="001417E7">
                <w:rPr>
                  <w:rFonts w:ascii="Courier New" w:hAnsi="Courier New" w:cs="Courier New"/>
                  <w:sz w:val="18"/>
                  <w:szCs w:val="18"/>
                  <w:rPrChange w:id="1691" w:author="Alexander Thomas Frase" w:date="2016-03-15T11:44:00Z">
                    <w:rPr>
                      <w:rFonts w:ascii="Courier New" w:hAnsi="Courier New" w:cs="Courier New"/>
                      <w:sz w:val="22"/>
                    </w:rPr>
                  </w:rPrChange>
                </w:rPr>
                <w:t>9</w:t>
              </w:r>
            </w:ins>
          </w:p>
          <w:p w14:paraId="4E477395" w14:textId="4420738C" w:rsidR="001417E7" w:rsidRPr="001417E7" w:rsidRDefault="001417E7" w:rsidP="007B750D">
            <w:pPr>
              <w:rPr>
                <w:ins w:id="1692" w:author="Alexander Thomas Frase" w:date="2016-03-15T10:45:00Z"/>
                <w:rFonts w:ascii="Courier New" w:hAnsi="Courier New" w:cs="Courier New"/>
                <w:sz w:val="18"/>
                <w:szCs w:val="18"/>
                <w:rPrChange w:id="1693" w:author="Alexander Thomas Frase" w:date="2016-03-15T11:44:00Z">
                  <w:rPr>
                    <w:ins w:id="1694" w:author="Alexander Thomas Frase" w:date="2016-03-15T10:45:00Z"/>
                    <w:rFonts w:ascii="Courier New" w:hAnsi="Courier New" w:cs="Courier New"/>
                    <w:sz w:val="22"/>
                  </w:rPr>
                </w:rPrChange>
              </w:rPr>
            </w:pPr>
            <w:ins w:id="1695" w:author="Alexander Thomas Frase" w:date="2016-03-15T10:46:00Z">
              <w:r w:rsidRPr="001417E7">
                <w:rPr>
                  <w:rFonts w:ascii="Courier New" w:hAnsi="Courier New" w:cs="Courier New"/>
                  <w:sz w:val="18"/>
                  <w:szCs w:val="18"/>
                  <w:rPrChange w:id="1696" w:author="Alexander Thomas Frase" w:date="2016-03-15T11:44:00Z">
                    <w:rPr>
                      <w:rFonts w:ascii="Courier New" w:hAnsi="Courier New" w:cs="Courier New"/>
                      <w:sz w:val="22"/>
                    </w:rPr>
                  </w:rPrChange>
                </w:rPr>
                <w:t>2</w:t>
              </w:r>
            </w:ins>
          </w:p>
        </w:tc>
        <w:tc>
          <w:tcPr>
            <w:tcW w:w="810" w:type="dxa"/>
            <w:tcPrChange w:id="1697" w:author="Alexander Thomas Frase" w:date="2016-03-15T11:45:00Z">
              <w:tcPr>
                <w:tcW w:w="810" w:type="dxa"/>
              </w:tcPr>
            </w:tcPrChange>
          </w:tcPr>
          <w:p w14:paraId="2BFDA19F" w14:textId="73B53353" w:rsidR="001417E7" w:rsidRPr="001417E7" w:rsidRDefault="001417E7" w:rsidP="007B750D">
            <w:pPr>
              <w:rPr>
                <w:ins w:id="1698" w:author="Alexander Thomas Frase" w:date="2016-03-15T10:46:00Z"/>
                <w:rFonts w:ascii="Courier New" w:hAnsi="Courier New" w:cs="Courier New"/>
                <w:sz w:val="18"/>
                <w:szCs w:val="18"/>
                <w:rPrChange w:id="1699" w:author="Alexander Thomas Frase" w:date="2016-03-15T11:44:00Z">
                  <w:rPr>
                    <w:ins w:id="1700" w:author="Alexander Thomas Frase" w:date="2016-03-15T10:46:00Z"/>
                    <w:rFonts w:ascii="Courier New" w:hAnsi="Courier New" w:cs="Courier New"/>
                    <w:sz w:val="22"/>
                  </w:rPr>
                </w:rPrChange>
              </w:rPr>
            </w:pPr>
            <w:ins w:id="1701" w:author="Alexander Thomas Frase" w:date="2016-03-15T10:46:00Z">
              <w:r w:rsidRPr="001417E7">
                <w:rPr>
                  <w:rFonts w:ascii="Courier New" w:hAnsi="Courier New" w:cs="Courier New"/>
                  <w:sz w:val="18"/>
                  <w:szCs w:val="18"/>
                  <w:rPrChange w:id="1702" w:author="Alexander Thomas Frase" w:date="2016-03-15T11:44:00Z">
                    <w:rPr>
                      <w:rFonts w:ascii="Courier New" w:hAnsi="Courier New" w:cs="Courier New"/>
                      <w:sz w:val="22"/>
                    </w:rPr>
                  </w:rPrChange>
                </w:rPr>
                <w:t>pval</w:t>
              </w:r>
            </w:ins>
          </w:p>
          <w:p w14:paraId="097EF8EF" w14:textId="77777777" w:rsidR="001417E7" w:rsidRPr="001417E7" w:rsidRDefault="001417E7" w:rsidP="007B750D">
            <w:pPr>
              <w:rPr>
                <w:ins w:id="1703" w:author="Alexander Thomas Frase" w:date="2016-03-15T10:46:00Z"/>
                <w:rFonts w:ascii="Courier New" w:hAnsi="Courier New" w:cs="Courier New"/>
                <w:sz w:val="18"/>
                <w:szCs w:val="18"/>
                <w:rPrChange w:id="1704" w:author="Alexander Thomas Frase" w:date="2016-03-15T11:44:00Z">
                  <w:rPr>
                    <w:ins w:id="1705" w:author="Alexander Thomas Frase" w:date="2016-03-15T10:46:00Z"/>
                    <w:rFonts w:ascii="Courier New" w:hAnsi="Courier New" w:cs="Courier New"/>
                    <w:sz w:val="22"/>
                  </w:rPr>
                </w:rPrChange>
              </w:rPr>
            </w:pPr>
            <w:ins w:id="1706" w:author="Alexander Thomas Frase" w:date="2016-03-15T10:46:00Z">
              <w:r w:rsidRPr="001417E7">
                <w:rPr>
                  <w:rFonts w:ascii="Courier New" w:hAnsi="Courier New" w:cs="Courier New"/>
                  <w:sz w:val="18"/>
                  <w:szCs w:val="18"/>
                  <w:rPrChange w:id="1707" w:author="Alexander Thomas Frase" w:date="2016-03-15T11:44:00Z">
                    <w:rPr>
                      <w:rFonts w:ascii="Courier New" w:hAnsi="Courier New" w:cs="Courier New"/>
                      <w:sz w:val="22"/>
                    </w:rPr>
                  </w:rPrChange>
                </w:rPr>
                <w:t>0.877</w:t>
              </w:r>
            </w:ins>
          </w:p>
          <w:p w14:paraId="2629F87E" w14:textId="66CEA206" w:rsidR="001417E7" w:rsidRPr="001417E7" w:rsidRDefault="001417E7" w:rsidP="007B750D">
            <w:pPr>
              <w:rPr>
                <w:ins w:id="1708" w:author="Alexander Thomas Frase" w:date="2016-03-15T10:45:00Z"/>
                <w:rFonts w:ascii="Courier New" w:hAnsi="Courier New" w:cs="Courier New"/>
                <w:sz w:val="18"/>
                <w:szCs w:val="18"/>
                <w:rPrChange w:id="1709" w:author="Alexander Thomas Frase" w:date="2016-03-15T11:44:00Z">
                  <w:rPr>
                    <w:ins w:id="1710" w:author="Alexander Thomas Frase" w:date="2016-03-15T10:45:00Z"/>
                    <w:rFonts w:ascii="Courier New" w:hAnsi="Courier New" w:cs="Courier New"/>
                    <w:sz w:val="22"/>
                  </w:rPr>
                </w:rPrChange>
              </w:rPr>
            </w:pPr>
            <w:ins w:id="1711" w:author="Alexander Thomas Frase" w:date="2016-03-15T10:46:00Z">
              <w:r w:rsidRPr="001417E7">
                <w:rPr>
                  <w:rFonts w:ascii="Courier New" w:hAnsi="Courier New" w:cs="Courier New"/>
                  <w:sz w:val="18"/>
                  <w:szCs w:val="18"/>
                  <w:rPrChange w:id="1712" w:author="Alexander Thomas Frase" w:date="2016-03-15T11:44:00Z">
                    <w:rPr>
                      <w:rFonts w:ascii="Courier New" w:hAnsi="Courier New" w:cs="Courier New"/>
                      <w:sz w:val="22"/>
                    </w:rPr>
                  </w:rPrChange>
                </w:rPr>
                <w:t>0.894</w:t>
              </w:r>
            </w:ins>
          </w:p>
        </w:tc>
      </w:tr>
    </w:tbl>
    <w:p w14:paraId="2C3F5799" w14:textId="77777777" w:rsidR="00782DCA" w:rsidRDefault="00782DCA" w:rsidP="00245FC9">
      <w:pPr>
        <w:rPr>
          <w:ins w:id="1713" w:author="Alexander Thomas Frase" w:date="2016-03-15T10:51:00Z"/>
        </w:rPr>
      </w:pPr>
    </w:p>
    <w:p w14:paraId="4E941C29" w14:textId="77777777" w:rsidR="00245FC9" w:rsidRDefault="00245FC9" w:rsidP="00245FC9">
      <w:pPr>
        <w:rPr>
          <w:ins w:id="1714" w:author="Alexander Thomas Frase" w:date="2016-03-15T10:27:00Z"/>
        </w:rPr>
      </w:pPr>
      <w:ins w:id="1715" w:author="Alexander Thomas Frase" w:date="2016-03-15T10:27:00Z">
        <w:r>
          <w:t>The first three columns of this output specify the pathway or other gene group that has been analyzed, including its label, longer description (if any) and the number of genes it contains. The next five columns reflect the group's "fingerprint" for the purposes of PARIS analysis, including the total number of genomic features that it covers, the breakdown of how many of those features were simple (containing only one input SNP) or complex (an LD block containing multiple input SNPs), and the portion of those subtotals which were significant according to their association p-values provided along with the input SNPs or positions. The final column is the PARIS p-value, which reflects the probability of a randomized gene grouping with the same feature fingerprint containing at least as many significant features as the original.</w:t>
        </w:r>
      </w:ins>
    </w:p>
    <w:p w14:paraId="23092E68" w14:textId="77777777" w:rsidR="00245FC9" w:rsidRDefault="00245FC9" w:rsidP="00245FC9">
      <w:pPr>
        <w:rPr>
          <w:ins w:id="1716" w:author="Alexander Thomas Frase" w:date="2016-03-15T10:27:00Z"/>
        </w:rPr>
      </w:pPr>
    </w:p>
    <w:p w14:paraId="324619A2" w14:textId="77777777" w:rsidR="00245FC9" w:rsidRDefault="00245FC9" w:rsidP="00245FC9">
      <w:pPr>
        <w:rPr>
          <w:ins w:id="1717" w:author="Alexander Thomas Frase" w:date="2016-03-15T10:27:00Z"/>
        </w:rPr>
      </w:pPr>
      <w:ins w:id="1718" w:author="Alexander Thomas Frase" w:date="2016-03-15T10:27:00Z">
        <w:r>
          <w:t>In addition to this summary output, the PARIS_DETAILS option will produce an output file &lt;prefix&gt;.paris-detail which is broken into separate sections for each analyzed pathway or other gene grouping. Within each section, the PARIS algorithm is applied separately to the individual genes in that pathway, with a similar output format:</w:t>
        </w:r>
      </w:ins>
    </w:p>
    <w:p w14:paraId="24D391DE" w14:textId="77777777" w:rsidR="00B9153F" w:rsidRPr="00943DD1" w:rsidRDefault="00B9153F" w:rsidP="00B9153F">
      <w:pPr>
        <w:rPr>
          <w:ins w:id="1719" w:author="Alexander Thomas Frase" w:date="2016-03-15T10:53:00Z"/>
          <w:rFonts w:ascii="Courier New" w:hAnsi="Courier New" w:cs="Courier New"/>
        </w:rPr>
      </w:pPr>
    </w:p>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Change w:id="1720" w:author="Alexander Thomas Frase" w:date="2016-03-15T11:01:00Z">
          <w:tblPr>
            <w:tblStyle w:val="TableGrid"/>
            <w:tblW w:w="8640" w:type="dxa"/>
            <w:tblInd w:w="720" w:type="dxa"/>
            <w:tblBorders>
              <w:insideV w:val="none" w:sz="0" w:space="0" w:color="auto"/>
            </w:tblBorders>
            <w:tblLook w:val="04A0" w:firstRow="1" w:lastRow="0" w:firstColumn="1" w:lastColumn="0" w:noHBand="0" w:noVBand="1"/>
          </w:tblPr>
        </w:tblPrChange>
      </w:tblPr>
      <w:tblGrid>
        <w:gridCol w:w="1141"/>
        <w:gridCol w:w="1273"/>
        <w:gridCol w:w="1216"/>
        <w:gridCol w:w="1346"/>
        <w:gridCol w:w="1141"/>
        <w:gridCol w:w="1063"/>
        <w:gridCol w:w="1460"/>
        <w:tblGridChange w:id="1721">
          <w:tblGrid>
            <w:gridCol w:w="907"/>
            <w:gridCol w:w="234"/>
            <w:gridCol w:w="1039"/>
            <w:gridCol w:w="234"/>
            <w:gridCol w:w="1015"/>
            <w:gridCol w:w="201"/>
            <w:gridCol w:w="1221"/>
            <w:gridCol w:w="125"/>
            <w:gridCol w:w="1016"/>
            <w:gridCol w:w="125"/>
            <w:gridCol w:w="969"/>
            <w:gridCol w:w="94"/>
            <w:gridCol w:w="1460"/>
          </w:tblGrid>
        </w:tblGridChange>
      </w:tblGrid>
      <w:tr w:rsidR="0007123B" w:rsidRPr="001417E7" w14:paraId="40A1B2B1" w14:textId="77777777" w:rsidTr="00CD0F5F">
        <w:trPr>
          <w:trHeight w:val="611"/>
          <w:ins w:id="1722" w:author="Alexander Thomas Frase" w:date="2016-03-15T10:53:00Z"/>
          <w:trPrChange w:id="1723" w:author="Alexander Thomas Frase" w:date="2016-03-15T11:01:00Z">
            <w:trPr>
              <w:trHeight w:val="971"/>
            </w:trPr>
          </w:trPrChange>
        </w:trPr>
        <w:tc>
          <w:tcPr>
            <w:tcW w:w="8640" w:type="dxa"/>
            <w:gridSpan w:val="7"/>
            <w:tcPrChange w:id="1724" w:author="Alexander Thomas Frase" w:date="2016-03-15T11:01:00Z">
              <w:tcPr>
                <w:tcW w:w="8640" w:type="dxa"/>
                <w:gridSpan w:val="13"/>
              </w:tcPr>
            </w:tcPrChange>
          </w:tcPr>
          <w:p w14:paraId="5E16F5F5" w14:textId="56842E00" w:rsidR="0007123B" w:rsidRPr="001417E7" w:rsidRDefault="0007123B" w:rsidP="0007123B">
            <w:pPr>
              <w:rPr>
                <w:ins w:id="1725" w:author="Alexander Thomas Frase" w:date="2016-03-15T10:54:00Z"/>
                <w:rFonts w:ascii="Courier New" w:hAnsi="Courier New" w:cs="Courier New"/>
                <w:sz w:val="22"/>
                <w:szCs w:val="22"/>
                <w:rPrChange w:id="1726" w:author="Alexander Thomas Frase" w:date="2016-03-15T11:43:00Z">
                  <w:rPr>
                    <w:ins w:id="1727" w:author="Alexander Thomas Frase" w:date="2016-03-15T10:54:00Z"/>
                  </w:rPr>
                </w:rPrChange>
              </w:rPr>
            </w:pPr>
            <w:ins w:id="1728" w:author="Alexander Thomas Frase" w:date="2016-03-15T10:54:00Z">
              <w:r w:rsidRPr="001417E7">
                <w:rPr>
                  <w:rFonts w:ascii="Courier New" w:hAnsi="Courier New" w:cs="Courier New"/>
                  <w:sz w:val="22"/>
                  <w:szCs w:val="22"/>
                  <w:rPrChange w:id="1729" w:author="Alexander Thomas Frase" w:date="2016-03-15T11:43:00Z">
                    <w:rPr/>
                  </w:rPrChange>
                </w:rPr>
                <w:t>Pathway Investigation:  path:hsa00010</w:t>
              </w:r>
            </w:ins>
          </w:p>
          <w:p w14:paraId="2B67AC1C" w14:textId="77777777" w:rsidR="0007123B" w:rsidRPr="001417E7" w:rsidRDefault="0007123B" w:rsidP="007B750D">
            <w:pPr>
              <w:rPr>
                <w:ins w:id="1730" w:author="Alexander Thomas Frase" w:date="2016-03-15T10:55:00Z"/>
                <w:rFonts w:ascii="Courier New" w:hAnsi="Courier New" w:cs="Courier New"/>
                <w:sz w:val="22"/>
                <w:szCs w:val="22"/>
                <w:rPrChange w:id="1731" w:author="Alexander Thomas Frase" w:date="2016-03-15T11:43:00Z">
                  <w:rPr>
                    <w:ins w:id="1732" w:author="Alexander Thomas Frase" w:date="2016-03-15T10:55:00Z"/>
                  </w:rPr>
                </w:rPrChange>
              </w:rPr>
            </w:pPr>
            <w:ins w:id="1733" w:author="Alexander Thomas Frase" w:date="2016-03-15T10:54:00Z">
              <w:r w:rsidRPr="001417E7">
                <w:rPr>
                  <w:rFonts w:ascii="Courier New" w:hAnsi="Courier New" w:cs="Courier New"/>
                  <w:sz w:val="22"/>
                  <w:szCs w:val="22"/>
                  <w:rPrChange w:id="1734" w:author="Alexander Thomas Frase" w:date="2016-03-15T11:43:00Z">
                    <w:rPr/>
                  </w:rPrChange>
                </w:rPr>
                <w:t>Glycolysis / Gluconeogenesis</w:t>
              </w:r>
            </w:ins>
          </w:p>
          <w:p w14:paraId="63940571" w14:textId="7199914A" w:rsidR="0007123B" w:rsidRPr="00506A4A" w:rsidRDefault="0007123B" w:rsidP="007B750D">
            <w:pPr>
              <w:rPr>
                <w:ins w:id="1735" w:author="Alexander Thomas Frase" w:date="2016-03-15T10:53:00Z"/>
                <w:rFonts w:ascii="Courier New" w:hAnsi="Courier New" w:cs="Courier New"/>
                <w:sz w:val="22"/>
                <w:szCs w:val="22"/>
              </w:rPr>
            </w:pPr>
          </w:p>
        </w:tc>
      </w:tr>
      <w:tr w:rsidR="0007123B" w:rsidRPr="001417E7" w14:paraId="1CA2AE31" w14:textId="77777777" w:rsidTr="00CD0F5F">
        <w:tblPrEx>
          <w:tblPrExChange w:id="1736" w:author="Alexander Thomas Frase" w:date="2016-03-15T11:01:00Z">
            <w:tblPrEx>
              <w:tblBorders>
                <w:insideV w:val="single" w:sz="4" w:space="0" w:color="auto"/>
              </w:tblBorders>
            </w:tblPrEx>
          </w:tblPrExChange>
        </w:tblPrEx>
        <w:trPr>
          <w:trHeight w:val="575"/>
          <w:ins w:id="1737" w:author="Alexander Thomas Frase" w:date="2016-03-15T10:53:00Z"/>
          <w:trPrChange w:id="1738" w:author="Alexander Thomas Frase" w:date="2016-03-15T11:01:00Z">
            <w:trPr>
              <w:trHeight w:val="971"/>
            </w:trPr>
          </w:trPrChange>
        </w:trPr>
        <w:tc>
          <w:tcPr>
            <w:tcW w:w="917" w:type="dxa"/>
            <w:tcPrChange w:id="1739" w:author="Alexander Thomas Frase" w:date="2016-03-15T11:01:00Z">
              <w:tcPr>
                <w:tcW w:w="917" w:type="dxa"/>
              </w:tcPr>
            </w:tcPrChange>
          </w:tcPr>
          <w:p w14:paraId="638FBE13" w14:textId="0E2B1FE1" w:rsidR="00B9153F" w:rsidRPr="00506A4A" w:rsidRDefault="0007123B" w:rsidP="007B750D">
            <w:pPr>
              <w:rPr>
                <w:ins w:id="1740" w:author="Alexander Thomas Frase" w:date="2016-03-15T10:53:00Z"/>
                <w:rFonts w:ascii="Courier New" w:hAnsi="Courier New" w:cs="Courier New"/>
                <w:sz w:val="22"/>
                <w:szCs w:val="22"/>
              </w:rPr>
            </w:pPr>
            <w:ins w:id="1741" w:author="Alexander Thomas Frase" w:date="2016-03-15T10:55:00Z">
              <w:r w:rsidRPr="00506A4A">
                <w:rPr>
                  <w:rFonts w:ascii="Courier New" w:hAnsi="Courier New" w:cs="Courier New"/>
                  <w:sz w:val="22"/>
                  <w:szCs w:val="22"/>
                </w:rPr>
                <w:t>genes</w:t>
              </w:r>
            </w:ins>
          </w:p>
          <w:p w14:paraId="64A0C8BF" w14:textId="5AE2F556" w:rsidR="00B9153F" w:rsidRPr="001417E7" w:rsidRDefault="0007123B" w:rsidP="007B750D">
            <w:pPr>
              <w:rPr>
                <w:ins w:id="1742" w:author="Alexander Thomas Frase" w:date="2016-03-15T10:53:00Z"/>
                <w:rFonts w:ascii="Courier New" w:hAnsi="Courier New" w:cs="Courier New"/>
                <w:sz w:val="22"/>
                <w:szCs w:val="22"/>
                <w:rPrChange w:id="1743" w:author="Alexander Thomas Frase" w:date="2016-03-15T11:43:00Z">
                  <w:rPr>
                    <w:ins w:id="1744" w:author="Alexander Thomas Frase" w:date="2016-03-15T10:53:00Z"/>
                    <w:rFonts w:ascii="Courier New" w:hAnsi="Courier New" w:cs="Courier New"/>
                  </w:rPr>
                </w:rPrChange>
              </w:rPr>
            </w:pPr>
            <w:ins w:id="1745" w:author="Alexander Thomas Frase" w:date="2016-03-15T10:55:00Z">
              <w:r w:rsidRPr="00725347">
                <w:rPr>
                  <w:rFonts w:ascii="Courier New" w:hAnsi="Courier New" w:cs="Courier New"/>
                  <w:sz w:val="22"/>
                  <w:szCs w:val="22"/>
                </w:rPr>
                <w:t>61</w:t>
              </w:r>
            </w:ins>
          </w:p>
        </w:tc>
        <w:tc>
          <w:tcPr>
            <w:tcW w:w="1055" w:type="dxa"/>
            <w:tcPrChange w:id="1746" w:author="Alexander Thomas Frase" w:date="2016-03-15T11:01:00Z">
              <w:tcPr>
                <w:tcW w:w="1055" w:type="dxa"/>
                <w:gridSpan w:val="2"/>
              </w:tcPr>
            </w:tcPrChange>
          </w:tcPr>
          <w:p w14:paraId="39811309" w14:textId="322818A6" w:rsidR="00B9153F" w:rsidRPr="00506A4A" w:rsidRDefault="0007123B" w:rsidP="007B750D">
            <w:pPr>
              <w:rPr>
                <w:ins w:id="1747" w:author="Alexander Thomas Frase" w:date="2016-03-15T10:56:00Z"/>
                <w:rFonts w:ascii="Courier New" w:hAnsi="Courier New" w:cs="Courier New"/>
                <w:sz w:val="22"/>
                <w:szCs w:val="22"/>
              </w:rPr>
            </w:pPr>
            <w:ins w:id="1748" w:author="Alexander Thomas Frase" w:date="2016-03-15T10:56:00Z">
              <w:r w:rsidRPr="00506A4A">
                <w:rPr>
                  <w:rFonts w:ascii="Courier New" w:hAnsi="Courier New" w:cs="Courier New"/>
                  <w:sz w:val="22"/>
                  <w:szCs w:val="22"/>
                </w:rPr>
                <w:t>features</w:t>
              </w:r>
            </w:ins>
          </w:p>
          <w:p w14:paraId="2C11886D" w14:textId="47467690" w:rsidR="0007123B" w:rsidRPr="00725347" w:rsidRDefault="0007123B" w:rsidP="007B750D">
            <w:pPr>
              <w:rPr>
                <w:ins w:id="1749" w:author="Alexander Thomas Frase" w:date="2016-03-15T10:53:00Z"/>
                <w:rFonts w:ascii="Courier New" w:hAnsi="Courier New" w:cs="Courier New"/>
                <w:sz w:val="22"/>
                <w:szCs w:val="22"/>
              </w:rPr>
            </w:pPr>
            <w:ins w:id="1750" w:author="Alexander Thomas Frase" w:date="2016-03-15T10:56:00Z">
              <w:r w:rsidRPr="00725347">
                <w:rPr>
                  <w:rFonts w:ascii="Courier New" w:hAnsi="Courier New" w:cs="Courier New"/>
                  <w:sz w:val="22"/>
                  <w:szCs w:val="22"/>
                </w:rPr>
                <w:t>168</w:t>
              </w:r>
            </w:ins>
          </w:p>
        </w:tc>
        <w:tc>
          <w:tcPr>
            <w:tcW w:w="1331" w:type="dxa"/>
            <w:tcPrChange w:id="1751" w:author="Alexander Thomas Frase" w:date="2016-03-15T11:01:00Z">
              <w:tcPr>
                <w:tcW w:w="1331" w:type="dxa"/>
                <w:gridSpan w:val="2"/>
              </w:tcPr>
            </w:tcPrChange>
          </w:tcPr>
          <w:p w14:paraId="0573870D" w14:textId="6B308252" w:rsidR="00B9153F" w:rsidRPr="00725347" w:rsidRDefault="0007123B" w:rsidP="007B750D">
            <w:pPr>
              <w:rPr>
                <w:ins w:id="1752" w:author="Alexander Thomas Frase" w:date="2016-03-15T10:56:00Z"/>
                <w:rFonts w:ascii="Courier New" w:hAnsi="Courier New" w:cs="Courier New"/>
                <w:sz w:val="22"/>
                <w:szCs w:val="22"/>
              </w:rPr>
            </w:pPr>
            <w:ins w:id="1753" w:author="Alexander Thomas Frase" w:date="2016-03-15T10:56:00Z">
              <w:r w:rsidRPr="00725347">
                <w:rPr>
                  <w:rFonts w:ascii="Courier New" w:hAnsi="Courier New" w:cs="Courier New"/>
                  <w:sz w:val="22"/>
                  <w:szCs w:val="22"/>
                </w:rPr>
                <w:t>simple</w:t>
              </w:r>
            </w:ins>
          </w:p>
          <w:p w14:paraId="71EF67D3" w14:textId="3F047DFF" w:rsidR="0007123B" w:rsidRPr="00725347" w:rsidRDefault="0007123B" w:rsidP="007B750D">
            <w:pPr>
              <w:rPr>
                <w:ins w:id="1754" w:author="Alexander Thomas Frase" w:date="2016-03-15T10:53:00Z"/>
                <w:rFonts w:ascii="Courier New" w:hAnsi="Courier New" w:cs="Courier New"/>
                <w:sz w:val="22"/>
                <w:szCs w:val="22"/>
              </w:rPr>
            </w:pPr>
            <w:ins w:id="1755" w:author="Alexander Thomas Frase" w:date="2016-03-15T10:56:00Z">
              <w:r w:rsidRPr="00725347">
                <w:rPr>
                  <w:rFonts w:ascii="Courier New" w:hAnsi="Courier New" w:cs="Courier New"/>
                  <w:sz w:val="22"/>
                  <w:szCs w:val="22"/>
                </w:rPr>
                <w:t>110</w:t>
              </w:r>
            </w:ins>
          </w:p>
        </w:tc>
        <w:tc>
          <w:tcPr>
            <w:tcW w:w="1607" w:type="dxa"/>
            <w:tcPrChange w:id="1756" w:author="Alexander Thomas Frase" w:date="2016-03-15T11:01:00Z">
              <w:tcPr>
                <w:tcW w:w="1607" w:type="dxa"/>
                <w:gridSpan w:val="2"/>
              </w:tcPr>
            </w:tcPrChange>
          </w:tcPr>
          <w:p w14:paraId="20C89E02" w14:textId="77777777" w:rsidR="00B9153F" w:rsidRPr="00725347" w:rsidRDefault="0007123B" w:rsidP="007B750D">
            <w:pPr>
              <w:rPr>
                <w:ins w:id="1757" w:author="Alexander Thomas Frase" w:date="2016-03-15T10:56:00Z"/>
                <w:rFonts w:ascii="Courier New" w:hAnsi="Courier New" w:cs="Courier New"/>
                <w:sz w:val="22"/>
                <w:szCs w:val="22"/>
              </w:rPr>
            </w:pPr>
            <w:ins w:id="1758" w:author="Alexander Thomas Frase" w:date="2016-03-15T10:56:00Z">
              <w:r w:rsidRPr="00725347">
                <w:rPr>
                  <w:rFonts w:ascii="Courier New" w:hAnsi="Courier New" w:cs="Courier New"/>
                  <w:sz w:val="22"/>
                  <w:szCs w:val="22"/>
                </w:rPr>
                <w:t>(sig)</w:t>
              </w:r>
            </w:ins>
          </w:p>
          <w:p w14:paraId="3AA72105" w14:textId="4B62829A" w:rsidR="0007123B" w:rsidRPr="00725347" w:rsidRDefault="0007123B" w:rsidP="007B750D">
            <w:pPr>
              <w:rPr>
                <w:ins w:id="1759" w:author="Alexander Thomas Frase" w:date="2016-03-15T10:53:00Z"/>
                <w:rFonts w:ascii="Courier New" w:hAnsi="Courier New" w:cs="Courier New"/>
                <w:sz w:val="22"/>
                <w:szCs w:val="22"/>
              </w:rPr>
            </w:pPr>
            <w:ins w:id="1760" w:author="Alexander Thomas Frase" w:date="2016-03-15T10:56:00Z">
              <w:r w:rsidRPr="00725347">
                <w:rPr>
                  <w:rFonts w:ascii="Courier New" w:hAnsi="Courier New" w:cs="Courier New"/>
                  <w:sz w:val="22"/>
                  <w:szCs w:val="22"/>
                </w:rPr>
                <w:t>2</w:t>
              </w:r>
            </w:ins>
          </w:p>
        </w:tc>
        <w:tc>
          <w:tcPr>
            <w:tcW w:w="779" w:type="dxa"/>
            <w:tcPrChange w:id="1761" w:author="Alexander Thomas Frase" w:date="2016-03-15T11:01:00Z">
              <w:tcPr>
                <w:tcW w:w="779" w:type="dxa"/>
                <w:gridSpan w:val="2"/>
              </w:tcPr>
            </w:tcPrChange>
          </w:tcPr>
          <w:p w14:paraId="3DC89777" w14:textId="42C52081" w:rsidR="00B9153F" w:rsidRPr="00725347" w:rsidRDefault="0007123B" w:rsidP="007B750D">
            <w:pPr>
              <w:rPr>
                <w:ins w:id="1762" w:author="Alexander Thomas Frase" w:date="2016-03-15T10:56:00Z"/>
                <w:rFonts w:ascii="Courier New" w:hAnsi="Courier New" w:cs="Courier New"/>
                <w:sz w:val="22"/>
                <w:szCs w:val="22"/>
              </w:rPr>
            </w:pPr>
            <w:ins w:id="1763" w:author="Alexander Thomas Frase" w:date="2016-03-15T10:57:00Z">
              <w:r w:rsidRPr="00725347">
                <w:rPr>
                  <w:rFonts w:ascii="Courier New" w:hAnsi="Courier New" w:cs="Courier New"/>
                  <w:sz w:val="22"/>
                  <w:szCs w:val="22"/>
                </w:rPr>
                <w:t>c</w:t>
              </w:r>
            </w:ins>
            <w:ins w:id="1764" w:author="Alexander Thomas Frase" w:date="2016-03-15T10:56:00Z">
              <w:r w:rsidRPr="00725347">
                <w:rPr>
                  <w:rFonts w:ascii="Courier New" w:hAnsi="Courier New" w:cs="Courier New"/>
                  <w:sz w:val="22"/>
                  <w:szCs w:val="22"/>
                </w:rPr>
                <w:t>omplex</w:t>
              </w:r>
            </w:ins>
          </w:p>
          <w:p w14:paraId="2E2E1C9B" w14:textId="1F7CD466" w:rsidR="0007123B" w:rsidRPr="00725347" w:rsidRDefault="0007123B" w:rsidP="007B750D">
            <w:pPr>
              <w:rPr>
                <w:ins w:id="1765" w:author="Alexander Thomas Frase" w:date="2016-03-15T10:53:00Z"/>
                <w:rFonts w:ascii="Courier New" w:hAnsi="Courier New" w:cs="Courier New"/>
                <w:sz w:val="22"/>
                <w:szCs w:val="22"/>
              </w:rPr>
            </w:pPr>
            <w:ins w:id="1766" w:author="Alexander Thomas Frase" w:date="2016-03-15T10:57:00Z">
              <w:r w:rsidRPr="00725347">
                <w:rPr>
                  <w:rFonts w:ascii="Courier New" w:hAnsi="Courier New" w:cs="Courier New"/>
                  <w:sz w:val="22"/>
                  <w:szCs w:val="22"/>
                </w:rPr>
                <w:t>58</w:t>
              </w:r>
            </w:ins>
          </w:p>
        </w:tc>
        <w:tc>
          <w:tcPr>
            <w:tcW w:w="1167" w:type="dxa"/>
            <w:tcPrChange w:id="1767" w:author="Alexander Thomas Frase" w:date="2016-03-15T11:01:00Z">
              <w:tcPr>
                <w:tcW w:w="1167" w:type="dxa"/>
                <w:gridSpan w:val="2"/>
              </w:tcPr>
            </w:tcPrChange>
          </w:tcPr>
          <w:p w14:paraId="3A0C35E2" w14:textId="3E1DB487" w:rsidR="00B9153F" w:rsidRPr="00725347" w:rsidRDefault="0007123B" w:rsidP="007B750D">
            <w:pPr>
              <w:rPr>
                <w:ins w:id="1768" w:author="Alexander Thomas Frase" w:date="2016-03-15T10:57:00Z"/>
                <w:rFonts w:ascii="Courier New" w:hAnsi="Courier New" w:cs="Courier New"/>
                <w:sz w:val="22"/>
                <w:szCs w:val="22"/>
              </w:rPr>
            </w:pPr>
            <w:ins w:id="1769" w:author="Alexander Thomas Frase" w:date="2016-03-15T10:57:00Z">
              <w:r w:rsidRPr="00725347">
                <w:rPr>
                  <w:rFonts w:ascii="Courier New" w:hAnsi="Courier New" w:cs="Courier New"/>
                  <w:sz w:val="22"/>
                  <w:szCs w:val="22"/>
                </w:rPr>
                <w:t>(sig)</w:t>
              </w:r>
            </w:ins>
          </w:p>
          <w:p w14:paraId="6E034090" w14:textId="5E6897C2" w:rsidR="00B9153F" w:rsidRPr="00725347" w:rsidRDefault="0007123B" w:rsidP="007B750D">
            <w:pPr>
              <w:rPr>
                <w:ins w:id="1770" w:author="Alexander Thomas Frase" w:date="2016-03-15T10:53:00Z"/>
                <w:rFonts w:ascii="Courier New" w:hAnsi="Courier New" w:cs="Courier New"/>
                <w:sz w:val="22"/>
                <w:szCs w:val="22"/>
              </w:rPr>
            </w:pPr>
            <w:ins w:id="1771" w:author="Alexander Thomas Frase" w:date="2016-03-15T10:57:00Z">
              <w:r w:rsidRPr="00725347">
                <w:rPr>
                  <w:rFonts w:ascii="Courier New" w:hAnsi="Courier New" w:cs="Courier New"/>
                  <w:sz w:val="22"/>
                  <w:szCs w:val="22"/>
                </w:rPr>
                <w:t>9</w:t>
              </w:r>
            </w:ins>
          </w:p>
        </w:tc>
        <w:tc>
          <w:tcPr>
            <w:tcW w:w="1784" w:type="dxa"/>
            <w:tcPrChange w:id="1772" w:author="Alexander Thomas Frase" w:date="2016-03-15T11:01:00Z">
              <w:tcPr>
                <w:tcW w:w="1784" w:type="dxa"/>
                <w:gridSpan w:val="2"/>
              </w:tcPr>
            </w:tcPrChange>
          </w:tcPr>
          <w:p w14:paraId="5DDDD098" w14:textId="77777777" w:rsidR="00B9153F" w:rsidRPr="00725347" w:rsidRDefault="0007123B" w:rsidP="007B750D">
            <w:pPr>
              <w:rPr>
                <w:ins w:id="1773" w:author="Alexander Thomas Frase" w:date="2016-03-15T10:57:00Z"/>
                <w:rFonts w:ascii="Courier New" w:hAnsi="Courier New" w:cs="Courier New"/>
                <w:sz w:val="22"/>
                <w:szCs w:val="22"/>
              </w:rPr>
            </w:pPr>
            <w:ins w:id="1774" w:author="Alexander Thomas Frase" w:date="2016-03-15T10:57:00Z">
              <w:r w:rsidRPr="00725347">
                <w:rPr>
                  <w:rFonts w:ascii="Courier New" w:hAnsi="Courier New" w:cs="Courier New"/>
                  <w:sz w:val="22"/>
                  <w:szCs w:val="22"/>
                </w:rPr>
                <w:t>pval</w:t>
              </w:r>
            </w:ins>
          </w:p>
          <w:p w14:paraId="0DD0C1AC" w14:textId="2198375B" w:rsidR="0007123B" w:rsidRPr="00725347" w:rsidRDefault="0007123B" w:rsidP="007B750D">
            <w:pPr>
              <w:rPr>
                <w:ins w:id="1775" w:author="Alexander Thomas Frase" w:date="2016-03-15T10:53:00Z"/>
                <w:rFonts w:ascii="Courier New" w:hAnsi="Courier New" w:cs="Courier New"/>
                <w:sz w:val="22"/>
                <w:szCs w:val="22"/>
              </w:rPr>
            </w:pPr>
            <w:ins w:id="1776" w:author="Alexander Thomas Frase" w:date="2016-03-15T10:57:00Z">
              <w:r w:rsidRPr="00725347">
                <w:rPr>
                  <w:rFonts w:ascii="Courier New" w:hAnsi="Courier New" w:cs="Courier New"/>
                  <w:sz w:val="22"/>
                  <w:szCs w:val="22"/>
                </w:rPr>
                <w:t>0.877</w:t>
              </w:r>
            </w:ins>
          </w:p>
        </w:tc>
      </w:tr>
      <w:tr w:rsidR="0007123B" w:rsidRPr="001417E7" w14:paraId="700F609A" w14:textId="77777777" w:rsidTr="00CD0F5F">
        <w:tblPrEx>
          <w:tblPrExChange w:id="1777" w:author="Alexander Thomas Frase" w:date="2016-03-15T11:01:00Z">
            <w:tblPrEx>
              <w:tblBorders>
                <w:insideV w:val="single" w:sz="4" w:space="0" w:color="auto"/>
              </w:tblBorders>
            </w:tblPrEx>
          </w:tblPrExChange>
        </w:tblPrEx>
        <w:trPr>
          <w:trHeight w:val="530"/>
          <w:ins w:id="1778" w:author="Alexander Thomas Frase" w:date="2016-03-15T10:56:00Z"/>
          <w:trPrChange w:id="1779" w:author="Alexander Thomas Frase" w:date="2016-03-15T11:01:00Z">
            <w:trPr>
              <w:trHeight w:val="971"/>
            </w:trPr>
          </w:trPrChange>
        </w:trPr>
        <w:tc>
          <w:tcPr>
            <w:tcW w:w="8640" w:type="dxa"/>
            <w:gridSpan w:val="7"/>
            <w:tcPrChange w:id="1780" w:author="Alexander Thomas Frase" w:date="2016-03-15T11:01:00Z">
              <w:tcPr>
                <w:tcW w:w="8640" w:type="dxa"/>
                <w:gridSpan w:val="13"/>
              </w:tcPr>
            </w:tcPrChange>
          </w:tcPr>
          <w:p w14:paraId="67905341" w14:textId="77777777" w:rsidR="0007123B" w:rsidRPr="00506A4A" w:rsidRDefault="0007123B" w:rsidP="007B750D">
            <w:pPr>
              <w:rPr>
                <w:ins w:id="1781" w:author="Alexander Thomas Frase" w:date="2016-03-15T10:57:00Z"/>
                <w:rFonts w:ascii="Courier New" w:hAnsi="Courier New" w:cs="Courier New"/>
                <w:sz w:val="22"/>
                <w:szCs w:val="22"/>
              </w:rPr>
            </w:pPr>
          </w:p>
          <w:p w14:paraId="1CE139EE" w14:textId="77777777" w:rsidR="0007123B" w:rsidRPr="00725347" w:rsidRDefault="0007123B" w:rsidP="007B750D">
            <w:pPr>
              <w:rPr>
                <w:ins w:id="1782" w:author="Alexander Thomas Frase" w:date="2016-03-15T10:57:00Z"/>
                <w:rFonts w:ascii="Courier New" w:hAnsi="Courier New" w:cs="Courier New"/>
                <w:sz w:val="22"/>
                <w:szCs w:val="22"/>
              </w:rPr>
            </w:pPr>
            <w:ins w:id="1783" w:author="Alexander Thomas Frase" w:date="2016-03-15T10:57:00Z">
              <w:r w:rsidRPr="00725347">
                <w:rPr>
                  <w:rFonts w:ascii="Courier New" w:hAnsi="Courier New" w:cs="Courier New"/>
                  <w:sz w:val="22"/>
                  <w:szCs w:val="22"/>
                </w:rPr>
                <w:t>Gene Breakdown:  path:hsa00010</w:t>
              </w:r>
            </w:ins>
          </w:p>
          <w:p w14:paraId="11F7F219" w14:textId="26D6E378" w:rsidR="0007123B" w:rsidRPr="00725347" w:rsidRDefault="0007123B" w:rsidP="007B750D">
            <w:pPr>
              <w:rPr>
                <w:ins w:id="1784" w:author="Alexander Thomas Frase" w:date="2016-03-15T10:56:00Z"/>
                <w:rFonts w:ascii="Courier New" w:hAnsi="Courier New" w:cs="Courier New"/>
                <w:sz w:val="22"/>
                <w:szCs w:val="22"/>
              </w:rPr>
            </w:pPr>
          </w:p>
        </w:tc>
      </w:tr>
      <w:tr w:rsidR="0007123B" w:rsidRPr="001417E7" w14:paraId="2208091D" w14:textId="77777777" w:rsidTr="00CD0F5F">
        <w:tblPrEx>
          <w:tblPrExChange w:id="1785" w:author="Alexander Thomas Frase" w:date="2016-03-15T11:01:00Z">
            <w:tblPrEx>
              <w:tblBorders>
                <w:insideV w:val="single" w:sz="4" w:space="0" w:color="auto"/>
              </w:tblBorders>
            </w:tblPrEx>
          </w:tblPrExChange>
        </w:tblPrEx>
        <w:trPr>
          <w:trHeight w:val="971"/>
          <w:ins w:id="1786" w:author="Alexander Thomas Frase" w:date="2016-03-15T10:56:00Z"/>
          <w:trPrChange w:id="1787" w:author="Alexander Thomas Frase" w:date="2016-03-15T11:01:00Z">
            <w:trPr>
              <w:trHeight w:val="971"/>
            </w:trPr>
          </w:trPrChange>
        </w:trPr>
        <w:tc>
          <w:tcPr>
            <w:tcW w:w="917" w:type="dxa"/>
            <w:tcPrChange w:id="1788" w:author="Alexander Thomas Frase" w:date="2016-03-15T11:01:00Z">
              <w:tcPr>
                <w:tcW w:w="917" w:type="dxa"/>
                <w:gridSpan w:val="2"/>
              </w:tcPr>
            </w:tcPrChange>
          </w:tcPr>
          <w:p w14:paraId="24085809" w14:textId="5A47606E" w:rsidR="0007123B" w:rsidRPr="00506A4A" w:rsidRDefault="0007123B" w:rsidP="007B750D">
            <w:pPr>
              <w:rPr>
                <w:ins w:id="1789" w:author="Alexander Thomas Frase" w:date="2016-03-15T10:58:00Z"/>
                <w:rFonts w:ascii="Courier New" w:hAnsi="Courier New" w:cs="Courier New"/>
                <w:sz w:val="22"/>
                <w:szCs w:val="22"/>
              </w:rPr>
            </w:pPr>
            <w:ins w:id="1790" w:author="Alexander Thomas Frase" w:date="2016-03-15T10:58:00Z">
              <w:r w:rsidRPr="00506A4A">
                <w:rPr>
                  <w:rFonts w:ascii="Courier New" w:hAnsi="Courier New" w:cs="Courier New"/>
                  <w:sz w:val="22"/>
                  <w:szCs w:val="22"/>
                </w:rPr>
                <w:t>gene</w:t>
              </w:r>
            </w:ins>
          </w:p>
          <w:p w14:paraId="55D8ADE0" w14:textId="77777777" w:rsidR="0007123B" w:rsidRPr="00725347" w:rsidRDefault="0007123B" w:rsidP="007B750D">
            <w:pPr>
              <w:rPr>
                <w:ins w:id="1791" w:author="Alexander Thomas Frase" w:date="2016-03-15T10:58:00Z"/>
                <w:rFonts w:ascii="Courier New" w:hAnsi="Courier New" w:cs="Courier New"/>
                <w:sz w:val="22"/>
                <w:szCs w:val="22"/>
              </w:rPr>
            </w:pPr>
            <w:ins w:id="1792" w:author="Alexander Thomas Frase" w:date="2016-03-15T10:58:00Z">
              <w:r w:rsidRPr="00725347">
                <w:rPr>
                  <w:rFonts w:ascii="Courier New" w:hAnsi="Courier New" w:cs="Courier New"/>
                  <w:sz w:val="22"/>
                  <w:szCs w:val="22"/>
                </w:rPr>
                <w:t>PCK1</w:t>
              </w:r>
            </w:ins>
          </w:p>
          <w:p w14:paraId="47782552" w14:textId="77777777" w:rsidR="0007123B" w:rsidRPr="00725347" w:rsidRDefault="0007123B" w:rsidP="007B750D">
            <w:pPr>
              <w:rPr>
                <w:ins w:id="1793" w:author="Alexander Thomas Frase" w:date="2016-03-15T10:58:00Z"/>
                <w:rFonts w:ascii="Courier New" w:hAnsi="Courier New" w:cs="Courier New"/>
                <w:sz w:val="22"/>
                <w:szCs w:val="22"/>
              </w:rPr>
            </w:pPr>
            <w:ins w:id="1794" w:author="Alexander Thomas Frase" w:date="2016-03-15T10:58:00Z">
              <w:r w:rsidRPr="00725347">
                <w:rPr>
                  <w:rFonts w:ascii="Courier New" w:hAnsi="Courier New" w:cs="Courier New"/>
                  <w:sz w:val="22"/>
                  <w:szCs w:val="22"/>
                </w:rPr>
                <w:t>PFKP</w:t>
              </w:r>
            </w:ins>
          </w:p>
          <w:p w14:paraId="18A3473C" w14:textId="691F6256" w:rsidR="0007123B" w:rsidRPr="00725347" w:rsidRDefault="0007123B" w:rsidP="007B750D">
            <w:pPr>
              <w:rPr>
                <w:ins w:id="1795" w:author="Alexander Thomas Frase" w:date="2016-03-15T10:58:00Z"/>
                <w:rFonts w:ascii="Courier New" w:hAnsi="Courier New" w:cs="Courier New"/>
                <w:sz w:val="22"/>
                <w:szCs w:val="22"/>
              </w:rPr>
            </w:pPr>
            <w:ins w:id="1796" w:author="Alexander Thomas Frase" w:date="2016-03-15T10:58:00Z">
              <w:r w:rsidRPr="00725347">
                <w:rPr>
                  <w:rFonts w:ascii="Courier New" w:hAnsi="Courier New" w:cs="Courier New"/>
                  <w:sz w:val="22"/>
                  <w:szCs w:val="22"/>
                </w:rPr>
                <w:t>LDHA</w:t>
              </w:r>
            </w:ins>
          </w:p>
          <w:p w14:paraId="07D38FFC" w14:textId="77777777" w:rsidR="0007123B" w:rsidRPr="00725347" w:rsidRDefault="0007123B" w:rsidP="007B750D">
            <w:pPr>
              <w:rPr>
                <w:ins w:id="1797" w:author="Alexander Thomas Frase" w:date="2016-03-15T10:58:00Z"/>
                <w:rFonts w:ascii="Courier New" w:hAnsi="Courier New" w:cs="Courier New"/>
                <w:sz w:val="22"/>
                <w:szCs w:val="22"/>
              </w:rPr>
            </w:pPr>
            <w:ins w:id="1798" w:author="Alexander Thomas Frase" w:date="2016-03-15T10:58:00Z">
              <w:r w:rsidRPr="00725347">
                <w:rPr>
                  <w:rFonts w:ascii="Courier New" w:hAnsi="Courier New" w:cs="Courier New"/>
                  <w:sz w:val="22"/>
                  <w:szCs w:val="22"/>
                </w:rPr>
                <w:t>ALDH9A1</w:t>
              </w:r>
            </w:ins>
          </w:p>
          <w:p w14:paraId="425E8C42" w14:textId="6930E3D6" w:rsidR="0007123B" w:rsidRPr="00725347" w:rsidRDefault="0007123B" w:rsidP="007B750D">
            <w:pPr>
              <w:rPr>
                <w:ins w:id="1799" w:author="Alexander Thomas Frase" w:date="2016-03-15T10:56:00Z"/>
                <w:rFonts w:ascii="Courier New" w:hAnsi="Courier New" w:cs="Courier New"/>
                <w:sz w:val="22"/>
                <w:szCs w:val="22"/>
              </w:rPr>
            </w:pPr>
            <w:ins w:id="1800" w:author="Alexander Thomas Frase" w:date="2016-03-15T10:58:00Z">
              <w:r w:rsidRPr="00725347">
                <w:rPr>
                  <w:rFonts w:ascii="Courier New" w:hAnsi="Courier New" w:cs="Courier New"/>
                  <w:sz w:val="22"/>
                  <w:szCs w:val="22"/>
                </w:rPr>
                <w:t>…</w:t>
              </w:r>
            </w:ins>
          </w:p>
        </w:tc>
        <w:tc>
          <w:tcPr>
            <w:tcW w:w="1055" w:type="dxa"/>
            <w:tcPrChange w:id="1801" w:author="Alexander Thomas Frase" w:date="2016-03-15T11:01:00Z">
              <w:tcPr>
                <w:tcW w:w="1055" w:type="dxa"/>
                <w:gridSpan w:val="2"/>
              </w:tcPr>
            </w:tcPrChange>
          </w:tcPr>
          <w:p w14:paraId="13A1783D" w14:textId="1FE12CE9" w:rsidR="0007123B" w:rsidRPr="00725347" w:rsidRDefault="0007123B" w:rsidP="007B750D">
            <w:pPr>
              <w:rPr>
                <w:ins w:id="1802" w:author="Alexander Thomas Frase" w:date="2016-03-15T10:58:00Z"/>
                <w:rFonts w:ascii="Courier New" w:hAnsi="Courier New" w:cs="Courier New"/>
                <w:sz w:val="22"/>
                <w:szCs w:val="22"/>
              </w:rPr>
            </w:pPr>
            <w:ins w:id="1803" w:author="Alexander Thomas Frase" w:date="2016-03-15T10:58:00Z">
              <w:r w:rsidRPr="00725347">
                <w:rPr>
                  <w:rFonts w:ascii="Courier New" w:hAnsi="Courier New" w:cs="Courier New"/>
                  <w:sz w:val="22"/>
                  <w:szCs w:val="22"/>
                </w:rPr>
                <w:t>features</w:t>
              </w:r>
            </w:ins>
          </w:p>
          <w:p w14:paraId="1C84A570" w14:textId="77777777" w:rsidR="0007123B" w:rsidRPr="00725347" w:rsidRDefault="0007123B" w:rsidP="007B750D">
            <w:pPr>
              <w:rPr>
                <w:ins w:id="1804" w:author="Alexander Thomas Frase" w:date="2016-03-15T10:58:00Z"/>
                <w:rFonts w:ascii="Courier New" w:hAnsi="Courier New" w:cs="Courier New"/>
                <w:sz w:val="22"/>
                <w:szCs w:val="22"/>
              </w:rPr>
            </w:pPr>
            <w:ins w:id="1805" w:author="Alexander Thomas Frase" w:date="2016-03-15T10:58:00Z">
              <w:r w:rsidRPr="00725347">
                <w:rPr>
                  <w:rFonts w:ascii="Courier New" w:hAnsi="Courier New" w:cs="Courier New"/>
                  <w:sz w:val="22"/>
                  <w:szCs w:val="22"/>
                </w:rPr>
                <w:t>3</w:t>
              </w:r>
            </w:ins>
          </w:p>
          <w:p w14:paraId="4363E7B4" w14:textId="77777777" w:rsidR="0007123B" w:rsidRPr="00725347" w:rsidRDefault="0007123B" w:rsidP="007B750D">
            <w:pPr>
              <w:rPr>
                <w:ins w:id="1806" w:author="Alexander Thomas Frase" w:date="2016-03-15T10:58:00Z"/>
                <w:rFonts w:ascii="Courier New" w:hAnsi="Courier New" w:cs="Courier New"/>
                <w:sz w:val="22"/>
                <w:szCs w:val="22"/>
              </w:rPr>
            </w:pPr>
            <w:ins w:id="1807" w:author="Alexander Thomas Frase" w:date="2016-03-15T10:58:00Z">
              <w:r w:rsidRPr="00725347">
                <w:rPr>
                  <w:rFonts w:ascii="Courier New" w:hAnsi="Courier New" w:cs="Courier New"/>
                  <w:sz w:val="22"/>
                  <w:szCs w:val="22"/>
                </w:rPr>
                <w:t>29</w:t>
              </w:r>
            </w:ins>
          </w:p>
          <w:p w14:paraId="66D7A3B9" w14:textId="77777777" w:rsidR="0007123B" w:rsidRPr="00725347" w:rsidRDefault="0007123B" w:rsidP="007B750D">
            <w:pPr>
              <w:rPr>
                <w:ins w:id="1808" w:author="Alexander Thomas Frase" w:date="2016-03-15T10:58:00Z"/>
                <w:rFonts w:ascii="Courier New" w:hAnsi="Courier New" w:cs="Courier New"/>
                <w:sz w:val="22"/>
                <w:szCs w:val="22"/>
              </w:rPr>
            </w:pPr>
            <w:ins w:id="1809" w:author="Alexander Thomas Frase" w:date="2016-03-15T10:58:00Z">
              <w:r w:rsidRPr="00725347">
                <w:rPr>
                  <w:rFonts w:ascii="Courier New" w:hAnsi="Courier New" w:cs="Courier New"/>
                  <w:sz w:val="22"/>
                  <w:szCs w:val="22"/>
                </w:rPr>
                <w:t>1</w:t>
              </w:r>
            </w:ins>
          </w:p>
          <w:p w14:paraId="40378FDA" w14:textId="11579C99" w:rsidR="0007123B" w:rsidRPr="00725347" w:rsidRDefault="0007123B" w:rsidP="007B750D">
            <w:pPr>
              <w:rPr>
                <w:ins w:id="1810" w:author="Alexander Thomas Frase" w:date="2016-03-15T10:56:00Z"/>
                <w:rFonts w:ascii="Courier New" w:hAnsi="Courier New" w:cs="Courier New"/>
                <w:sz w:val="22"/>
                <w:szCs w:val="22"/>
              </w:rPr>
            </w:pPr>
            <w:ins w:id="1811" w:author="Alexander Thomas Frase" w:date="2016-03-15T10:58:00Z">
              <w:r w:rsidRPr="00725347">
                <w:rPr>
                  <w:rFonts w:ascii="Courier New" w:hAnsi="Courier New" w:cs="Courier New"/>
                  <w:sz w:val="22"/>
                  <w:szCs w:val="22"/>
                </w:rPr>
                <w:t>5</w:t>
              </w:r>
            </w:ins>
          </w:p>
        </w:tc>
        <w:tc>
          <w:tcPr>
            <w:tcW w:w="1331" w:type="dxa"/>
            <w:tcPrChange w:id="1812" w:author="Alexander Thomas Frase" w:date="2016-03-15T11:01:00Z">
              <w:tcPr>
                <w:tcW w:w="1331" w:type="dxa"/>
                <w:gridSpan w:val="2"/>
              </w:tcPr>
            </w:tcPrChange>
          </w:tcPr>
          <w:p w14:paraId="740C6564" w14:textId="699A3ADA" w:rsidR="0007123B" w:rsidRPr="00725347" w:rsidRDefault="0007123B" w:rsidP="007B750D">
            <w:pPr>
              <w:rPr>
                <w:ins w:id="1813" w:author="Alexander Thomas Frase" w:date="2016-03-15T10:59:00Z"/>
                <w:rFonts w:ascii="Courier New" w:hAnsi="Courier New" w:cs="Courier New"/>
                <w:sz w:val="22"/>
                <w:szCs w:val="22"/>
              </w:rPr>
            </w:pPr>
            <w:ins w:id="1814" w:author="Alexander Thomas Frase" w:date="2016-03-15T10:59:00Z">
              <w:r w:rsidRPr="00725347">
                <w:rPr>
                  <w:rFonts w:ascii="Courier New" w:hAnsi="Courier New" w:cs="Courier New"/>
                  <w:sz w:val="22"/>
                  <w:szCs w:val="22"/>
                </w:rPr>
                <w:t>simple</w:t>
              </w:r>
            </w:ins>
          </w:p>
          <w:p w14:paraId="5CD0AE09" w14:textId="77777777" w:rsidR="0007123B" w:rsidRPr="00725347" w:rsidRDefault="0007123B" w:rsidP="007B750D">
            <w:pPr>
              <w:rPr>
                <w:ins w:id="1815" w:author="Alexander Thomas Frase" w:date="2016-03-15T10:59:00Z"/>
                <w:rFonts w:ascii="Courier New" w:hAnsi="Courier New" w:cs="Courier New"/>
                <w:sz w:val="22"/>
                <w:szCs w:val="22"/>
              </w:rPr>
            </w:pPr>
            <w:ins w:id="1816" w:author="Alexander Thomas Frase" w:date="2016-03-15T10:59:00Z">
              <w:r w:rsidRPr="00725347">
                <w:rPr>
                  <w:rFonts w:ascii="Courier New" w:hAnsi="Courier New" w:cs="Courier New"/>
                  <w:sz w:val="22"/>
                  <w:szCs w:val="22"/>
                </w:rPr>
                <w:t>3</w:t>
              </w:r>
            </w:ins>
          </w:p>
          <w:p w14:paraId="5044C460" w14:textId="77777777" w:rsidR="0007123B" w:rsidRPr="00725347" w:rsidRDefault="0007123B" w:rsidP="007B750D">
            <w:pPr>
              <w:rPr>
                <w:ins w:id="1817" w:author="Alexander Thomas Frase" w:date="2016-03-15T10:59:00Z"/>
                <w:rFonts w:ascii="Courier New" w:hAnsi="Courier New" w:cs="Courier New"/>
                <w:sz w:val="22"/>
                <w:szCs w:val="22"/>
              </w:rPr>
            </w:pPr>
            <w:ins w:id="1818" w:author="Alexander Thomas Frase" w:date="2016-03-15T10:59:00Z">
              <w:r w:rsidRPr="00725347">
                <w:rPr>
                  <w:rFonts w:ascii="Courier New" w:hAnsi="Courier New" w:cs="Courier New"/>
                  <w:sz w:val="22"/>
                  <w:szCs w:val="22"/>
                </w:rPr>
                <w:t>23</w:t>
              </w:r>
            </w:ins>
          </w:p>
          <w:p w14:paraId="03E68255" w14:textId="77777777" w:rsidR="0007123B" w:rsidRPr="00725347" w:rsidRDefault="0007123B" w:rsidP="007B750D">
            <w:pPr>
              <w:rPr>
                <w:ins w:id="1819" w:author="Alexander Thomas Frase" w:date="2016-03-15T10:59:00Z"/>
                <w:rFonts w:ascii="Courier New" w:hAnsi="Courier New" w:cs="Courier New"/>
                <w:sz w:val="22"/>
                <w:szCs w:val="22"/>
              </w:rPr>
            </w:pPr>
            <w:ins w:id="1820" w:author="Alexander Thomas Frase" w:date="2016-03-15T10:59:00Z">
              <w:r w:rsidRPr="00725347">
                <w:rPr>
                  <w:rFonts w:ascii="Courier New" w:hAnsi="Courier New" w:cs="Courier New"/>
                  <w:sz w:val="22"/>
                  <w:szCs w:val="22"/>
                </w:rPr>
                <w:t>0</w:t>
              </w:r>
            </w:ins>
          </w:p>
          <w:p w14:paraId="2E9669CD" w14:textId="747E4748" w:rsidR="0007123B" w:rsidRPr="00725347" w:rsidRDefault="0007123B" w:rsidP="007B750D">
            <w:pPr>
              <w:rPr>
                <w:ins w:id="1821" w:author="Alexander Thomas Frase" w:date="2016-03-15T10:56:00Z"/>
                <w:rFonts w:ascii="Courier New" w:hAnsi="Courier New" w:cs="Courier New"/>
                <w:sz w:val="22"/>
                <w:szCs w:val="22"/>
              </w:rPr>
            </w:pPr>
            <w:ins w:id="1822" w:author="Alexander Thomas Frase" w:date="2016-03-15T10:59:00Z">
              <w:r w:rsidRPr="00725347">
                <w:rPr>
                  <w:rFonts w:ascii="Courier New" w:hAnsi="Courier New" w:cs="Courier New"/>
                  <w:sz w:val="22"/>
                  <w:szCs w:val="22"/>
                </w:rPr>
                <w:t>3</w:t>
              </w:r>
            </w:ins>
          </w:p>
        </w:tc>
        <w:tc>
          <w:tcPr>
            <w:tcW w:w="1607" w:type="dxa"/>
            <w:tcPrChange w:id="1823" w:author="Alexander Thomas Frase" w:date="2016-03-15T11:01:00Z">
              <w:tcPr>
                <w:tcW w:w="1607" w:type="dxa"/>
                <w:gridSpan w:val="2"/>
              </w:tcPr>
            </w:tcPrChange>
          </w:tcPr>
          <w:p w14:paraId="2B818B52" w14:textId="77777777" w:rsidR="0007123B" w:rsidRPr="00725347" w:rsidRDefault="0007123B" w:rsidP="007B750D">
            <w:pPr>
              <w:rPr>
                <w:ins w:id="1824" w:author="Alexander Thomas Frase" w:date="2016-03-15T10:59:00Z"/>
                <w:rFonts w:ascii="Courier New" w:hAnsi="Courier New" w:cs="Courier New"/>
                <w:sz w:val="22"/>
                <w:szCs w:val="22"/>
              </w:rPr>
            </w:pPr>
            <w:ins w:id="1825" w:author="Alexander Thomas Frase" w:date="2016-03-15T10:59:00Z">
              <w:r w:rsidRPr="00725347">
                <w:rPr>
                  <w:rFonts w:ascii="Courier New" w:hAnsi="Courier New" w:cs="Courier New"/>
                  <w:sz w:val="22"/>
                  <w:szCs w:val="22"/>
                </w:rPr>
                <w:t>(sig)</w:t>
              </w:r>
            </w:ins>
          </w:p>
          <w:p w14:paraId="2CA330A2" w14:textId="77777777" w:rsidR="0007123B" w:rsidRPr="00725347" w:rsidRDefault="0007123B" w:rsidP="007B750D">
            <w:pPr>
              <w:rPr>
                <w:ins w:id="1826" w:author="Alexander Thomas Frase" w:date="2016-03-15T10:59:00Z"/>
                <w:rFonts w:ascii="Courier New" w:hAnsi="Courier New" w:cs="Courier New"/>
                <w:sz w:val="22"/>
                <w:szCs w:val="22"/>
              </w:rPr>
            </w:pPr>
            <w:ins w:id="1827" w:author="Alexander Thomas Frase" w:date="2016-03-15T10:59:00Z">
              <w:r w:rsidRPr="00725347">
                <w:rPr>
                  <w:rFonts w:ascii="Courier New" w:hAnsi="Courier New" w:cs="Courier New"/>
                  <w:sz w:val="22"/>
                  <w:szCs w:val="22"/>
                </w:rPr>
                <w:t>0</w:t>
              </w:r>
            </w:ins>
          </w:p>
          <w:p w14:paraId="4CD2D790" w14:textId="77777777" w:rsidR="0007123B" w:rsidRPr="00725347" w:rsidRDefault="0007123B" w:rsidP="007B750D">
            <w:pPr>
              <w:rPr>
                <w:ins w:id="1828" w:author="Alexander Thomas Frase" w:date="2016-03-15T10:59:00Z"/>
                <w:rFonts w:ascii="Courier New" w:hAnsi="Courier New" w:cs="Courier New"/>
                <w:sz w:val="22"/>
                <w:szCs w:val="22"/>
              </w:rPr>
            </w:pPr>
            <w:ins w:id="1829" w:author="Alexander Thomas Frase" w:date="2016-03-15T10:59:00Z">
              <w:r w:rsidRPr="00725347">
                <w:rPr>
                  <w:rFonts w:ascii="Courier New" w:hAnsi="Courier New" w:cs="Courier New"/>
                  <w:sz w:val="22"/>
                  <w:szCs w:val="22"/>
                </w:rPr>
                <w:t>1</w:t>
              </w:r>
            </w:ins>
          </w:p>
          <w:p w14:paraId="792B0C70" w14:textId="77777777" w:rsidR="0007123B" w:rsidRPr="00725347" w:rsidRDefault="0007123B" w:rsidP="007B750D">
            <w:pPr>
              <w:rPr>
                <w:ins w:id="1830" w:author="Alexander Thomas Frase" w:date="2016-03-15T10:59:00Z"/>
                <w:rFonts w:ascii="Courier New" w:hAnsi="Courier New" w:cs="Courier New"/>
                <w:sz w:val="22"/>
                <w:szCs w:val="22"/>
              </w:rPr>
            </w:pPr>
            <w:ins w:id="1831" w:author="Alexander Thomas Frase" w:date="2016-03-15T10:59:00Z">
              <w:r w:rsidRPr="00725347">
                <w:rPr>
                  <w:rFonts w:ascii="Courier New" w:hAnsi="Courier New" w:cs="Courier New"/>
                  <w:sz w:val="22"/>
                  <w:szCs w:val="22"/>
                </w:rPr>
                <w:t>0</w:t>
              </w:r>
            </w:ins>
          </w:p>
          <w:p w14:paraId="5B659B83" w14:textId="3BFAB760" w:rsidR="0007123B" w:rsidRPr="00725347" w:rsidRDefault="0007123B" w:rsidP="007B750D">
            <w:pPr>
              <w:rPr>
                <w:ins w:id="1832" w:author="Alexander Thomas Frase" w:date="2016-03-15T10:56:00Z"/>
                <w:rFonts w:ascii="Courier New" w:hAnsi="Courier New" w:cs="Courier New"/>
                <w:sz w:val="22"/>
                <w:szCs w:val="22"/>
              </w:rPr>
            </w:pPr>
            <w:ins w:id="1833" w:author="Alexander Thomas Frase" w:date="2016-03-15T10:59:00Z">
              <w:r w:rsidRPr="00725347">
                <w:rPr>
                  <w:rFonts w:ascii="Courier New" w:hAnsi="Courier New" w:cs="Courier New"/>
                  <w:sz w:val="22"/>
                  <w:szCs w:val="22"/>
                </w:rPr>
                <w:t>0</w:t>
              </w:r>
            </w:ins>
          </w:p>
        </w:tc>
        <w:tc>
          <w:tcPr>
            <w:tcW w:w="779" w:type="dxa"/>
            <w:tcPrChange w:id="1834" w:author="Alexander Thomas Frase" w:date="2016-03-15T11:01:00Z">
              <w:tcPr>
                <w:tcW w:w="779" w:type="dxa"/>
                <w:gridSpan w:val="2"/>
              </w:tcPr>
            </w:tcPrChange>
          </w:tcPr>
          <w:p w14:paraId="1C59A090" w14:textId="7148AB55" w:rsidR="0007123B" w:rsidRPr="00725347" w:rsidRDefault="0007123B" w:rsidP="007B750D">
            <w:pPr>
              <w:rPr>
                <w:ins w:id="1835" w:author="Alexander Thomas Frase" w:date="2016-03-15T10:59:00Z"/>
                <w:rFonts w:ascii="Courier New" w:hAnsi="Courier New" w:cs="Courier New"/>
                <w:sz w:val="22"/>
                <w:szCs w:val="22"/>
              </w:rPr>
            </w:pPr>
            <w:ins w:id="1836" w:author="Alexander Thomas Frase" w:date="2016-03-15T10:59:00Z">
              <w:r w:rsidRPr="00725347">
                <w:rPr>
                  <w:rFonts w:ascii="Courier New" w:hAnsi="Courier New" w:cs="Courier New"/>
                  <w:sz w:val="22"/>
                  <w:szCs w:val="22"/>
                </w:rPr>
                <w:t>complex</w:t>
              </w:r>
            </w:ins>
          </w:p>
          <w:p w14:paraId="4D8A283B" w14:textId="77777777" w:rsidR="0007123B" w:rsidRPr="00725347" w:rsidRDefault="0007123B" w:rsidP="007B750D">
            <w:pPr>
              <w:rPr>
                <w:ins w:id="1837" w:author="Alexander Thomas Frase" w:date="2016-03-15T10:59:00Z"/>
                <w:rFonts w:ascii="Courier New" w:hAnsi="Courier New" w:cs="Courier New"/>
                <w:sz w:val="22"/>
                <w:szCs w:val="22"/>
              </w:rPr>
            </w:pPr>
            <w:ins w:id="1838" w:author="Alexander Thomas Frase" w:date="2016-03-15T10:59:00Z">
              <w:r w:rsidRPr="00725347">
                <w:rPr>
                  <w:rFonts w:ascii="Courier New" w:hAnsi="Courier New" w:cs="Courier New"/>
                  <w:sz w:val="22"/>
                  <w:szCs w:val="22"/>
                </w:rPr>
                <w:t>0</w:t>
              </w:r>
            </w:ins>
          </w:p>
          <w:p w14:paraId="666A9FA1" w14:textId="77777777" w:rsidR="0007123B" w:rsidRPr="00725347" w:rsidRDefault="0007123B" w:rsidP="007B750D">
            <w:pPr>
              <w:rPr>
                <w:ins w:id="1839" w:author="Alexander Thomas Frase" w:date="2016-03-15T11:00:00Z"/>
                <w:rFonts w:ascii="Courier New" w:hAnsi="Courier New" w:cs="Courier New"/>
                <w:sz w:val="22"/>
                <w:szCs w:val="22"/>
              </w:rPr>
            </w:pPr>
            <w:ins w:id="1840" w:author="Alexander Thomas Frase" w:date="2016-03-15T11:00:00Z">
              <w:r w:rsidRPr="00725347">
                <w:rPr>
                  <w:rFonts w:ascii="Courier New" w:hAnsi="Courier New" w:cs="Courier New"/>
                  <w:sz w:val="22"/>
                  <w:szCs w:val="22"/>
                </w:rPr>
                <w:t>6</w:t>
              </w:r>
            </w:ins>
          </w:p>
          <w:p w14:paraId="3ABD6326" w14:textId="77777777" w:rsidR="0007123B" w:rsidRPr="00725347" w:rsidRDefault="0007123B" w:rsidP="007B750D">
            <w:pPr>
              <w:rPr>
                <w:ins w:id="1841" w:author="Alexander Thomas Frase" w:date="2016-03-15T11:00:00Z"/>
                <w:rFonts w:ascii="Courier New" w:hAnsi="Courier New" w:cs="Courier New"/>
                <w:sz w:val="22"/>
                <w:szCs w:val="22"/>
              </w:rPr>
            </w:pPr>
            <w:ins w:id="1842" w:author="Alexander Thomas Frase" w:date="2016-03-15T11:00:00Z">
              <w:r w:rsidRPr="00725347">
                <w:rPr>
                  <w:rFonts w:ascii="Courier New" w:hAnsi="Courier New" w:cs="Courier New"/>
                  <w:sz w:val="22"/>
                  <w:szCs w:val="22"/>
                </w:rPr>
                <w:t>1</w:t>
              </w:r>
            </w:ins>
          </w:p>
          <w:p w14:paraId="640BD9B6" w14:textId="7DD8166C" w:rsidR="0007123B" w:rsidRPr="00725347" w:rsidRDefault="0007123B" w:rsidP="007B750D">
            <w:pPr>
              <w:rPr>
                <w:ins w:id="1843" w:author="Alexander Thomas Frase" w:date="2016-03-15T10:56:00Z"/>
                <w:rFonts w:ascii="Courier New" w:hAnsi="Courier New" w:cs="Courier New"/>
                <w:sz w:val="22"/>
                <w:szCs w:val="22"/>
              </w:rPr>
            </w:pPr>
            <w:ins w:id="1844" w:author="Alexander Thomas Frase" w:date="2016-03-15T11:00:00Z">
              <w:r w:rsidRPr="00725347">
                <w:rPr>
                  <w:rFonts w:ascii="Courier New" w:hAnsi="Courier New" w:cs="Courier New"/>
                  <w:sz w:val="22"/>
                  <w:szCs w:val="22"/>
                </w:rPr>
                <w:t>2</w:t>
              </w:r>
            </w:ins>
          </w:p>
        </w:tc>
        <w:tc>
          <w:tcPr>
            <w:tcW w:w="1167" w:type="dxa"/>
            <w:tcPrChange w:id="1845" w:author="Alexander Thomas Frase" w:date="2016-03-15T11:01:00Z">
              <w:tcPr>
                <w:tcW w:w="1167" w:type="dxa"/>
                <w:gridSpan w:val="2"/>
              </w:tcPr>
            </w:tcPrChange>
          </w:tcPr>
          <w:p w14:paraId="0BE1C7C7" w14:textId="77777777" w:rsidR="0007123B" w:rsidRPr="00725347" w:rsidRDefault="0007123B" w:rsidP="007B750D">
            <w:pPr>
              <w:rPr>
                <w:ins w:id="1846" w:author="Alexander Thomas Frase" w:date="2016-03-15T10:59:00Z"/>
                <w:rFonts w:ascii="Courier New" w:hAnsi="Courier New" w:cs="Courier New"/>
                <w:sz w:val="22"/>
                <w:szCs w:val="22"/>
              </w:rPr>
            </w:pPr>
            <w:ins w:id="1847" w:author="Alexander Thomas Frase" w:date="2016-03-15T10:59:00Z">
              <w:r w:rsidRPr="00725347">
                <w:rPr>
                  <w:rFonts w:ascii="Courier New" w:hAnsi="Courier New" w:cs="Courier New"/>
                  <w:sz w:val="22"/>
                  <w:szCs w:val="22"/>
                </w:rPr>
                <w:t>(sig)</w:t>
              </w:r>
            </w:ins>
          </w:p>
          <w:p w14:paraId="65E12BA3" w14:textId="77777777" w:rsidR="0007123B" w:rsidRPr="00725347" w:rsidRDefault="0007123B" w:rsidP="007B750D">
            <w:pPr>
              <w:rPr>
                <w:ins w:id="1848" w:author="Alexander Thomas Frase" w:date="2016-03-15T11:00:00Z"/>
                <w:rFonts w:ascii="Courier New" w:hAnsi="Courier New" w:cs="Courier New"/>
                <w:sz w:val="22"/>
                <w:szCs w:val="22"/>
              </w:rPr>
            </w:pPr>
            <w:ins w:id="1849" w:author="Alexander Thomas Frase" w:date="2016-03-15T11:00:00Z">
              <w:r w:rsidRPr="00725347">
                <w:rPr>
                  <w:rFonts w:ascii="Courier New" w:hAnsi="Courier New" w:cs="Courier New"/>
                  <w:sz w:val="22"/>
                  <w:szCs w:val="22"/>
                </w:rPr>
                <w:t>0</w:t>
              </w:r>
            </w:ins>
          </w:p>
          <w:p w14:paraId="5225DC4E" w14:textId="77777777" w:rsidR="0007123B" w:rsidRPr="00725347" w:rsidRDefault="0007123B" w:rsidP="007B750D">
            <w:pPr>
              <w:rPr>
                <w:ins w:id="1850" w:author="Alexander Thomas Frase" w:date="2016-03-15T11:00:00Z"/>
                <w:rFonts w:ascii="Courier New" w:hAnsi="Courier New" w:cs="Courier New"/>
                <w:sz w:val="22"/>
                <w:szCs w:val="22"/>
              </w:rPr>
            </w:pPr>
            <w:ins w:id="1851" w:author="Alexander Thomas Frase" w:date="2016-03-15T11:00:00Z">
              <w:r w:rsidRPr="00725347">
                <w:rPr>
                  <w:rFonts w:ascii="Courier New" w:hAnsi="Courier New" w:cs="Courier New"/>
                  <w:sz w:val="22"/>
                  <w:szCs w:val="22"/>
                </w:rPr>
                <w:t>0</w:t>
              </w:r>
            </w:ins>
          </w:p>
          <w:p w14:paraId="30AA967C" w14:textId="77777777" w:rsidR="0007123B" w:rsidRPr="00725347" w:rsidRDefault="0007123B" w:rsidP="007B750D">
            <w:pPr>
              <w:rPr>
                <w:ins w:id="1852" w:author="Alexander Thomas Frase" w:date="2016-03-15T11:00:00Z"/>
                <w:rFonts w:ascii="Courier New" w:hAnsi="Courier New" w:cs="Courier New"/>
                <w:sz w:val="22"/>
                <w:szCs w:val="22"/>
              </w:rPr>
            </w:pPr>
            <w:ins w:id="1853" w:author="Alexander Thomas Frase" w:date="2016-03-15T11:00:00Z">
              <w:r w:rsidRPr="00725347">
                <w:rPr>
                  <w:rFonts w:ascii="Courier New" w:hAnsi="Courier New" w:cs="Courier New"/>
                  <w:sz w:val="22"/>
                  <w:szCs w:val="22"/>
                </w:rPr>
                <w:t>1</w:t>
              </w:r>
            </w:ins>
          </w:p>
          <w:p w14:paraId="35AC1540" w14:textId="2D5FB762" w:rsidR="0007123B" w:rsidRPr="00725347" w:rsidRDefault="0007123B" w:rsidP="007B750D">
            <w:pPr>
              <w:rPr>
                <w:ins w:id="1854" w:author="Alexander Thomas Frase" w:date="2016-03-15T10:56:00Z"/>
                <w:rFonts w:ascii="Courier New" w:hAnsi="Courier New" w:cs="Courier New"/>
                <w:sz w:val="22"/>
                <w:szCs w:val="22"/>
              </w:rPr>
            </w:pPr>
            <w:ins w:id="1855" w:author="Alexander Thomas Frase" w:date="2016-03-15T11:00:00Z">
              <w:r w:rsidRPr="00725347">
                <w:rPr>
                  <w:rFonts w:ascii="Courier New" w:hAnsi="Courier New" w:cs="Courier New"/>
                  <w:sz w:val="22"/>
                  <w:szCs w:val="22"/>
                </w:rPr>
                <w:t>1</w:t>
              </w:r>
            </w:ins>
          </w:p>
        </w:tc>
        <w:tc>
          <w:tcPr>
            <w:tcW w:w="1784" w:type="dxa"/>
            <w:tcPrChange w:id="1856" w:author="Alexander Thomas Frase" w:date="2016-03-15T11:01:00Z">
              <w:tcPr>
                <w:tcW w:w="1784" w:type="dxa"/>
              </w:tcPr>
            </w:tcPrChange>
          </w:tcPr>
          <w:p w14:paraId="49C6C1FE" w14:textId="058B56B6" w:rsidR="0007123B" w:rsidRPr="00725347" w:rsidRDefault="0007123B" w:rsidP="007B750D">
            <w:pPr>
              <w:rPr>
                <w:ins w:id="1857" w:author="Alexander Thomas Frase" w:date="2016-03-15T10:59:00Z"/>
                <w:rFonts w:ascii="Courier New" w:hAnsi="Courier New" w:cs="Courier New"/>
                <w:sz w:val="22"/>
                <w:szCs w:val="22"/>
              </w:rPr>
            </w:pPr>
            <w:ins w:id="1858" w:author="Alexander Thomas Frase" w:date="2016-03-15T10:59:00Z">
              <w:r w:rsidRPr="00725347">
                <w:rPr>
                  <w:rFonts w:ascii="Courier New" w:hAnsi="Courier New" w:cs="Courier New"/>
                  <w:sz w:val="22"/>
                  <w:szCs w:val="22"/>
                </w:rPr>
                <w:t>pval</w:t>
              </w:r>
            </w:ins>
          </w:p>
          <w:p w14:paraId="4C0B0198" w14:textId="77777777" w:rsidR="0007123B" w:rsidRPr="00725347" w:rsidRDefault="0007123B" w:rsidP="007B750D">
            <w:pPr>
              <w:rPr>
                <w:ins w:id="1859" w:author="Alexander Thomas Frase" w:date="2016-03-15T11:00:00Z"/>
                <w:rFonts w:ascii="Courier New" w:hAnsi="Courier New" w:cs="Courier New"/>
                <w:sz w:val="22"/>
                <w:szCs w:val="22"/>
              </w:rPr>
            </w:pPr>
            <w:ins w:id="1860" w:author="Alexander Thomas Frase" w:date="2016-03-15T11:00:00Z">
              <w:r w:rsidRPr="00725347">
                <w:rPr>
                  <w:rFonts w:ascii="Courier New" w:hAnsi="Courier New" w:cs="Courier New"/>
                  <w:sz w:val="22"/>
                  <w:szCs w:val="22"/>
                </w:rPr>
                <w:t>1</w:t>
              </w:r>
            </w:ins>
          </w:p>
          <w:p w14:paraId="539DBEC0" w14:textId="77777777" w:rsidR="0007123B" w:rsidRPr="00725347" w:rsidRDefault="0007123B" w:rsidP="007B750D">
            <w:pPr>
              <w:rPr>
                <w:ins w:id="1861" w:author="Alexander Thomas Frase" w:date="2016-03-15T11:00:00Z"/>
                <w:rFonts w:ascii="Courier New" w:hAnsi="Courier New" w:cs="Courier New"/>
                <w:sz w:val="22"/>
                <w:szCs w:val="22"/>
              </w:rPr>
            </w:pPr>
            <w:ins w:id="1862" w:author="Alexander Thomas Frase" w:date="2016-03-15T11:00:00Z">
              <w:r w:rsidRPr="00725347">
                <w:rPr>
                  <w:rFonts w:ascii="Courier New" w:hAnsi="Courier New" w:cs="Courier New"/>
                  <w:sz w:val="22"/>
                  <w:szCs w:val="22"/>
                </w:rPr>
                <w:t>0.573</w:t>
              </w:r>
            </w:ins>
          </w:p>
          <w:p w14:paraId="06DC6DEF" w14:textId="77777777" w:rsidR="0007123B" w:rsidRPr="00725347" w:rsidRDefault="0007123B" w:rsidP="007B750D">
            <w:pPr>
              <w:rPr>
                <w:ins w:id="1863" w:author="Alexander Thomas Frase" w:date="2016-03-15T11:00:00Z"/>
                <w:rFonts w:ascii="Courier New" w:hAnsi="Courier New" w:cs="Courier New"/>
                <w:sz w:val="22"/>
                <w:szCs w:val="22"/>
              </w:rPr>
            </w:pPr>
            <w:ins w:id="1864" w:author="Alexander Thomas Frase" w:date="2016-03-15T11:00:00Z">
              <w:r w:rsidRPr="00725347">
                <w:rPr>
                  <w:rFonts w:ascii="Courier New" w:hAnsi="Courier New" w:cs="Courier New"/>
                  <w:sz w:val="22"/>
                  <w:szCs w:val="22"/>
                </w:rPr>
                <w:t>&lt; 0.001</w:t>
              </w:r>
            </w:ins>
          </w:p>
          <w:p w14:paraId="25B814F0" w14:textId="2222C16A" w:rsidR="0007123B" w:rsidRPr="00725347" w:rsidRDefault="0007123B" w:rsidP="007B750D">
            <w:pPr>
              <w:rPr>
                <w:ins w:id="1865" w:author="Alexander Thomas Frase" w:date="2016-03-15T10:56:00Z"/>
                <w:rFonts w:ascii="Courier New" w:hAnsi="Courier New" w:cs="Courier New"/>
                <w:sz w:val="22"/>
                <w:szCs w:val="22"/>
              </w:rPr>
            </w:pPr>
            <w:ins w:id="1866" w:author="Alexander Thomas Frase" w:date="2016-03-15T11:00:00Z">
              <w:r w:rsidRPr="00725347">
                <w:rPr>
                  <w:rFonts w:ascii="Courier New" w:hAnsi="Courier New" w:cs="Courier New"/>
                  <w:sz w:val="22"/>
                  <w:szCs w:val="22"/>
                </w:rPr>
                <w:t>0.108</w:t>
              </w:r>
            </w:ins>
          </w:p>
        </w:tc>
      </w:tr>
    </w:tbl>
    <w:p w14:paraId="2936CB2D" w14:textId="77777777" w:rsidR="0007123B" w:rsidRDefault="0007123B" w:rsidP="00245FC9">
      <w:pPr>
        <w:rPr>
          <w:ins w:id="1867" w:author="Alexander Thomas Frase" w:date="2016-03-15T11:00:00Z"/>
        </w:rPr>
      </w:pPr>
    </w:p>
    <w:p w14:paraId="7C505DD5" w14:textId="0C92F7DE" w:rsidR="00506A4A" w:rsidRDefault="00245FC9">
      <w:pPr>
        <w:rPr>
          <w:ins w:id="1868" w:author="Alexander Thomas Frase" w:date="2016-03-25T15:19:00Z"/>
        </w:rPr>
        <w:pPrChange w:id="1869" w:author="Alexander Thomas Frase" w:date="2016-03-25T15:18:00Z">
          <w:pPr>
            <w:widowControl/>
            <w:suppressAutoHyphens w:val="0"/>
          </w:pPr>
        </w:pPrChange>
      </w:pPr>
      <w:ins w:id="1870" w:author="Alexander Thomas Frase" w:date="2016-03-15T10:27:00Z">
        <w:r>
          <w:t xml:space="preserve">This can help to identify, for example, if a strong pathway-level signal is being driven by only one or a few genes, or if strong signals in several pathways are all </w:t>
        </w:r>
        <w:r w:rsidR="00CD0F5F">
          <w:t>driven by the same shared gene.</w:t>
        </w:r>
      </w:ins>
    </w:p>
    <w:p w14:paraId="7D3BBD3C" w14:textId="77777777" w:rsidR="00506A4A" w:rsidRDefault="00506A4A">
      <w:pPr>
        <w:rPr>
          <w:ins w:id="1871" w:author="Alexander Thomas Frase" w:date="2016-03-25T15:19:00Z"/>
        </w:rPr>
        <w:pPrChange w:id="1872" w:author="Alexander Thomas Frase" w:date="2016-03-25T15:18:00Z">
          <w:pPr>
            <w:widowControl/>
            <w:suppressAutoHyphens w:val="0"/>
          </w:pPr>
        </w:pPrChange>
      </w:pPr>
    </w:p>
    <w:p w14:paraId="77D7B2D6" w14:textId="77777777" w:rsidR="00506A4A" w:rsidRDefault="00506A4A">
      <w:pPr>
        <w:rPr>
          <w:ins w:id="1873" w:author="Alexander Thomas Frase" w:date="2016-03-25T15:18:00Z"/>
        </w:rPr>
        <w:pPrChange w:id="1874" w:author="Alexander Thomas Frase" w:date="2016-03-25T15:18:00Z">
          <w:pPr>
            <w:widowControl/>
            <w:suppressAutoHyphens w:val="0"/>
          </w:pPr>
        </w:pPrChange>
      </w:pPr>
    </w:p>
    <w:p w14:paraId="322C9FE7" w14:textId="77777777" w:rsidR="00506A4A" w:rsidRDefault="00506A4A">
      <w:pPr>
        <w:pStyle w:val="Heading2"/>
        <w:rPr>
          <w:ins w:id="1875" w:author="Alexander Thomas Frase" w:date="2016-03-25T15:18:00Z"/>
        </w:rPr>
        <w:pPrChange w:id="1876" w:author="Alexander Thomas Frase" w:date="2016-03-25T15:18:00Z">
          <w:pPr>
            <w:widowControl/>
            <w:suppressAutoHyphens w:val="0"/>
          </w:pPr>
        </w:pPrChange>
      </w:pPr>
      <w:bookmarkStart w:id="1877" w:name="_Toc447021545"/>
      <w:ins w:id="1878" w:author="Alexander Thomas Frase" w:date="2016-03-25T15:18:00Z">
        <w:r>
          <w:lastRenderedPageBreak/>
          <w:t>PARIS Example</w:t>
        </w:r>
        <w:bookmarkEnd w:id="1877"/>
      </w:ins>
    </w:p>
    <w:p w14:paraId="7C840CE8" w14:textId="77777777" w:rsidR="00506A4A" w:rsidRDefault="00506A4A">
      <w:pPr>
        <w:widowControl/>
        <w:suppressAutoHyphens w:val="0"/>
        <w:rPr>
          <w:ins w:id="1879" w:author="Alexander Thomas Frase" w:date="2016-03-25T15:18:00Z"/>
        </w:rPr>
      </w:pPr>
    </w:p>
    <w:p w14:paraId="70F01C96" w14:textId="4CE9E68B" w:rsidR="00506A4A" w:rsidRDefault="00506A4A" w:rsidP="00506A4A">
      <w:pPr>
        <w:rPr>
          <w:ins w:id="1880" w:author="Alexander Thomas Frase" w:date="2016-03-25T15:19:00Z"/>
        </w:rPr>
      </w:pPr>
      <w:ins w:id="1881" w:author="Alexander Thomas Frase" w:date="2016-03-25T15:19:00Z">
        <w:r>
          <w:t>Putting it all together, a simple PARIS run might look like this:</w:t>
        </w:r>
      </w:ins>
    </w:p>
    <w:p w14:paraId="28F4A851" w14:textId="77777777" w:rsidR="00506A4A" w:rsidRDefault="00506A4A" w:rsidP="00506A4A">
      <w:pPr>
        <w:rPr>
          <w:ins w:id="1882" w:author="Alexander Thomas Frase" w:date="2016-03-25T15:18:00Z"/>
        </w:rPr>
      </w:pPr>
    </w:p>
    <w:p w14:paraId="46858D85" w14:textId="737648AA" w:rsidR="00506A4A" w:rsidRDefault="00506A4A" w:rsidP="00506A4A">
      <w:pPr>
        <w:pStyle w:val="ListParagraph"/>
        <w:rPr>
          <w:ins w:id="1883" w:author="Alexander Thomas Frase" w:date="2016-03-25T15:18:00Z"/>
        </w:rPr>
      </w:pPr>
      <w:ins w:id="1884" w:author="Alexander Thomas Frase" w:date="2016-03-25T15:18:00Z">
        <w:r w:rsidRPr="00943DD1">
          <w:rPr>
            <w:rFonts w:ascii="Courier New" w:hAnsi="Courier New" w:cs="Courier New"/>
            <w:sz w:val="18"/>
            <w:szCs w:val="18"/>
          </w:rPr>
          <w:t>biofilter.py</w:t>
        </w:r>
        <w:r>
          <w:rPr>
            <w:rFonts w:ascii="Courier New" w:hAnsi="Courier New" w:cs="Courier New"/>
            <w:sz w:val="18"/>
            <w:szCs w:val="18"/>
          </w:rPr>
          <w:t xml:space="preserve"> </w:t>
        </w:r>
        <w:r>
          <w:rPr>
            <w:rFonts w:ascii="Courier New" w:hAnsi="Courier New" w:cs="Courier New"/>
            <w:sz w:val="18"/>
            <w:szCs w:val="18"/>
          </w:rPr>
          <w:noBreakHyphen/>
        </w:r>
        <w:r>
          <w:rPr>
            <w:rFonts w:ascii="Courier New" w:hAnsi="Courier New" w:cs="Courier New"/>
            <w:sz w:val="18"/>
            <w:szCs w:val="18"/>
          </w:rPr>
          <w:noBreakHyphen/>
          <w:t>knowledge loki.db –</w:t>
        </w:r>
        <w:r>
          <w:rPr>
            <w:rFonts w:ascii="Courier New" w:hAnsi="Courier New" w:cs="Courier New"/>
            <w:sz w:val="18"/>
            <w:szCs w:val="18"/>
          </w:rPr>
          <w:noBreakHyphen/>
        </w:r>
      </w:ins>
      <w:ins w:id="1885" w:author="Alexander Thomas Frase" w:date="2016-03-25T15:19:00Z">
        <w:r>
          <w:rPr>
            <w:rFonts w:ascii="Courier New" w:hAnsi="Courier New" w:cs="Courier New"/>
            <w:sz w:val="18"/>
            <w:szCs w:val="18"/>
          </w:rPr>
          <w:t xml:space="preserve">snp-file </w:t>
        </w:r>
      </w:ins>
      <w:ins w:id="1886" w:author="Alexander Thomas Frase" w:date="2016-03-25T15:26:00Z">
        <w:r>
          <w:rPr>
            <w:rFonts w:ascii="Courier New" w:hAnsi="Courier New" w:cs="Courier New"/>
            <w:sz w:val="18"/>
            <w:szCs w:val="18"/>
          </w:rPr>
          <w:t>my</w:t>
        </w:r>
      </w:ins>
      <w:ins w:id="1887" w:author="Alexander Thomas Frase" w:date="2016-03-25T15:27:00Z">
        <w:r w:rsidR="00BC51F8">
          <w:rPr>
            <w:rFonts w:ascii="Courier New" w:hAnsi="Courier New" w:cs="Courier New"/>
            <w:sz w:val="18"/>
            <w:szCs w:val="18"/>
          </w:rPr>
          <w:t>_</w:t>
        </w:r>
      </w:ins>
      <w:ins w:id="1888" w:author="Alexander Thomas Frase" w:date="2016-03-25T15:26:00Z">
        <w:r>
          <w:rPr>
            <w:rFonts w:ascii="Courier New" w:hAnsi="Courier New" w:cs="Courier New"/>
            <w:sz w:val="18"/>
            <w:szCs w:val="18"/>
          </w:rPr>
          <w:t>CEU</w:t>
        </w:r>
      </w:ins>
      <w:ins w:id="1889" w:author="Alexander Thomas Frase" w:date="2016-03-25T15:27:00Z">
        <w:r w:rsidR="00BC51F8">
          <w:rPr>
            <w:rFonts w:ascii="Courier New" w:hAnsi="Courier New" w:cs="Courier New"/>
            <w:sz w:val="18"/>
            <w:szCs w:val="18"/>
          </w:rPr>
          <w:t>_</w:t>
        </w:r>
      </w:ins>
      <w:ins w:id="1890" w:author="Alexander Thomas Frase" w:date="2016-03-25T15:26:00Z">
        <w:r>
          <w:rPr>
            <w:rFonts w:ascii="Courier New" w:hAnsi="Courier New" w:cs="Courier New"/>
            <w:sz w:val="18"/>
            <w:szCs w:val="18"/>
          </w:rPr>
          <w:t>study</w:t>
        </w:r>
      </w:ins>
      <w:ins w:id="1891" w:author="Alexander Thomas Frase" w:date="2016-03-25T15:19:00Z">
        <w:r>
          <w:rPr>
            <w:rFonts w:ascii="Courier New" w:hAnsi="Courier New" w:cs="Courier New"/>
            <w:sz w:val="18"/>
            <w:szCs w:val="18"/>
          </w:rPr>
          <w:t xml:space="preserve">.snps –-region-file </w:t>
        </w:r>
      </w:ins>
      <w:ins w:id="1892" w:author="Alexander Thomas Frase" w:date="2016-03-25T15:20:00Z">
        <w:r>
          <w:rPr>
            <w:rFonts w:ascii="Courier New" w:hAnsi="Courier New" w:cs="Courier New"/>
            <w:sz w:val="18"/>
            <w:szCs w:val="18"/>
          </w:rPr>
          <w:t>ld</w:t>
        </w:r>
      </w:ins>
      <w:ins w:id="1893" w:author="Alexander Thomas Frase" w:date="2016-03-25T15:27:00Z">
        <w:r w:rsidR="00BC51F8">
          <w:rPr>
            <w:rFonts w:ascii="Courier New" w:hAnsi="Courier New" w:cs="Courier New"/>
            <w:sz w:val="18"/>
            <w:szCs w:val="18"/>
          </w:rPr>
          <w:t>_</w:t>
        </w:r>
      </w:ins>
      <w:ins w:id="1894" w:author="Alexander Thomas Frase" w:date="2016-03-25T15:20:00Z">
        <w:r>
          <w:rPr>
            <w:rFonts w:ascii="Courier New" w:hAnsi="Courier New" w:cs="Courier New"/>
            <w:sz w:val="18"/>
            <w:szCs w:val="18"/>
          </w:rPr>
          <w:t>CEU</w:t>
        </w:r>
      </w:ins>
      <w:ins w:id="1895" w:author="Alexander Thomas Frase" w:date="2016-03-25T15:27:00Z">
        <w:r w:rsidR="00BC51F8">
          <w:rPr>
            <w:rFonts w:ascii="Courier New" w:hAnsi="Courier New" w:cs="Courier New"/>
            <w:sz w:val="18"/>
            <w:szCs w:val="18"/>
          </w:rPr>
          <w:t>_</w:t>
        </w:r>
      </w:ins>
      <w:ins w:id="1896" w:author="Alexander Thomas Frase" w:date="2016-03-25T15:20:00Z">
        <w:r>
          <w:rPr>
            <w:rFonts w:ascii="Courier New" w:hAnsi="Courier New" w:cs="Courier New"/>
            <w:sz w:val="18"/>
            <w:szCs w:val="18"/>
          </w:rPr>
          <w:t xml:space="preserve">b38.regions </w:t>
        </w:r>
      </w:ins>
      <w:ins w:id="1897" w:author="Alexander Thomas Frase" w:date="2016-03-25T15:28:00Z">
        <w:r w:rsidR="00BC51F8">
          <w:rPr>
            <w:rFonts w:ascii="Courier New" w:hAnsi="Courier New" w:cs="Courier New"/>
            <w:sz w:val="18"/>
            <w:szCs w:val="18"/>
          </w:rPr>
          <w:t>–-</w:t>
        </w:r>
      </w:ins>
      <w:ins w:id="1898" w:author="Alexander Thomas Frase" w:date="2016-03-25T15:20:00Z">
        <w:r>
          <w:rPr>
            <w:rFonts w:ascii="Courier New" w:hAnsi="Courier New" w:cs="Courier New"/>
            <w:sz w:val="18"/>
            <w:szCs w:val="18"/>
          </w:rPr>
          <w:t>paris</w:t>
        </w:r>
      </w:ins>
      <w:ins w:id="1899" w:author="Alexander Thomas Frase" w:date="2016-03-25T15:28:00Z">
        <w:r w:rsidR="00BC51F8">
          <w:rPr>
            <w:rFonts w:ascii="Courier New" w:hAnsi="Courier New" w:cs="Courier New"/>
            <w:sz w:val="18"/>
            <w:szCs w:val="18"/>
          </w:rPr>
          <w:t xml:space="preserve"> –-paris-details –-prefix my_CEU_study</w:t>
        </w:r>
      </w:ins>
    </w:p>
    <w:p w14:paraId="75295DC0" w14:textId="49F2AACB" w:rsidR="00EA22A2" w:rsidRDefault="00EA22A2">
      <w:pPr>
        <w:widowControl/>
        <w:suppressAutoHyphens w:val="0"/>
        <w:rPr>
          <w:ins w:id="1900" w:author="Alexander Thomas Frase" w:date="2016-03-25T15:26:00Z"/>
        </w:rPr>
      </w:pPr>
    </w:p>
    <w:p w14:paraId="7D8EFEE4" w14:textId="7F59A030" w:rsidR="00506A4A" w:rsidRPr="00BC51F8" w:rsidRDefault="00BC51F8">
      <w:pPr>
        <w:widowControl/>
        <w:suppressAutoHyphens w:val="0"/>
        <w:rPr>
          <w:ins w:id="1901" w:author="Alexander Thomas Frase" w:date="2016-03-15T11:14:00Z"/>
        </w:rPr>
      </w:pPr>
      <w:ins w:id="1902" w:author="Alexander Thomas Frase" w:date="2016-03-25T15:28:00Z">
        <w:r>
          <w:t xml:space="preserve">In this example, two output files would be generated: </w:t>
        </w:r>
      </w:ins>
      <w:ins w:id="1903" w:author="Alexander Thomas Frase" w:date="2016-03-25T15:29:00Z">
        <w:r>
          <w:rPr>
            <w:i/>
          </w:rPr>
          <w:t>my_CEU_study.paris-summary</w:t>
        </w:r>
        <w:r>
          <w:rPr>
            <w:i/>
          </w:rPr>
          <w:tab/>
        </w:r>
        <w:r>
          <w:t xml:space="preserve"> and </w:t>
        </w:r>
        <w:r>
          <w:rPr>
            <w:i/>
          </w:rPr>
          <w:t>my_CEU_study.paris-detail</w:t>
        </w:r>
        <w:r>
          <w:t>.</w:t>
        </w:r>
      </w:ins>
    </w:p>
    <w:p w14:paraId="2B139908" w14:textId="15C53308" w:rsidR="00245FC9" w:rsidRDefault="00CD0F5F">
      <w:pPr>
        <w:pStyle w:val="Heading2"/>
        <w:rPr>
          <w:ins w:id="1904" w:author="Alexander Thomas Frase" w:date="2016-03-15T10:27:00Z"/>
        </w:rPr>
        <w:pPrChange w:id="1905" w:author="Alexander Thomas Frase" w:date="2016-03-15T11:01:00Z">
          <w:pPr/>
        </w:pPrChange>
      </w:pPr>
      <w:bookmarkStart w:id="1906" w:name="_Toc447021546"/>
      <w:ins w:id="1907" w:author="Alexander Thomas Frase" w:date="2016-03-15T11:01:00Z">
        <w:r>
          <w:t>Additional PARIS Options</w:t>
        </w:r>
      </w:ins>
      <w:bookmarkEnd w:id="1906"/>
    </w:p>
    <w:p w14:paraId="29E284D3" w14:textId="77777777" w:rsidR="00245FC9" w:rsidRDefault="00245FC9" w:rsidP="00245FC9">
      <w:pPr>
        <w:rPr>
          <w:ins w:id="1908" w:author="Alexander Thomas Frase" w:date="2016-03-15T10:27:00Z"/>
        </w:rPr>
      </w:pPr>
    </w:p>
    <w:p w14:paraId="2C84E50B" w14:textId="05878CC4" w:rsidR="00245FC9" w:rsidRDefault="00245FC9" w:rsidP="00245FC9">
      <w:pPr>
        <w:rPr>
          <w:ins w:id="1909" w:author="Alexander Thomas Frase" w:date="2016-03-15T10:27:00Z"/>
        </w:rPr>
      </w:pPr>
      <w:ins w:id="1910" w:author="Alexander Thomas Frase" w:date="2016-03-15T10:27:00Z">
        <w:r>
          <w:t xml:space="preserve">This section describes the standard configuration options that have a special significance when running a PARIS analysis, as well as the PARIS-specific options that have no meaning for Biofilter's other modes (such as filtering, </w:t>
        </w:r>
        <w:r w:rsidR="00EF0E7F">
          <w:t>annotation and model building).</w:t>
        </w:r>
      </w:ins>
    </w:p>
    <w:p w14:paraId="0153AE24" w14:textId="77777777" w:rsidR="00245FC9" w:rsidRDefault="00245FC9">
      <w:pPr>
        <w:pStyle w:val="Heading3"/>
        <w:rPr>
          <w:ins w:id="1911" w:author="Alexander Thomas Frase" w:date="2016-03-15T10:27:00Z"/>
        </w:rPr>
        <w:pPrChange w:id="1912" w:author="Alexander Thomas Frase" w:date="2016-03-15T11:32:00Z">
          <w:pPr/>
        </w:pPrChange>
      </w:pPr>
      <w:bookmarkStart w:id="1913" w:name="_Toc447021547"/>
      <w:ins w:id="1914" w:author="Alexander Thomas Frase" w:date="2016-03-15T10:27:00Z">
        <w:r>
          <w:t>--region-position-margin / REGION_POSITION_MARGIN</w:t>
        </w:r>
        <w:bookmarkEnd w:id="1913"/>
      </w:ins>
    </w:p>
    <w:p w14:paraId="1537E2A5" w14:textId="77777777" w:rsidR="00EF0E7F" w:rsidRDefault="00EF0E7F" w:rsidP="00EF0E7F">
      <w:pPr>
        <w:rPr>
          <w:ins w:id="1915" w:author="Alexander Thomas Frase" w:date="2016-03-15T11:32:00Z"/>
        </w:rPr>
      </w:pPr>
      <w:ins w:id="1916" w:author="Alexander Thomas Frase" w:date="2016-03-15T11:32:00Z">
        <w:r>
          <w:tab/>
          <w:t>Argument: &lt;bases&gt;</w:t>
        </w:r>
        <w:r>
          <w:tab/>
        </w:r>
        <w:r>
          <w:tab/>
        </w:r>
        <w:r>
          <w:tab/>
        </w:r>
        <w:r>
          <w:tab/>
        </w:r>
        <w:r>
          <w:tab/>
        </w:r>
        <w:r>
          <w:tab/>
          <w:t>Default: 0</w:t>
        </w:r>
      </w:ins>
    </w:p>
    <w:p w14:paraId="45DB7ED6" w14:textId="2010307C" w:rsidR="00245FC9" w:rsidRDefault="00245FC9" w:rsidP="00245FC9">
      <w:pPr>
        <w:rPr>
          <w:ins w:id="1917" w:author="Alexander Thomas Frase" w:date="2016-03-15T10:27:00Z"/>
        </w:rPr>
      </w:pPr>
      <w:ins w:id="1918" w:author="Alexander Thomas Frase" w:date="2016-03-15T10:27:00Z">
        <w:r>
          <w:t>This option influences the step of the PARIS algorithm which matches input SNPs or positions to LD block regions. With a positive value, this option will cause PAIRS to consider a SNP or position to be part of a complex LD feature even if it is some distance outside the boundaries of that</w:t>
        </w:r>
        <w:r w:rsidR="00EA22A2">
          <w:t xml:space="preserve"> feature region.</w:t>
        </w:r>
      </w:ins>
    </w:p>
    <w:p w14:paraId="109DA3FC" w14:textId="5AC97F02" w:rsidR="00245FC9" w:rsidRDefault="00245FC9">
      <w:pPr>
        <w:pStyle w:val="Heading3"/>
        <w:rPr>
          <w:ins w:id="1919" w:author="Alexander Thomas Frase" w:date="2016-03-15T10:27:00Z"/>
        </w:rPr>
        <w:pPrChange w:id="1920" w:author="Alexander Thomas Frase" w:date="2016-03-15T11:08:00Z">
          <w:pPr/>
        </w:pPrChange>
      </w:pPr>
      <w:bookmarkStart w:id="1921" w:name="_Toc447021548"/>
      <w:ins w:id="1922" w:author="Alexander Thomas Frase" w:date="2016-03-15T10:27:00Z">
        <w:r>
          <w:t xml:space="preserve">--region-match-percent </w:t>
        </w:r>
      </w:ins>
      <w:ins w:id="1923" w:author="Alexander Thomas Frase" w:date="2016-03-15T11:08:00Z">
        <w:r w:rsidR="00EA22A2">
          <w:t xml:space="preserve"> </w:t>
        </w:r>
      </w:ins>
      <w:ins w:id="1924" w:author="Alexander Thomas Frase" w:date="2016-03-15T10:27:00Z">
        <w:r>
          <w:t>/</w:t>
        </w:r>
      </w:ins>
      <w:ins w:id="1925" w:author="Alexander Thomas Frase" w:date="2016-03-15T11:08:00Z">
        <w:r w:rsidR="00EA22A2">
          <w:t xml:space="preserve"> </w:t>
        </w:r>
      </w:ins>
      <w:ins w:id="1926" w:author="Alexander Thomas Frase" w:date="2016-03-15T10:27:00Z">
        <w:r>
          <w:t xml:space="preserve"> REGION_MATCH_PERCENT</w:t>
        </w:r>
        <w:bookmarkEnd w:id="1921"/>
      </w:ins>
    </w:p>
    <w:p w14:paraId="4C2EEDC5" w14:textId="77777777" w:rsidR="00EA22A2" w:rsidRDefault="00EA22A2" w:rsidP="00EA22A2">
      <w:pPr>
        <w:rPr>
          <w:ins w:id="1927" w:author="Alexander Thomas Frase" w:date="2016-03-25T15:34:00Z"/>
        </w:rPr>
      </w:pPr>
      <w:ins w:id="1928" w:author="Alexander Thomas Frase" w:date="2016-03-15T11:08:00Z">
        <w:r>
          <w:tab/>
          <w:t>Argument: &lt;percentage&gt;</w:t>
        </w:r>
        <w:r>
          <w:tab/>
        </w:r>
        <w:r>
          <w:tab/>
        </w:r>
        <w:r>
          <w:tab/>
        </w:r>
        <w:r>
          <w:tab/>
        </w:r>
        <w:r>
          <w:tab/>
          <w:t>Default: 100</w:t>
        </w:r>
      </w:ins>
    </w:p>
    <w:p w14:paraId="11D6DCC2" w14:textId="7ADFCBB9" w:rsidR="00BC51F8" w:rsidRDefault="00BC51F8" w:rsidP="00EA22A2">
      <w:pPr>
        <w:rPr>
          <w:ins w:id="1929" w:author="Alexander Thomas Frase" w:date="2016-03-15T11:08:00Z"/>
        </w:rPr>
      </w:pPr>
      <w:ins w:id="1930" w:author="Alexander Thomas Frase" w:date="2016-03-25T15:34:00Z">
        <w:r>
          <w:t>See below.</w:t>
        </w:r>
      </w:ins>
    </w:p>
    <w:p w14:paraId="0AA8A350" w14:textId="2F3FE8F1" w:rsidR="00245FC9" w:rsidRDefault="00245FC9">
      <w:pPr>
        <w:pStyle w:val="Heading3"/>
        <w:rPr>
          <w:ins w:id="1931" w:author="Alexander Thomas Frase" w:date="2016-03-15T11:07:00Z"/>
        </w:rPr>
        <w:pPrChange w:id="1932" w:author="Alexander Thomas Frase" w:date="2016-03-15T11:08:00Z">
          <w:pPr/>
        </w:pPrChange>
      </w:pPr>
      <w:bookmarkStart w:id="1933" w:name="_Toc447021549"/>
      <w:ins w:id="1934" w:author="Alexander Thomas Frase" w:date="2016-03-15T10:27:00Z">
        <w:r>
          <w:t xml:space="preserve">--region-match-bases </w:t>
        </w:r>
      </w:ins>
      <w:ins w:id="1935" w:author="Alexander Thomas Frase" w:date="2016-03-15T11:08:00Z">
        <w:r w:rsidR="00EA22A2">
          <w:t xml:space="preserve"> </w:t>
        </w:r>
      </w:ins>
      <w:ins w:id="1936" w:author="Alexander Thomas Frase" w:date="2016-03-15T10:27:00Z">
        <w:r>
          <w:t>/</w:t>
        </w:r>
      </w:ins>
      <w:ins w:id="1937" w:author="Alexander Thomas Frase" w:date="2016-03-15T11:08:00Z">
        <w:r w:rsidR="00EA22A2">
          <w:t xml:space="preserve"> </w:t>
        </w:r>
      </w:ins>
      <w:ins w:id="1938" w:author="Alexander Thomas Frase" w:date="2016-03-15T10:27:00Z">
        <w:r>
          <w:t xml:space="preserve"> REGION_MATCH_BASES</w:t>
        </w:r>
      </w:ins>
      <w:bookmarkEnd w:id="1933"/>
    </w:p>
    <w:p w14:paraId="3F64842B" w14:textId="21FF5BAE" w:rsidR="00EA22A2" w:rsidRDefault="00EA22A2" w:rsidP="00EA22A2">
      <w:pPr>
        <w:rPr>
          <w:ins w:id="1939" w:author="Alexander Thomas Frase" w:date="2016-03-15T11:08:00Z"/>
        </w:rPr>
      </w:pPr>
      <w:ins w:id="1940" w:author="Alexander Thomas Frase" w:date="2016-03-15T11:08:00Z">
        <w:r>
          <w:tab/>
          <w:t>Argument: &lt;bases&gt;</w:t>
        </w:r>
        <w:r>
          <w:tab/>
        </w:r>
        <w:r>
          <w:tab/>
        </w:r>
        <w:r>
          <w:tab/>
        </w:r>
        <w:r>
          <w:tab/>
        </w:r>
        <w:r>
          <w:tab/>
        </w:r>
        <w:r>
          <w:tab/>
          <w:t>Default: 0</w:t>
        </w:r>
      </w:ins>
    </w:p>
    <w:p w14:paraId="17E47739" w14:textId="0B43D603" w:rsidR="00245FC9" w:rsidRDefault="00245FC9" w:rsidP="00245FC9">
      <w:pPr>
        <w:rPr>
          <w:ins w:id="1941" w:author="Alexander Thomas Frase" w:date="2016-03-15T10:27:00Z"/>
        </w:rPr>
      </w:pPr>
      <w:ins w:id="1942" w:author="Alexander Thomas Frase" w:date="2016-03-15T10:27:00Z">
        <w:r>
          <w:t>These</w:t>
        </w:r>
      </w:ins>
      <w:ins w:id="1943" w:author="Alexander Thomas Frase" w:date="2016-03-25T15:34:00Z">
        <w:r w:rsidR="00BC51F8">
          <w:t xml:space="preserve"> two</w:t>
        </w:r>
      </w:ins>
      <w:ins w:id="1944" w:author="Alexander Thomas Frase" w:date="2016-03-15T10:27:00Z">
        <w:r>
          <w:t xml:space="preserve"> options influence the step of the PARIS algorithm which matches features (both simple and complex) to gene regions. The default behavior of the original PARIS algorithm was to consider a feature to be covered by a gene (and thus its pathways) if the feature and the gene region shared at least one base pair; this behavior can be replicated by setting REGION_MATCH_BASES to 1. A higher value will require more overlap between the feature and the gene region to be considered a match, and a negative value can be used to allow some margin between a feature region and a gene (i.e. two regions can "match" with "-100 bases" if the end of one is within 100 basepairs </w:t>
        </w:r>
        <w:r w:rsidR="00EA22A2">
          <w:t>of the beginning of the other).</w:t>
        </w:r>
      </w:ins>
      <w:ins w:id="1945" w:author="Alexander Thomas Frase" w:date="2016-03-25T15:34:00Z">
        <w:r w:rsidR="00BC51F8">
          <w:t xml:space="preserve"> Alternatively, REGION_MATCH_PERCENT can specify the portion of the smaller region that must be covered by the larger region</w:t>
        </w:r>
      </w:ins>
      <w:ins w:id="1946" w:author="Alexander Thomas Frase" w:date="2016-03-25T15:35:00Z">
        <w:r w:rsidR="00BC51F8">
          <w:t>.</w:t>
        </w:r>
      </w:ins>
    </w:p>
    <w:p w14:paraId="32BE84BA" w14:textId="0D89D95E" w:rsidR="00245FC9" w:rsidRDefault="00245FC9">
      <w:pPr>
        <w:pStyle w:val="Heading3"/>
        <w:rPr>
          <w:ins w:id="1947" w:author="Alexander Thomas Frase" w:date="2016-03-15T10:27:00Z"/>
        </w:rPr>
        <w:pPrChange w:id="1948" w:author="Alexander Thomas Frase" w:date="2016-03-15T11:08:00Z">
          <w:pPr/>
        </w:pPrChange>
      </w:pPr>
      <w:bookmarkStart w:id="1949" w:name="_Toc447021550"/>
      <w:ins w:id="1950" w:author="Alexander Thomas Frase" w:date="2016-03-15T10:27:00Z">
        <w:r>
          <w:t xml:space="preserve">--paris-p-value </w:t>
        </w:r>
      </w:ins>
      <w:ins w:id="1951" w:author="Alexander Thomas Frase" w:date="2016-03-15T11:08:00Z">
        <w:r w:rsidR="00EA22A2">
          <w:t xml:space="preserve"> </w:t>
        </w:r>
      </w:ins>
      <w:ins w:id="1952" w:author="Alexander Thomas Frase" w:date="2016-03-15T10:27:00Z">
        <w:r>
          <w:t>/</w:t>
        </w:r>
      </w:ins>
      <w:ins w:id="1953" w:author="Alexander Thomas Frase" w:date="2016-03-15T11:08:00Z">
        <w:r w:rsidR="00EA22A2">
          <w:t xml:space="preserve"> </w:t>
        </w:r>
      </w:ins>
      <w:ins w:id="1954" w:author="Alexander Thomas Frase" w:date="2016-03-15T10:27:00Z">
        <w:r>
          <w:t xml:space="preserve"> PARIS_P_VALUE</w:t>
        </w:r>
        <w:bookmarkEnd w:id="1949"/>
      </w:ins>
    </w:p>
    <w:p w14:paraId="58B979C7" w14:textId="004186B7" w:rsidR="00EA22A2" w:rsidRDefault="00EA22A2" w:rsidP="00EA22A2">
      <w:pPr>
        <w:rPr>
          <w:ins w:id="1955" w:author="Alexander Thomas Frase" w:date="2016-03-15T11:08:00Z"/>
        </w:rPr>
      </w:pPr>
      <w:ins w:id="1956" w:author="Alexander Thomas Frase" w:date="2016-03-15T11:08:00Z">
        <w:r>
          <w:tab/>
          <w:t>Argument: &lt;</w:t>
        </w:r>
      </w:ins>
      <w:ins w:id="1957" w:author="Alexander Thomas Frase" w:date="2016-03-15T11:10:00Z">
        <w:r>
          <w:t>p-value</w:t>
        </w:r>
      </w:ins>
      <w:ins w:id="1958" w:author="Alexander Thomas Frase" w:date="2016-03-15T11:08:00Z">
        <w:r>
          <w:t>&gt;</w:t>
        </w:r>
      </w:ins>
      <w:ins w:id="1959" w:author="Alexander Thomas Frase" w:date="2016-03-15T11:10:00Z">
        <w:r>
          <w:tab/>
        </w:r>
      </w:ins>
      <w:ins w:id="1960" w:author="Alexander Thomas Frase" w:date="2016-03-15T11:08:00Z">
        <w:r>
          <w:tab/>
        </w:r>
        <w:r>
          <w:tab/>
        </w:r>
        <w:r>
          <w:tab/>
        </w:r>
        <w:r>
          <w:tab/>
        </w:r>
        <w:r>
          <w:tab/>
          <w:t>Default: 0</w:t>
        </w:r>
      </w:ins>
      <w:ins w:id="1961" w:author="Alexander Thomas Frase" w:date="2016-03-15T11:09:00Z">
        <w:r>
          <w:t>.05</w:t>
        </w:r>
      </w:ins>
    </w:p>
    <w:p w14:paraId="7BB8913B" w14:textId="284960DB" w:rsidR="00245FC9" w:rsidRDefault="00245FC9" w:rsidP="00245FC9">
      <w:pPr>
        <w:rPr>
          <w:ins w:id="1962" w:author="Alexander Thomas Frase" w:date="2016-03-15T10:27:00Z"/>
        </w:rPr>
      </w:pPr>
      <w:ins w:id="1963" w:author="Alexander Thomas Frase" w:date="2016-03-15T10:27:00Z">
        <w:r>
          <w:t>This option controls the p-value threshold of the association testing results input that PARIS w</w:t>
        </w:r>
        <w:r w:rsidR="00EA22A2">
          <w:t>ill consider to be significant.</w:t>
        </w:r>
      </w:ins>
    </w:p>
    <w:p w14:paraId="72A88D2D" w14:textId="3538831F" w:rsidR="00245FC9" w:rsidRDefault="00245FC9">
      <w:pPr>
        <w:pStyle w:val="Heading3"/>
        <w:rPr>
          <w:ins w:id="1964" w:author="Alexander Thomas Frase" w:date="2016-03-15T10:27:00Z"/>
        </w:rPr>
        <w:pPrChange w:id="1965" w:author="Alexander Thomas Frase" w:date="2016-03-15T11:10:00Z">
          <w:pPr/>
        </w:pPrChange>
      </w:pPr>
      <w:bookmarkStart w:id="1966" w:name="_Toc447021551"/>
      <w:ins w:id="1967" w:author="Alexander Thomas Frase" w:date="2016-03-15T10:27:00Z">
        <w:r>
          <w:t xml:space="preserve">--paris-zero-p-values </w:t>
        </w:r>
      </w:ins>
      <w:ins w:id="1968" w:author="Alexander Thomas Frase" w:date="2016-03-15T11:09:00Z">
        <w:r w:rsidR="00EA22A2">
          <w:t xml:space="preserve"> </w:t>
        </w:r>
      </w:ins>
      <w:ins w:id="1969" w:author="Alexander Thomas Frase" w:date="2016-03-15T10:27:00Z">
        <w:r>
          <w:t>/</w:t>
        </w:r>
      </w:ins>
      <w:ins w:id="1970" w:author="Alexander Thomas Frase" w:date="2016-03-15T11:09:00Z">
        <w:r w:rsidR="00EA22A2">
          <w:t xml:space="preserve"> </w:t>
        </w:r>
      </w:ins>
      <w:ins w:id="1971" w:author="Alexander Thomas Frase" w:date="2016-03-15T10:27:00Z">
        <w:r>
          <w:t xml:space="preserve"> PARIS_ZERO_P_VALUES</w:t>
        </w:r>
        <w:bookmarkEnd w:id="1966"/>
      </w:ins>
    </w:p>
    <w:p w14:paraId="540B029E" w14:textId="2414419E" w:rsidR="00EA22A2" w:rsidRDefault="00EA22A2" w:rsidP="00EA22A2">
      <w:pPr>
        <w:rPr>
          <w:ins w:id="1972" w:author="Alexander Thomas Frase" w:date="2016-03-15T11:09:00Z"/>
        </w:rPr>
      </w:pPr>
      <w:ins w:id="1973" w:author="Alexander Thomas Frase" w:date="2016-03-15T11:09:00Z">
        <w:r>
          <w:tab/>
          <w:t>Argument: [ignore/insignificant/significant]</w:t>
        </w:r>
        <w:r>
          <w:tab/>
        </w:r>
        <w:r>
          <w:tab/>
        </w:r>
        <w:r>
          <w:tab/>
          <w:t xml:space="preserve">Default: </w:t>
        </w:r>
      </w:ins>
      <w:ins w:id="1974" w:author="Alexander Thomas Frase" w:date="2016-03-15T11:10:00Z">
        <w:r>
          <w:t>ignore</w:t>
        </w:r>
      </w:ins>
    </w:p>
    <w:p w14:paraId="060C0F57" w14:textId="0FBFC8AA" w:rsidR="00245FC9" w:rsidRDefault="00245FC9" w:rsidP="00245FC9">
      <w:pPr>
        <w:rPr>
          <w:ins w:id="1975" w:author="Alexander Thomas Frase" w:date="2016-03-15T10:27:00Z"/>
        </w:rPr>
      </w:pPr>
      <w:ins w:id="1976" w:author="Alexander Thomas Frase" w:date="2016-03-15T10:27:00Z">
        <w:r>
          <w:t xml:space="preserve">This option tells PARIS what to do with inputs that report a p-value of zero. The default behavior is to 'ignore' them, as if the SNP or position was not part of the input at all. Alternatively, PARIS can treat them as if they are 'significant' (which may be appropriate if the prior testing can produce p-values </w:t>
        </w:r>
        <w:r>
          <w:lastRenderedPageBreak/>
          <w:t>below the machine precision threshold, which would then "round down" to zero), or PARIS can consider them 'insigifnicant' (which may be more appropriate if the prior test can encounter an error condition which m</w:t>
        </w:r>
        <w:r w:rsidR="00EA22A2">
          <w:t>anifests as a p-value of zero).</w:t>
        </w:r>
      </w:ins>
    </w:p>
    <w:p w14:paraId="17B52BAA" w14:textId="2A72D4B3" w:rsidR="00245FC9" w:rsidRDefault="00245FC9">
      <w:pPr>
        <w:pStyle w:val="Heading3"/>
        <w:rPr>
          <w:ins w:id="1977" w:author="Alexander Thomas Frase" w:date="2016-03-15T10:27:00Z"/>
        </w:rPr>
        <w:pPrChange w:id="1978" w:author="Alexander Thomas Frase" w:date="2016-03-15T11:11:00Z">
          <w:pPr/>
        </w:pPrChange>
      </w:pPr>
      <w:bookmarkStart w:id="1979" w:name="_Toc447021552"/>
      <w:ins w:id="1980" w:author="Alexander Thomas Frase" w:date="2016-03-15T10:27:00Z">
        <w:r>
          <w:t xml:space="preserve">--paris-max-p-value </w:t>
        </w:r>
      </w:ins>
      <w:ins w:id="1981" w:author="Alexander Thomas Frase" w:date="2016-03-15T11:10:00Z">
        <w:r w:rsidR="00EA22A2">
          <w:t xml:space="preserve"> </w:t>
        </w:r>
      </w:ins>
      <w:ins w:id="1982" w:author="Alexander Thomas Frase" w:date="2016-03-15T10:27:00Z">
        <w:r>
          <w:t>/</w:t>
        </w:r>
      </w:ins>
      <w:ins w:id="1983" w:author="Alexander Thomas Frase" w:date="2016-03-15T11:10:00Z">
        <w:r w:rsidR="00EA22A2">
          <w:t xml:space="preserve"> </w:t>
        </w:r>
      </w:ins>
      <w:ins w:id="1984" w:author="Alexander Thomas Frase" w:date="2016-03-15T10:27:00Z">
        <w:r>
          <w:t xml:space="preserve"> PARIS_MAX_P_VALUE</w:t>
        </w:r>
        <w:bookmarkEnd w:id="1979"/>
      </w:ins>
    </w:p>
    <w:p w14:paraId="78383EC6" w14:textId="06FD86B7" w:rsidR="00EA22A2" w:rsidRDefault="00EA22A2" w:rsidP="00EA22A2">
      <w:pPr>
        <w:rPr>
          <w:ins w:id="1985" w:author="Alexander Thomas Frase" w:date="2016-03-15T11:10:00Z"/>
        </w:rPr>
      </w:pPr>
      <w:ins w:id="1986" w:author="Alexander Thomas Frase" w:date="2016-03-15T11:10:00Z">
        <w:r>
          <w:tab/>
          <w:t>Argument: &lt;p-value&gt;</w:t>
        </w:r>
        <w:r>
          <w:tab/>
        </w:r>
        <w:r>
          <w:tab/>
        </w:r>
        <w:r>
          <w:tab/>
        </w:r>
        <w:r>
          <w:tab/>
        </w:r>
        <w:r>
          <w:tab/>
        </w:r>
        <w:r>
          <w:tab/>
          <w:t xml:space="preserve">Default: </w:t>
        </w:r>
        <w:r w:rsidRPr="00EA22A2">
          <w:rPr>
            <w:i/>
            <w:rPrChange w:id="1987" w:author="Alexander Thomas Frase" w:date="2016-03-15T11:10:00Z">
              <w:rPr/>
            </w:rPrChange>
          </w:rPr>
          <w:t>none</w:t>
        </w:r>
      </w:ins>
    </w:p>
    <w:p w14:paraId="160766D1" w14:textId="58131C36" w:rsidR="00245FC9" w:rsidRDefault="00245FC9" w:rsidP="00245FC9">
      <w:pPr>
        <w:rPr>
          <w:ins w:id="1988" w:author="Alexander Thomas Frase" w:date="2016-03-15T10:27:00Z"/>
        </w:rPr>
      </w:pPr>
      <w:ins w:id="1989" w:author="Alexander Thomas Frase" w:date="2016-03-15T10:27:00Z">
        <w:r>
          <w:t>This option serves as a run-time speed optimization by specifying the highest permutation derived p-value that PARIS could yield which would have any meaning. Because of the way PARIS' permutation testing is implemented, the analysis can be cut short as soon as it is determined that a gene or pathway is going to end up higher than this threshold. For example, with a setting of 0.5, PARIS can stop early and report a p-value of "&gt;= 0.5" without spending the extra time to determine if it would have be</w:t>
        </w:r>
        <w:r w:rsidR="00EA22A2">
          <w:t>en 0.51, or 0.75, or 0.99, etc.</w:t>
        </w:r>
      </w:ins>
    </w:p>
    <w:p w14:paraId="3500180C" w14:textId="4DA7BE6F" w:rsidR="00245FC9" w:rsidRDefault="00245FC9">
      <w:pPr>
        <w:pStyle w:val="Heading3"/>
        <w:rPr>
          <w:ins w:id="1990" w:author="Alexander Thomas Frase" w:date="2016-03-15T10:27:00Z"/>
        </w:rPr>
        <w:pPrChange w:id="1991" w:author="Alexander Thomas Frase" w:date="2016-03-15T11:11:00Z">
          <w:pPr/>
        </w:pPrChange>
      </w:pPr>
      <w:bookmarkStart w:id="1992" w:name="_Toc447021553"/>
      <w:ins w:id="1993" w:author="Alexander Thomas Frase" w:date="2016-03-15T10:27:00Z">
        <w:r>
          <w:t xml:space="preserve">--paris-enforce-input-chromosome </w:t>
        </w:r>
      </w:ins>
      <w:ins w:id="1994" w:author="Alexander Thomas Frase" w:date="2016-03-15T11:11:00Z">
        <w:r w:rsidR="00EA22A2">
          <w:t xml:space="preserve"> </w:t>
        </w:r>
      </w:ins>
      <w:ins w:id="1995" w:author="Alexander Thomas Frase" w:date="2016-03-15T10:27:00Z">
        <w:r>
          <w:t>/</w:t>
        </w:r>
      </w:ins>
      <w:ins w:id="1996" w:author="Alexander Thomas Frase" w:date="2016-03-15T11:11:00Z">
        <w:r w:rsidR="00EA22A2">
          <w:t xml:space="preserve"> </w:t>
        </w:r>
      </w:ins>
      <w:ins w:id="1997" w:author="Alexander Thomas Frase" w:date="2016-03-15T10:27:00Z">
        <w:r>
          <w:t xml:space="preserve"> PARIS_ENFORCE_INPUT_CHROMOSOME</w:t>
        </w:r>
        <w:bookmarkEnd w:id="1992"/>
      </w:ins>
    </w:p>
    <w:p w14:paraId="6CFD0AD5" w14:textId="7954F920" w:rsidR="00EA22A2" w:rsidRDefault="00EA22A2" w:rsidP="00EA22A2">
      <w:pPr>
        <w:rPr>
          <w:ins w:id="1998" w:author="Alexander Thomas Frase" w:date="2016-03-15T11:11:00Z"/>
        </w:rPr>
      </w:pPr>
      <w:ins w:id="1999" w:author="Alexander Thomas Frase" w:date="2016-03-15T11:11:00Z">
        <w:r>
          <w:tab/>
          <w:t>Argument: [yes/no]</w:t>
        </w:r>
        <w:r>
          <w:tab/>
        </w:r>
        <w:r>
          <w:tab/>
        </w:r>
        <w:r>
          <w:tab/>
        </w:r>
        <w:r>
          <w:tab/>
        </w:r>
        <w:r>
          <w:tab/>
        </w:r>
        <w:r>
          <w:tab/>
          <w:t>Default: yes</w:t>
        </w:r>
      </w:ins>
    </w:p>
    <w:p w14:paraId="331D78F8" w14:textId="111C08D6" w:rsidR="00245FC9" w:rsidRDefault="00245FC9" w:rsidP="00245FC9">
      <w:pPr>
        <w:rPr>
          <w:ins w:id="2000" w:author="Alexander Thomas Frase" w:date="2016-03-15T10:27:00Z"/>
        </w:rPr>
      </w:pPr>
      <w:ins w:id="2001" w:author="Alexander Thomas Frase" w:date="2016-03-15T10:27:00Z">
        <w:r>
          <w:t>In addition to their association test p-value results, PARIS expects input SNPs or positions to have a second extra column which specifies their chromosome. In keeping with the behavior of PARIS v1, this extra chromosome column will be used to filter out any SNPs that are found on a different chromosome in the LOKI knowledge database. By disabling this option, the extra chromosome column will be ignored (and can be left blank) and PARIS will process SNPs on whatever chromosome</w:t>
        </w:r>
        <w:r w:rsidR="00EF0E7F">
          <w:t xml:space="preserve"> it believes they are found on.</w:t>
        </w:r>
      </w:ins>
    </w:p>
    <w:p w14:paraId="0CB68130" w14:textId="3C762BC7" w:rsidR="00245FC9" w:rsidRDefault="00245FC9">
      <w:pPr>
        <w:pStyle w:val="Heading3"/>
        <w:rPr>
          <w:ins w:id="2002" w:author="Alexander Thomas Frase" w:date="2016-03-15T10:27:00Z"/>
        </w:rPr>
        <w:pPrChange w:id="2003" w:author="Alexander Thomas Frase" w:date="2016-03-15T11:11:00Z">
          <w:pPr/>
        </w:pPrChange>
      </w:pPr>
      <w:bookmarkStart w:id="2004" w:name="_Toc447021554"/>
      <w:ins w:id="2005" w:author="Alexander Thomas Frase" w:date="2016-03-15T10:27:00Z">
        <w:r>
          <w:t>--paris-permutation-count</w:t>
        </w:r>
      </w:ins>
      <w:ins w:id="2006" w:author="Alexander Thomas Frase" w:date="2016-03-15T11:11:00Z">
        <w:r w:rsidR="00EA22A2">
          <w:t xml:space="preserve"> </w:t>
        </w:r>
      </w:ins>
      <w:ins w:id="2007" w:author="Alexander Thomas Frase" w:date="2016-03-15T10:27:00Z">
        <w:r>
          <w:t xml:space="preserve"> /</w:t>
        </w:r>
      </w:ins>
      <w:ins w:id="2008" w:author="Alexander Thomas Frase" w:date="2016-03-15T11:12:00Z">
        <w:r w:rsidR="00EA22A2">
          <w:t xml:space="preserve"> </w:t>
        </w:r>
      </w:ins>
      <w:ins w:id="2009" w:author="Alexander Thomas Frase" w:date="2016-03-15T10:27:00Z">
        <w:r>
          <w:t xml:space="preserve"> PARIS_PERMUTATION_COUNT</w:t>
        </w:r>
        <w:bookmarkEnd w:id="2004"/>
      </w:ins>
    </w:p>
    <w:p w14:paraId="702E2CAA" w14:textId="1C9E4C53" w:rsidR="00EA22A2" w:rsidRDefault="00EA22A2" w:rsidP="00EA22A2">
      <w:pPr>
        <w:rPr>
          <w:ins w:id="2010" w:author="Alexander Thomas Frase" w:date="2016-03-15T11:11:00Z"/>
        </w:rPr>
      </w:pPr>
      <w:ins w:id="2011" w:author="Alexander Thomas Frase" w:date="2016-03-15T11:11:00Z">
        <w:r>
          <w:tab/>
          <w:t>Argument: &lt;count&gt;</w:t>
        </w:r>
        <w:r>
          <w:tab/>
        </w:r>
        <w:r>
          <w:tab/>
        </w:r>
        <w:r>
          <w:tab/>
        </w:r>
        <w:r>
          <w:tab/>
        </w:r>
        <w:r>
          <w:tab/>
        </w:r>
        <w:r>
          <w:tab/>
          <w:t>Default: 1000</w:t>
        </w:r>
      </w:ins>
    </w:p>
    <w:p w14:paraId="5C73C38F" w14:textId="6ABF7E77" w:rsidR="00245FC9" w:rsidRDefault="00245FC9" w:rsidP="00245FC9">
      <w:pPr>
        <w:rPr>
          <w:ins w:id="2012" w:author="Alexander Thomas Frase" w:date="2016-03-15T10:27:00Z"/>
        </w:rPr>
      </w:pPr>
      <w:ins w:id="2013" w:author="Alexander Thomas Frase" w:date="2016-03-15T10:27:00Z">
        <w:r>
          <w:t>By default, PARIS will perform 1000 permutations of each analyzed gene or pathway, which yields a p-value precision of 1 / 1000 or 0.001. The number of permutations can be changed using this option to yield a different precision, at the cost of higher runn</w:t>
        </w:r>
        <w:r w:rsidR="00EA22A2">
          <w:t>ing time for more permutations.</w:t>
        </w:r>
      </w:ins>
    </w:p>
    <w:p w14:paraId="602226E1" w14:textId="666DDA28" w:rsidR="00245FC9" w:rsidRDefault="00245FC9">
      <w:pPr>
        <w:pStyle w:val="Heading3"/>
        <w:rPr>
          <w:ins w:id="2014" w:author="Alexander Thomas Frase" w:date="2016-03-15T10:27:00Z"/>
        </w:rPr>
        <w:pPrChange w:id="2015" w:author="Alexander Thomas Frase" w:date="2016-03-15T11:12:00Z">
          <w:pPr/>
        </w:pPrChange>
      </w:pPr>
      <w:bookmarkStart w:id="2016" w:name="_Toc447021555"/>
      <w:ins w:id="2017" w:author="Alexander Thomas Frase" w:date="2016-03-15T10:27:00Z">
        <w:r>
          <w:t xml:space="preserve">--paris-bin-size </w:t>
        </w:r>
      </w:ins>
      <w:ins w:id="2018" w:author="Alexander Thomas Frase" w:date="2016-03-15T11:12:00Z">
        <w:r w:rsidR="00EA22A2">
          <w:t xml:space="preserve"> </w:t>
        </w:r>
      </w:ins>
      <w:ins w:id="2019" w:author="Alexander Thomas Frase" w:date="2016-03-15T10:27:00Z">
        <w:r>
          <w:t>/</w:t>
        </w:r>
      </w:ins>
      <w:ins w:id="2020" w:author="Alexander Thomas Frase" w:date="2016-03-15T11:12:00Z">
        <w:r w:rsidR="00EA22A2">
          <w:t xml:space="preserve"> </w:t>
        </w:r>
      </w:ins>
      <w:ins w:id="2021" w:author="Alexander Thomas Frase" w:date="2016-03-15T10:27:00Z">
        <w:r>
          <w:t xml:space="preserve"> PARIS_BIN_SIZE</w:t>
        </w:r>
        <w:bookmarkEnd w:id="2016"/>
      </w:ins>
    </w:p>
    <w:p w14:paraId="186DC260" w14:textId="4E9141E5" w:rsidR="00EA22A2" w:rsidRDefault="00EA22A2" w:rsidP="00EA22A2">
      <w:pPr>
        <w:rPr>
          <w:ins w:id="2022" w:author="Alexander Thomas Frase" w:date="2016-03-15T11:12:00Z"/>
        </w:rPr>
      </w:pPr>
      <w:ins w:id="2023" w:author="Alexander Thomas Frase" w:date="2016-03-15T11:12:00Z">
        <w:r>
          <w:tab/>
          <w:t>Argument: &lt;size&gt;</w:t>
        </w:r>
        <w:r>
          <w:tab/>
        </w:r>
        <w:r>
          <w:tab/>
        </w:r>
        <w:r>
          <w:tab/>
        </w:r>
        <w:r>
          <w:tab/>
        </w:r>
        <w:r>
          <w:tab/>
        </w:r>
        <w:r>
          <w:tab/>
          <w:t>Default: 10000</w:t>
        </w:r>
      </w:ins>
    </w:p>
    <w:p w14:paraId="71C487AA" w14:textId="7E1FB912" w:rsidR="00245FC9" w:rsidRDefault="00245FC9" w:rsidP="00245FC9">
      <w:pPr>
        <w:rPr>
          <w:ins w:id="2024" w:author="Alexander Thomas Frase" w:date="2016-03-15T10:27:00Z"/>
        </w:rPr>
      </w:pPr>
      <w:ins w:id="2025" w:author="Alexander Thomas Frase" w:date="2016-03-15T10:27:00Z">
        <w:r>
          <w:t>When PARIS permutes a gene or pathway, it must randomly replace all of its features with other features of similar size (which is measured in terms of the number of input SNPs or positions within the feature, not the total chromosomal region size in basepairs). To determine the eligible candidates for this replacement, PARIS will sort all features by their size and then divide them into some number of "bins" such that each bin contains approximately 10000 features. This option can be used to change the target number of features per bin, which will in turn change the number of candidate replacements for each featu</w:t>
        </w:r>
        <w:r w:rsidR="00EA22A2">
          <w:t>re during the permutation step.</w:t>
        </w:r>
      </w:ins>
    </w:p>
    <w:p w14:paraId="1B957B72" w14:textId="3A466C79" w:rsidR="00245FC9" w:rsidRDefault="00245FC9">
      <w:pPr>
        <w:pStyle w:val="Heading3"/>
        <w:rPr>
          <w:ins w:id="2026" w:author="Alexander Thomas Frase" w:date="2016-03-15T10:27:00Z"/>
        </w:rPr>
        <w:pPrChange w:id="2027" w:author="Alexander Thomas Frase" w:date="2016-03-15T11:12:00Z">
          <w:pPr/>
        </w:pPrChange>
      </w:pPr>
      <w:bookmarkStart w:id="2028" w:name="_Toc447021556"/>
      <w:ins w:id="2029" w:author="Alexander Thomas Frase" w:date="2016-03-15T10:27:00Z">
        <w:r>
          <w:t xml:space="preserve">--paris-snp-file </w:t>
        </w:r>
      </w:ins>
      <w:ins w:id="2030" w:author="Alexander Thomas Frase" w:date="2016-03-15T11:12:00Z">
        <w:r w:rsidR="00EA22A2">
          <w:t xml:space="preserve"> </w:t>
        </w:r>
      </w:ins>
      <w:ins w:id="2031" w:author="Alexander Thomas Frase" w:date="2016-03-15T10:27:00Z">
        <w:r>
          <w:t>/</w:t>
        </w:r>
      </w:ins>
      <w:ins w:id="2032" w:author="Alexander Thomas Frase" w:date="2016-03-15T11:12:00Z">
        <w:r w:rsidR="00EA22A2">
          <w:t xml:space="preserve"> </w:t>
        </w:r>
      </w:ins>
      <w:ins w:id="2033" w:author="Alexander Thomas Frase" w:date="2016-03-15T10:27:00Z">
        <w:r>
          <w:t xml:space="preserve"> PARIS_SNP_FILE</w:t>
        </w:r>
        <w:bookmarkEnd w:id="2028"/>
      </w:ins>
    </w:p>
    <w:p w14:paraId="4475DD26" w14:textId="78B1CD26" w:rsidR="00BC51F8" w:rsidRDefault="00EA22A2" w:rsidP="00EA22A2">
      <w:pPr>
        <w:rPr>
          <w:ins w:id="2034" w:author="Alexander Thomas Frase" w:date="2016-03-25T15:36:00Z"/>
        </w:rPr>
      </w:pPr>
      <w:ins w:id="2035" w:author="Alexander Thomas Frase" w:date="2016-03-15T11:12:00Z">
        <w:r>
          <w:tab/>
          <w:t>Arguments: &lt;file&gt; [file] […]</w:t>
        </w:r>
        <w:r>
          <w:tab/>
        </w:r>
        <w:r>
          <w:tab/>
        </w:r>
        <w:r>
          <w:tab/>
        </w:r>
        <w:r>
          <w:tab/>
        </w:r>
        <w:r>
          <w:tab/>
          <w:t xml:space="preserve">Default: </w:t>
        </w:r>
        <w:r w:rsidRPr="00C90761">
          <w:rPr>
            <w:i/>
          </w:rPr>
          <w:t>none</w:t>
        </w:r>
      </w:ins>
    </w:p>
    <w:p w14:paraId="58181C8B" w14:textId="300BF682" w:rsidR="00BC51F8" w:rsidRPr="00BC51F8" w:rsidRDefault="00BC51F8" w:rsidP="00EA22A2">
      <w:pPr>
        <w:rPr>
          <w:ins w:id="2036" w:author="Alexander Thomas Frase" w:date="2016-03-15T11:12:00Z"/>
        </w:rPr>
      </w:pPr>
      <w:ins w:id="2037" w:author="Alexander Thomas Frase" w:date="2016-03-25T15:36:00Z">
        <w:r>
          <w:t>See below.</w:t>
        </w:r>
      </w:ins>
    </w:p>
    <w:p w14:paraId="50AD9376" w14:textId="62115AA4" w:rsidR="00245FC9" w:rsidRDefault="00245FC9">
      <w:pPr>
        <w:pStyle w:val="Heading3"/>
        <w:rPr>
          <w:ins w:id="2038" w:author="Alexander Thomas Frase" w:date="2016-03-15T10:27:00Z"/>
        </w:rPr>
        <w:pPrChange w:id="2039" w:author="Alexander Thomas Frase" w:date="2016-03-15T11:12:00Z">
          <w:pPr/>
        </w:pPrChange>
      </w:pPr>
      <w:bookmarkStart w:id="2040" w:name="_Toc447021557"/>
      <w:ins w:id="2041" w:author="Alexander Thomas Frase" w:date="2016-03-15T10:27:00Z">
        <w:r>
          <w:t>--paris-position-file</w:t>
        </w:r>
      </w:ins>
      <w:ins w:id="2042" w:author="Alexander Thomas Frase" w:date="2016-03-15T11:12:00Z">
        <w:r w:rsidR="00EA22A2">
          <w:t xml:space="preserve"> </w:t>
        </w:r>
      </w:ins>
      <w:ins w:id="2043" w:author="Alexander Thomas Frase" w:date="2016-03-15T10:27:00Z">
        <w:r>
          <w:t xml:space="preserve"> /</w:t>
        </w:r>
      </w:ins>
      <w:ins w:id="2044" w:author="Alexander Thomas Frase" w:date="2016-03-15T11:12:00Z">
        <w:r w:rsidR="00EA22A2">
          <w:t xml:space="preserve"> </w:t>
        </w:r>
      </w:ins>
      <w:ins w:id="2045" w:author="Alexander Thomas Frase" w:date="2016-03-15T10:27:00Z">
        <w:r>
          <w:t xml:space="preserve"> PARIS_POSITION_FILE</w:t>
        </w:r>
        <w:bookmarkEnd w:id="2040"/>
      </w:ins>
    </w:p>
    <w:p w14:paraId="693610AE" w14:textId="77777777" w:rsidR="00EA22A2" w:rsidRDefault="00EA22A2" w:rsidP="00EA22A2">
      <w:pPr>
        <w:rPr>
          <w:ins w:id="2046" w:author="Alexander Thomas Frase" w:date="2016-03-15T11:12:00Z"/>
        </w:rPr>
      </w:pPr>
      <w:ins w:id="2047" w:author="Alexander Thomas Frase" w:date="2016-03-15T11:12:00Z">
        <w:r>
          <w:tab/>
          <w:t>Arguments: &lt;file&gt; [file] […]</w:t>
        </w:r>
        <w:r>
          <w:tab/>
        </w:r>
        <w:r>
          <w:tab/>
        </w:r>
        <w:r>
          <w:tab/>
        </w:r>
        <w:r>
          <w:tab/>
        </w:r>
        <w:r>
          <w:tab/>
          <w:t xml:space="preserve">Default: </w:t>
        </w:r>
        <w:r w:rsidRPr="00C90761">
          <w:rPr>
            <w:i/>
          </w:rPr>
          <w:t>none</w:t>
        </w:r>
      </w:ins>
    </w:p>
    <w:p w14:paraId="2BDF3AA8" w14:textId="5DF37B85" w:rsidR="00245FC9" w:rsidRDefault="00245FC9" w:rsidP="00245FC9">
      <w:pPr>
        <w:rPr>
          <w:ins w:id="2048" w:author="Alexander Thomas Frase" w:date="2016-03-15T10:27:00Z"/>
        </w:rPr>
      </w:pPr>
      <w:ins w:id="2049" w:author="Alexander Thomas Frase" w:date="2016-03-15T10:27:00Z">
        <w:r>
          <w:t xml:space="preserve">These </w:t>
        </w:r>
      </w:ins>
      <w:ins w:id="2050" w:author="Alexander Thomas Frase" w:date="2016-03-25T15:36:00Z">
        <w:r w:rsidR="00BC51F8">
          <w:t xml:space="preserve">two </w:t>
        </w:r>
      </w:ins>
      <w:ins w:id="2051" w:author="Alexander Thomas Frase" w:date="2016-03-15T10:27:00Z">
        <w:r>
          <w:t>options serve as run-time memory usage optimizations by allowing PARIS to read and summarize the input SNP or position data on the fly, instead of having to load it completely into memory using Biofilter's standard inpu</w:t>
        </w:r>
        <w:r w:rsidR="00EA22A2">
          <w:t xml:space="preserve">t options (SNP, SNP_FILE, </w:t>
        </w:r>
      </w:ins>
      <w:ins w:id="2052" w:author="Alexander Thomas Frase" w:date="2016-03-25T15:37:00Z">
        <w:r w:rsidR="00BC51F8">
          <w:t>POSITION or POSITION_FILE</w:t>
        </w:r>
      </w:ins>
      <w:ins w:id="2053" w:author="Alexander Thomas Frase" w:date="2016-03-15T10:27:00Z">
        <w:r w:rsidR="00EA22A2">
          <w:t>).</w:t>
        </w:r>
      </w:ins>
    </w:p>
    <w:p w14:paraId="2DD9FDAC" w14:textId="75355752" w:rsidR="00245FC9" w:rsidRDefault="00245FC9">
      <w:pPr>
        <w:pStyle w:val="Heading3"/>
        <w:rPr>
          <w:ins w:id="2054" w:author="Alexander Thomas Frase" w:date="2016-03-15T10:27:00Z"/>
        </w:rPr>
        <w:pPrChange w:id="2055" w:author="Alexander Thomas Frase" w:date="2016-03-15T11:13:00Z">
          <w:pPr/>
        </w:pPrChange>
      </w:pPr>
      <w:bookmarkStart w:id="2056" w:name="_Toc447021558"/>
      <w:ins w:id="2057" w:author="Alexander Thomas Frase" w:date="2016-03-15T10:27:00Z">
        <w:r>
          <w:lastRenderedPageBreak/>
          <w:t xml:space="preserve">--paris-details </w:t>
        </w:r>
      </w:ins>
      <w:ins w:id="2058" w:author="Alexander Thomas Frase" w:date="2016-03-15T11:13:00Z">
        <w:r w:rsidR="00EA22A2">
          <w:t xml:space="preserve"> </w:t>
        </w:r>
      </w:ins>
      <w:ins w:id="2059" w:author="Alexander Thomas Frase" w:date="2016-03-15T10:27:00Z">
        <w:r>
          <w:t>/</w:t>
        </w:r>
      </w:ins>
      <w:ins w:id="2060" w:author="Alexander Thomas Frase" w:date="2016-03-15T11:13:00Z">
        <w:r w:rsidR="00EA22A2">
          <w:t xml:space="preserve"> </w:t>
        </w:r>
      </w:ins>
      <w:ins w:id="2061" w:author="Alexander Thomas Frase" w:date="2016-03-15T10:27:00Z">
        <w:r>
          <w:t xml:space="preserve"> PARIS_DETAILS</w:t>
        </w:r>
        <w:bookmarkEnd w:id="2056"/>
      </w:ins>
    </w:p>
    <w:p w14:paraId="3C05C9F2" w14:textId="22D4BC93" w:rsidR="00EA22A2" w:rsidRDefault="00EA22A2" w:rsidP="00EA22A2">
      <w:pPr>
        <w:rPr>
          <w:ins w:id="2062" w:author="Alexander Thomas Frase" w:date="2016-03-15T11:13:00Z"/>
        </w:rPr>
      </w:pPr>
      <w:ins w:id="2063" w:author="Alexander Thomas Frase" w:date="2016-03-15T11:13:00Z">
        <w:r>
          <w:tab/>
          <w:t>Argument: [yes/no]</w:t>
        </w:r>
        <w:r>
          <w:tab/>
        </w:r>
        <w:r>
          <w:tab/>
        </w:r>
        <w:r>
          <w:tab/>
        </w:r>
        <w:r>
          <w:tab/>
        </w:r>
        <w:r>
          <w:tab/>
        </w:r>
        <w:r>
          <w:tab/>
          <w:t>Default: no</w:t>
        </w:r>
      </w:ins>
    </w:p>
    <w:p w14:paraId="54B2856A" w14:textId="1EE583A2" w:rsidR="00047F35" w:rsidRDefault="00245FC9" w:rsidP="00245FC9">
      <w:pPr>
        <w:rPr>
          <w:ins w:id="2064" w:author="Alexander Thomas Frase" w:date="2016-03-15T11:13:00Z"/>
        </w:rPr>
      </w:pPr>
      <w:ins w:id="2065" w:author="Alexander Thomas Frase" w:date="2016-03-15T10:27:00Z">
        <w:r>
          <w:t>By default, PARIS will only generate "summary" output of the permutation results of each analyzed pathway. With this option enabled, PARIS will also generate a "details" output which further breaks down the analysis into each individual gene of each analyzed pathway.</w:t>
        </w:r>
      </w:ins>
    </w:p>
    <w:p w14:paraId="18011502" w14:textId="77777777" w:rsidR="00EA22A2" w:rsidRPr="00FD4C54" w:rsidRDefault="00EA22A2" w:rsidP="00245FC9"/>
    <w:sectPr w:rsidR="00EA22A2" w:rsidRPr="00FD4C54" w:rsidSect="008D523A">
      <w:pgSz w:w="12240" w:h="15840"/>
      <w:pgMar w:top="1440" w:right="1080" w:bottom="1440" w:left="1080" w:header="720" w:footer="720" w:gutter="0"/>
      <w:cols w:space="720"/>
      <w:docGrid w:linePitch="326"/>
      <w:sectPrChange w:id="2066" w:author="Alexander Thomas Frase" w:date="2016-03-29T12:51:00Z">
        <w:sectPr w:rsidR="00EA22A2" w:rsidRPr="00FD4C54" w:rsidSect="008D523A">
          <w:pgMar w:top="1728" w:right="1152" w:bottom="1138" w:left="1152" w:header="720" w:footer="720" w:gutter="0"/>
          <w:docGrid w:linePitch="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02" w:author="Alexander Thomas Frase" w:date="2016-03-29T12:49:00Z" w:initials="ATF">
    <w:p w14:paraId="345D5427" w14:textId="7B72248C" w:rsidR="00725347" w:rsidRDefault="00725347">
      <w:pPr>
        <w:pStyle w:val="CommentText"/>
      </w:pPr>
      <w:r>
        <w:t xml:space="preserve">should </w:t>
      </w:r>
      <w:r>
        <w:rPr>
          <w:rStyle w:val="CommentReference"/>
        </w:rPr>
        <w:annotationRef/>
      </w:r>
      <w:r>
        <w:t>"chainfiles" and "kegg" be listed?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741D7E" w14:textId="77777777" w:rsidR="00725347" w:rsidRDefault="00725347" w:rsidP="00D26325">
      <w:r>
        <w:separator/>
      </w:r>
    </w:p>
  </w:endnote>
  <w:endnote w:type="continuationSeparator" w:id="0">
    <w:p w14:paraId="6A7801DA" w14:textId="77777777" w:rsidR="00725347" w:rsidRDefault="00725347" w:rsidP="00D26325">
      <w:r>
        <w:continuationSeparator/>
      </w:r>
    </w:p>
  </w:endnote>
  <w:endnote w:type="continuationNotice" w:id="1">
    <w:p w14:paraId="6DC3452E" w14:textId="77777777" w:rsidR="00725347" w:rsidRDefault="007253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MS Mincho"/>
    <w:charset w:val="80"/>
    <w:family w:val="auto"/>
    <w:pitch w:val="variable"/>
  </w:font>
  <w:font w:name="Lohit Devanagari">
    <w:altName w:val="MS Mincho"/>
    <w:charset w:val="80"/>
    <w:family w:val="auto"/>
    <w:pitch w:val="variable"/>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OpenSymbol">
    <w:altName w:val="Arial Unicode MS"/>
    <w:charset w:val="80"/>
    <w:family w:val="auto"/>
    <w:pitch w:val="default"/>
  </w:font>
  <w:font w:name="Arial">
    <w:panose1 w:val="020B0604020202020204"/>
    <w:charset w:val="00"/>
    <w:family w:val="swiss"/>
    <w:pitch w:val="variable"/>
    <w:sig w:usb0="E0002AFF" w:usb1="C0007843" w:usb2="00000009" w:usb3="00000000" w:csb0="000001FF" w:csb1="00000000"/>
  </w:font>
  <w:font w:name="DejaVu Sans Mono">
    <w:altName w:val="MS Mincho"/>
    <w:charset w:val="80"/>
    <w:family w:val="modern"/>
    <w:pitch w:val="fixed"/>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idot">
    <w:charset w:val="00"/>
    <w:family w:val="auto"/>
    <w:pitch w:val="variable"/>
    <w:sig w:usb0="80000067" w:usb1="00000000" w:usb2="00000000" w:usb3="00000000" w:csb0="000001FB"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94CD1" w14:textId="77777777" w:rsidR="00725347" w:rsidRDefault="00725347" w:rsidP="00D263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04D2B4" w14:textId="77777777" w:rsidR="00725347" w:rsidRDefault="00725347" w:rsidP="0048513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85DC0" w14:textId="77777777" w:rsidR="00725347" w:rsidRDefault="00725347" w:rsidP="00D263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2675">
      <w:rPr>
        <w:rStyle w:val="PageNumber"/>
        <w:noProof/>
      </w:rPr>
      <w:t>36</w:t>
    </w:r>
    <w:r>
      <w:rPr>
        <w:rStyle w:val="PageNumber"/>
      </w:rPr>
      <w:fldChar w:fldCharType="end"/>
    </w:r>
  </w:p>
  <w:p w14:paraId="15B149CC" w14:textId="77777777" w:rsidR="00725347" w:rsidRDefault="00725347" w:rsidP="0048513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ED370F" w14:textId="77777777" w:rsidR="00725347" w:rsidRDefault="00725347" w:rsidP="00D26325">
      <w:r>
        <w:separator/>
      </w:r>
    </w:p>
  </w:footnote>
  <w:footnote w:type="continuationSeparator" w:id="0">
    <w:p w14:paraId="4845A020" w14:textId="77777777" w:rsidR="00725347" w:rsidRDefault="00725347" w:rsidP="00D26325">
      <w:r>
        <w:continuationSeparator/>
      </w:r>
    </w:p>
  </w:footnote>
  <w:footnote w:type="continuationNotice" w:id="1">
    <w:p w14:paraId="7508BF58" w14:textId="77777777" w:rsidR="00725347" w:rsidRDefault="0072534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2"/>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1B40AEA"/>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CBE129C"/>
    <w:multiLevelType w:val="hybridMultilevel"/>
    <w:tmpl w:val="2F54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B71F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1CAA4A6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1F0777F4"/>
    <w:multiLevelType w:val="hybridMultilevel"/>
    <w:tmpl w:val="15F2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E87041"/>
    <w:multiLevelType w:val="hybridMultilevel"/>
    <w:tmpl w:val="8460C0F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B49C6"/>
    <w:multiLevelType w:val="hybridMultilevel"/>
    <w:tmpl w:val="49C0BCA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0119C3"/>
    <w:multiLevelType w:val="hybridMultilevel"/>
    <w:tmpl w:val="CCF425F4"/>
    <w:lvl w:ilvl="0" w:tplc="6C242CBE">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4939D0"/>
    <w:multiLevelType w:val="hybridMultilevel"/>
    <w:tmpl w:val="1C94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022F4E"/>
    <w:multiLevelType w:val="hybridMultilevel"/>
    <w:tmpl w:val="9BEE8C6A"/>
    <w:lvl w:ilvl="0" w:tplc="0409000F">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9A373A"/>
    <w:multiLevelType w:val="hybridMultilevel"/>
    <w:tmpl w:val="CC9A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E3B0E11"/>
    <w:multiLevelType w:val="hybridMultilevel"/>
    <w:tmpl w:val="85B632A2"/>
    <w:lvl w:ilvl="0" w:tplc="96A827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481A4B"/>
    <w:multiLevelType w:val="hybridMultilevel"/>
    <w:tmpl w:val="909E792C"/>
    <w:lvl w:ilvl="0" w:tplc="B6F8DF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0B4102"/>
    <w:multiLevelType w:val="hybridMultilevel"/>
    <w:tmpl w:val="6A663C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5911225F"/>
    <w:multiLevelType w:val="hybridMultilevel"/>
    <w:tmpl w:val="1C960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9E5329"/>
    <w:multiLevelType w:val="hybridMultilevel"/>
    <w:tmpl w:val="35E0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4C707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68FA1B4E"/>
    <w:multiLevelType w:val="hybridMultilevel"/>
    <w:tmpl w:val="5870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DF1AF6"/>
    <w:multiLevelType w:val="hybridMultilevel"/>
    <w:tmpl w:val="E664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9B0A9C"/>
    <w:multiLevelType w:val="hybridMultilevel"/>
    <w:tmpl w:val="533C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E90955"/>
    <w:multiLevelType w:val="hybridMultilevel"/>
    <w:tmpl w:val="462A2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BB0E39"/>
    <w:multiLevelType w:val="hybridMultilevel"/>
    <w:tmpl w:val="BAA85688"/>
    <w:lvl w:ilvl="0" w:tplc="3418E68A">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2"/>
  </w:num>
  <w:num w:numId="5">
    <w:abstractNumId w:val="8"/>
  </w:num>
  <w:num w:numId="6">
    <w:abstractNumId w:val="19"/>
  </w:num>
  <w:num w:numId="7">
    <w:abstractNumId w:val="3"/>
  </w:num>
  <w:num w:numId="8">
    <w:abstractNumId w:val="5"/>
  </w:num>
  <w:num w:numId="9">
    <w:abstractNumId w:val="14"/>
  </w:num>
  <w:num w:numId="10">
    <w:abstractNumId w:val="9"/>
  </w:num>
  <w:num w:numId="11">
    <w:abstractNumId w:val="6"/>
  </w:num>
  <w:num w:numId="12">
    <w:abstractNumId w:val="15"/>
  </w:num>
  <w:num w:numId="13">
    <w:abstractNumId w:val="16"/>
  </w:num>
  <w:num w:numId="14">
    <w:abstractNumId w:val="23"/>
  </w:num>
  <w:num w:numId="15">
    <w:abstractNumId w:val="18"/>
  </w:num>
  <w:num w:numId="16">
    <w:abstractNumId w:val="11"/>
  </w:num>
  <w:num w:numId="17">
    <w:abstractNumId w:val="20"/>
  </w:num>
  <w:num w:numId="18">
    <w:abstractNumId w:val="13"/>
  </w:num>
  <w:num w:numId="19">
    <w:abstractNumId w:val="10"/>
  </w:num>
  <w:num w:numId="20">
    <w:abstractNumId w:val="24"/>
  </w:num>
  <w:num w:numId="21">
    <w:abstractNumId w:val="17"/>
  </w:num>
  <w:num w:numId="22">
    <w:abstractNumId w:val="21"/>
  </w:num>
  <w:num w:numId="23">
    <w:abstractNumId w:val="4"/>
  </w:num>
  <w:num w:numId="24">
    <w:abstractNumId w:val="22"/>
  </w:num>
  <w:num w:numId="2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Thomas Frase">
    <w15:presenceInfo w15:providerId="AD" w15:userId="S-1-5-21-1960408961-1177238915-1417001333-6635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revisionView w:markup="0"/>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38913">
      <o:colormenu v:ext="edit" fillcolor="none [4]" strokecolor="none [1]" shadowcolor="none [2]"/>
    </o:shapedefaults>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C48"/>
    <w:rsid w:val="00000047"/>
    <w:rsid w:val="00001394"/>
    <w:rsid w:val="000015D3"/>
    <w:rsid w:val="00001E15"/>
    <w:rsid w:val="00002D57"/>
    <w:rsid w:val="00003577"/>
    <w:rsid w:val="00004878"/>
    <w:rsid w:val="000049B6"/>
    <w:rsid w:val="00004C5D"/>
    <w:rsid w:val="000059D9"/>
    <w:rsid w:val="00005BEF"/>
    <w:rsid w:val="0000715E"/>
    <w:rsid w:val="00007259"/>
    <w:rsid w:val="00007663"/>
    <w:rsid w:val="00007B34"/>
    <w:rsid w:val="00007B99"/>
    <w:rsid w:val="000102C5"/>
    <w:rsid w:val="00012AE3"/>
    <w:rsid w:val="00013970"/>
    <w:rsid w:val="000142AF"/>
    <w:rsid w:val="00014A51"/>
    <w:rsid w:val="00017D99"/>
    <w:rsid w:val="00023351"/>
    <w:rsid w:val="000250ED"/>
    <w:rsid w:val="00026058"/>
    <w:rsid w:val="0002667D"/>
    <w:rsid w:val="00026B3D"/>
    <w:rsid w:val="0002790E"/>
    <w:rsid w:val="0002792C"/>
    <w:rsid w:val="00031E2C"/>
    <w:rsid w:val="00034208"/>
    <w:rsid w:val="000416AA"/>
    <w:rsid w:val="00043AC5"/>
    <w:rsid w:val="000448CB"/>
    <w:rsid w:val="00045800"/>
    <w:rsid w:val="000471CB"/>
    <w:rsid w:val="0004765D"/>
    <w:rsid w:val="00047F35"/>
    <w:rsid w:val="00050227"/>
    <w:rsid w:val="00051804"/>
    <w:rsid w:val="00053CF6"/>
    <w:rsid w:val="000541F3"/>
    <w:rsid w:val="00055221"/>
    <w:rsid w:val="00055679"/>
    <w:rsid w:val="00056770"/>
    <w:rsid w:val="00056F37"/>
    <w:rsid w:val="00060560"/>
    <w:rsid w:val="00065B25"/>
    <w:rsid w:val="00067185"/>
    <w:rsid w:val="000674F0"/>
    <w:rsid w:val="00067723"/>
    <w:rsid w:val="00070037"/>
    <w:rsid w:val="0007123B"/>
    <w:rsid w:val="000712C2"/>
    <w:rsid w:val="000724C4"/>
    <w:rsid w:val="000757F0"/>
    <w:rsid w:val="00076E2D"/>
    <w:rsid w:val="000804B6"/>
    <w:rsid w:val="00080539"/>
    <w:rsid w:val="00080E1B"/>
    <w:rsid w:val="000821C7"/>
    <w:rsid w:val="000834BF"/>
    <w:rsid w:val="0008462D"/>
    <w:rsid w:val="00085F71"/>
    <w:rsid w:val="00086719"/>
    <w:rsid w:val="00090427"/>
    <w:rsid w:val="0009089D"/>
    <w:rsid w:val="000921FF"/>
    <w:rsid w:val="0009289D"/>
    <w:rsid w:val="00092C58"/>
    <w:rsid w:val="000935B4"/>
    <w:rsid w:val="000944A9"/>
    <w:rsid w:val="000951E3"/>
    <w:rsid w:val="000A20FC"/>
    <w:rsid w:val="000A37E5"/>
    <w:rsid w:val="000A3982"/>
    <w:rsid w:val="000A39A4"/>
    <w:rsid w:val="000A4EDE"/>
    <w:rsid w:val="000B2150"/>
    <w:rsid w:val="000B6C71"/>
    <w:rsid w:val="000C19E0"/>
    <w:rsid w:val="000C427C"/>
    <w:rsid w:val="000C5E12"/>
    <w:rsid w:val="000C6A70"/>
    <w:rsid w:val="000C743D"/>
    <w:rsid w:val="000D051E"/>
    <w:rsid w:val="000D1BFF"/>
    <w:rsid w:val="000D30F3"/>
    <w:rsid w:val="000D47FD"/>
    <w:rsid w:val="000D5568"/>
    <w:rsid w:val="000D5813"/>
    <w:rsid w:val="000D5B2D"/>
    <w:rsid w:val="000D6F89"/>
    <w:rsid w:val="000D722A"/>
    <w:rsid w:val="000D7FCA"/>
    <w:rsid w:val="000E47EA"/>
    <w:rsid w:val="000E5170"/>
    <w:rsid w:val="000E5DC7"/>
    <w:rsid w:val="000E5F69"/>
    <w:rsid w:val="000E627C"/>
    <w:rsid w:val="000E6DF6"/>
    <w:rsid w:val="000E7C39"/>
    <w:rsid w:val="000E7F3C"/>
    <w:rsid w:val="000F0CE6"/>
    <w:rsid w:val="000F102E"/>
    <w:rsid w:val="000F1842"/>
    <w:rsid w:val="000F1E65"/>
    <w:rsid w:val="000F2DE4"/>
    <w:rsid w:val="000F2F2F"/>
    <w:rsid w:val="000F3BBC"/>
    <w:rsid w:val="000F4FCF"/>
    <w:rsid w:val="000F6212"/>
    <w:rsid w:val="000F6ACF"/>
    <w:rsid w:val="000F6D07"/>
    <w:rsid w:val="0010156F"/>
    <w:rsid w:val="0010165B"/>
    <w:rsid w:val="00101717"/>
    <w:rsid w:val="00105B80"/>
    <w:rsid w:val="00106278"/>
    <w:rsid w:val="001068BF"/>
    <w:rsid w:val="00106F29"/>
    <w:rsid w:val="001072E0"/>
    <w:rsid w:val="001072FF"/>
    <w:rsid w:val="00107472"/>
    <w:rsid w:val="00107CB0"/>
    <w:rsid w:val="001109DC"/>
    <w:rsid w:val="00111AFA"/>
    <w:rsid w:val="00112965"/>
    <w:rsid w:val="00113CC7"/>
    <w:rsid w:val="001150AB"/>
    <w:rsid w:val="0012558E"/>
    <w:rsid w:val="00130E8C"/>
    <w:rsid w:val="001312DB"/>
    <w:rsid w:val="00133840"/>
    <w:rsid w:val="00133AF8"/>
    <w:rsid w:val="00134524"/>
    <w:rsid w:val="001352B7"/>
    <w:rsid w:val="00135D6B"/>
    <w:rsid w:val="001417E7"/>
    <w:rsid w:val="00141833"/>
    <w:rsid w:val="0014352C"/>
    <w:rsid w:val="001438D3"/>
    <w:rsid w:val="0014486B"/>
    <w:rsid w:val="001452B1"/>
    <w:rsid w:val="001456EF"/>
    <w:rsid w:val="00145D7B"/>
    <w:rsid w:val="00146312"/>
    <w:rsid w:val="00150551"/>
    <w:rsid w:val="00150CD7"/>
    <w:rsid w:val="001515A6"/>
    <w:rsid w:val="00151D01"/>
    <w:rsid w:val="0015401D"/>
    <w:rsid w:val="0015496A"/>
    <w:rsid w:val="00156063"/>
    <w:rsid w:val="00156F48"/>
    <w:rsid w:val="00161E89"/>
    <w:rsid w:val="001621EF"/>
    <w:rsid w:val="00162435"/>
    <w:rsid w:val="00165549"/>
    <w:rsid w:val="0016568D"/>
    <w:rsid w:val="00166263"/>
    <w:rsid w:val="00166776"/>
    <w:rsid w:val="0016690D"/>
    <w:rsid w:val="001702A4"/>
    <w:rsid w:val="00170AAA"/>
    <w:rsid w:val="001712F0"/>
    <w:rsid w:val="00171D43"/>
    <w:rsid w:val="0017220E"/>
    <w:rsid w:val="00172327"/>
    <w:rsid w:val="0017291F"/>
    <w:rsid w:val="0017583C"/>
    <w:rsid w:val="00176DBD"/>
    <w:rsid w:val="00177007"/>
    <w:rsid w:val="00177527"/>
    <w:rsid w:val="00180909"/>
    <w:rsid w:val="00180ADA"/>
    <w:rsid w:val="00181184"/>
    <w:rsid w:val="00183442"/>
    <w:rsid w:val="00191F45"/>
    <w:rsid w:val="00195550"/>
    <w:rsid w:val="00196B68"/>
    <w:rsid w:val="00196FC8"/>
    <w:rsid w:val="001A05A1"/>
    <w:rsid w:val="001A22F3"/>
    <w:rsid w:val="001B057E"/>
    <w:rsid w:val="001B081A"/>
    <w:rsid w:val="001B1E95"/>
    <w:rsid w:val="001B4D12"/>
    <w:rsid w:val="001B5789"/>
    <w:rsid w:val="001B7146"/>
    <w:rsid w:val="001C23E5"/>
    <w:rsid w:val="001C2730"/>
    <w:rsid w:val="001C2FAA"/>
    <w:rsid w:val="001C3213"/>
    <w:rsid w:val="001C43D6"/>
    <w:rsid w:val="001C5F3F"/>
    <w:rsid w:val="001C64EA"/>
    <w:rsid w:val="001C7760"/>
    <w:rsid w:val="001D0150"/>
    <w:rsid w:val="001D1016"/>
    <w:rsid w:val="001D12B4"/>
    <w:rsid w:val="001D1478"/>
    <w:rsid w:val="001D2BF1"/>
    <w:rsid w:val="001D5375"/>
    <w:rsid w:val="001D6E0C"/>
    <w:rsid w:val="001D75C6"/>
    <w:rsid w:val="001E10C2"/>
    <w:rsid w:val="001E1368"/>
    <w:rsid w:val="001E1DFE"/>
    <w:rsid w:val="001E301C"/>
    <w:rsid w:val="001E3B9E"/>
    <w:rsid w:val="001E3E73"/>
    <w:rsid w:val="001E457E"/>
    <w:rsid w:val="001E4D0E"/>
    <w:rsid w:val="001E62D0"/>
    <w:rsid w:val="001E70E4"/>
    <w:rsid w:val="001F0B61"/>
    <w:rsid w:val="001F1577"/>
    <w:rsid w:val="001F2CC2"/>
    <w:rsid w:val="001F3E20"/>
    <w:rsid w:val="001F4B3D"/>
    <w:rsid w:val="001F6156"/>
    <w:rsid w:val="001F6943"/>
    <w:rsid w:val="001F7E9B"/>
    <w:rsid w:val="00200BD8"/>
    <w:rsid w:val="00201556"/>
    <w:rsid w:val="002016D1"/>
    <w:rsid w:val="00201AFA"/>
    <w:rsid w:val="002046C4"/>
    <w:rsid w:val="00206689"/>
    <w:rsid w:val="002072D5"/>
    <w:rsid w:val="00210A6E"/>
    <w:rsid w:val="0021167F"/>
    <w:rsid w:val="00212805"/>
    <w:rsid w:val="0021311F"/>
    <w:rsid w:val="0021368E"/>
    <w:rsid w:val="00213A46"/>
    <w:rsid w:val="00213D87"/>
    <w:rsid w:val="00213DFB"/>
    <w:rsid w:val="002156B6"/>
    <w:rsid w:val="00215DD6"/>
    <w:rsid w:val="00217224"/>
    <w:rsid w:val="00220561"/>
    <w:rsid w:val="00220BF9"/>
    <w:rsid w:val="00223335"/>
    <w:rsid w:val="00226125"/>
    <w:rsid w:val="00227CD1"/>
    <w:rsid w:val="00233B81"/>
    <w:rsid w:val="002352C1"/>
    <w:rsid w:val="00235342"/>
    <w:rsid w:val="00236972"/>
    <w:rsid w:val="00236D3A"/>
    <w:rsid w:val="00237750"/>
    <w:rsid w:val="00243C40"/>
    <w:rsid w:val="00244CAE"/>
    <w:rsid w:val="00244CF7"/>
    <w:rsid w:val="00245FC9"/>
    <w:rsid w:val="0024713C"/>
    <w:rsid w:val="002478E9"/>
    <w:rsid w:val="00250D0C"/>
    <w:rsid w:val="002514A0"/>
    <w:rsid w:val="0025547D"/>
    <w:rsid w:val="00256361"/>
    <w:rsid w:val="00256A44"/>
    <w:rsid w:val="00257E60"/>
    <w:rsid w:val="00265B5A"/>
    <w:rsid w:val="0026723D"/>
    <w:rsid w:val="0026754F"/>
    <w:rsid w:val="00270C94"/>
    <w:rsid w:val="00274305"/>
    <w:rsid w:val="0027473E"/>
    <w:rsid w:val="00275465"/>
    <w:rsid w:val="002759B7"/>
    <w:rsid w:val="00276CDC"/>
    <w:rsid w:val="0027761E"/>
    <w:rsid w:val="00277720"/>
    <w:rsid w:val="0027788A"/>
    <w:rsid w:val="0028019E"/>
    <w:rsid w:val="0028094B"/>
    <w:rsid w:val="00282598"/>
    <w:rsid w:val="00283ABA"/>
    <w:rsid w:val="00284E8E"/>
    <w:rsid w:val="0028611B"/>
    <w:rsid w:val="00286B60"/>
    <w:rsid w:val="00287EA1"/>
    <w:rsid w:val="00290026"/>
    <w:rsid w:val="002908B5"/>
    <w:rsid w:val="00290F64"/>
    <w:rsid w:val="00290F6D"/>
    <w:rsid w:val="00293097"/>
    <w:rsid w:val="002949E4"/>
    <w:rsid w:val="00294EDF"/>
    <w:rsid w:val="00295A31"/>
    <w:rsid w:val="00295A7C"/>
    <w:rsid w:val="00296082"/>
    <w:rsid w:val="00296A88"/>
    <w:rsid w:val="002A28CE"/>
    <w:rsid w:val="002A490D"/>
    <w:rsid w:val="002A55D1"/>
    <w:rsid w:val="002A6D1F"/>
    <w:rsid w:val="002B0555"/>
    <w:rsid w:val="002B24D6"/>
    <w:rsid w:val="002B36F6"/>
    <w:rsid w:val="002B4B82"/>
    <w:rsid w:val="002C12A6"/>
    <w:rsid w:val="002C1A77"/>
    <w:rsid w:val="002C4DE2"/>
    <w:rsid w:val="002C5262"/>
    <w:rsid w:val="002C600C"/>
    <w:rsid w:val="002C6643"/>
    <w:rsid w:val="002D0A68"/>
    <w:rsid w:val="002D3E2D"/>
    <w:rsid w:val="002D463C"/>
    <w:rsid w:val="002D60AC"/>
    <w:rsid w:val="002D7E58"/>
    <w:rsid w:val="002E1587"/>
    <w:rsid w:val="002E16CC"/>
    <w:rsid w:val="002E178B"/>
    <w:rsid w:val="002E423F"/>
    <w:rsid w:val="002E42D4"/>
    <w:rsid w:val="002E44AE"/>
    <w:rsid w:val="002E4C09"/>
    <w:rsid w:val="002E6AED"/>
    <w:rsid w:val="002E7FA8"/>
    <w:rsid w:val="002F01DE"/>
    <w:rsid w:val="002F0EDC"/>
    <w:rsid w:val="002F3899"/>
    <w:rsid w:val="002F3F6A"/>
    <w:rsid w:val="002F41FB"/>
    <w:rsid w:val="002F61FA"/>
    <w:rsid w:val="002F7464"/>
    <w:rsid w:val="002F7C79"/>
    <w:rsid w:val="00300494"/>
    <w:rsid w:val="00300DDC"/>
    <w:rsid w:val="00302881"/>
    <w:rsid w:val="00303047"/>
    <w:rsid w:val="0030319D"/>
    <w:rsid w:val="0030580A"/>
    <w:rsid w:val="00305A11"/>
    <w:rsid w:val="0030749A"/>
    <w:rsid w:val="00311781"/>
    <w:rsid w:val="00311DE7"/>
    <w:rsid w:val="003127BA"/>
    <w:rsid w:val="00312CD7"/>
    <w:rsid w:val="00312DBC"/>
    <w:rsid w:val="003134C6"/>
    <w:rsid w:val="003151F5"/>
    <w:rsid w:val="003159FD"/>
    <w:rsid w:val="00315A84"/>
    <w:rsid w:val="00315E77"/>
    <w:rsid w:val="00316E0E"/>
    <w:rsid w:val="003228AB"/>
    <w:rsid w:val="00323B01"/>
    <w:rsid w:val="00323D4E"/>
    <w:rsid w:val="00324103"/>
    <w:rsid w:val="00324D01"/>
    <w:rsid w:val="0032597D"/>
    <w:rsid w:val="00325C38"/>
    <w:rsid w:val="00327180"/>
    <w:rsid w:val="003301B5"/>
    <w:rsid w:val="003321D0"/>
    <w:rsid w:val="003328F3"/>
    <w:rsid w:val="00333462"/>
    <w:rsid w:val="003343CE"/>
    <w:rsid w:val="00335448"/>
    <w:rsid w:val="0033578D"/>
    <w:rsid w:val="00337147"/>
    <w:rsid w:val="00337CEF"/>
    <w:rsid w:val="003400A4"/>
    <w:rsid w:val="00342BA3"/>
    <w:rsid w:val="00345B3B"/>
    <w:rsid w:val="00347833"/>
    <w:rsid w:val="00351552"/>
    <w:rsid w:val="00351805"/>
    <w:rsid w:val="00352F16"/>
    <w:rsid w:val="00353651"/>
    <w:rsid w:val="003543D6"/>
    <w:rsid w:val="00356B7D"/>
    <w:rsid w:val="00357656"/>
    <w:rsid w:val="00357A70"/>
    <w:rsid w:val="003600AA"/>
    <w:rsid w:val="003641D2"/>
    <w:rsid w:val="00364385"/>
    <w:rsid w:val="003643CF"/>
    <w:rsid w:val="003651E0"/>
    <w:rsid w:val="003669AA"/>
    <w:rsid w:val="00370BB2"/>
    <w:rsid w:val="00372567"/>
    <w:rsid w:val="00373DFF"/>
    <w:rsid w:val="00375FF1"/>
    <w:rsid w:val="003804F6"/>
    <w:rsid w:val="0038119C"/>
    <w:rsid w:val="0038325C"/>
    <w:rsid w:val="00383A6B"/>
    <w:rsid w:val="00383E83"/>
    <w:rsid w:val="003857D4"/>
    <w:rsid w:val="00390320"/>
    <w:rsid w:val="00390A1A"/>
    <w:rsid w:val="0039150C"/>
    <w:rsid w:val="003920C1"/>
    <w:rsid w:val="0039309E"/>
    <w:rsid w:val="003931AD"/>
    <w:rsid w:val="0039361B"/>
    <w:rsid w:val="0039546D"/>
    <w:rsid w:val="0039546E"/>
    <w:rsid w:val="003975FF"/>
    <w:rsid w:val="003A13FC"/>
    <w:rsid w:val="003A4444"/>
    <w:rsid w:val="003B08FC"/>
    <w:rsid w:val="003B1A29"/>
    <w:rsid w:val="003B2BC0"/>
    <w:rsid w:val="003B438B"/>
    <w:rsid w:val="003B534B"/>
    <w:rsid w:val="003B59B9"/>
    <w:rsid w:val="003B6B16"/>
    <w:rsid w:val="003B6D79"/>
    <w:rsid w:val="003B76BD"/>
    <w:rsid w:val="003C09A7"/>
    <w:rsid w:val="003C16BA"/>
    <w:rsid w:val="003C1AFB"/>
    <w:rsid w:val="003C285A"/>
    <w:rsid w:val="003C3039"/>
    <w:rsid w:val="003C36E6"/>
    <w:rsid w:val="003C3A58"/>
    <w:rsid w:val="003C3BCA"/>
    <w:rsid w:val="003C4331"/>
    <w:rsid w:val="003C548A"/>
    <w:rsid w:val="003C5558"/>
    <w:rsid w:val="003D15E0"/>
    <w:rsid w:val="003D1DBB"/>
    <w:rsid w:val="003D247C"/>
    <w:rsid w:val="003D3590"/>
    <w:rsid w:val="003D429E"/>
    <w:rsid w:val="003D4865"/>
    <w:rsid w:val="003E0090"/>
    <w:rsid w:val="003E03A9"/>
    <w:rsid w:val="003E0F1F"/>
    <w:rsid w:val="003E1404"/>
    <w:rsid w:val="003E31BA"/>
    <w:rsid w:val="003E53CF"/>
    <w:rsid w:val="003E6518"/>
    <w:rsid w:val="003E7514"/>
    <w:rsid w:val="003E7667"/>
    <w:rsid w:val="003E77B7"/>
    <w:rsid w:val="003F29F0"/>
    <w:rsid w:val="003F3604"/>
    <w:rsid w:val="003F370D"/>
    <w:rsid w:val="003F3784"/>
    <w:rsid w:val="003F3A7A"/>
    <w:rsid w:val="003F5418"/>
    <w:rsid w:val="003F6458"/>
    <w:rsid w:val="003F7051"/>
    <w:rsid w:val="00400F57"/>
    <w:rsid w:val="00401C82"/>
    <w:rsid w:val="00405475"/>
    <w:rsid w:val="004056F0"/>
    <w:rsid w:val="00406834"/>
    <w:rsid w:val="00406EEB"/>
    <w:rsid w:val="00407983"/>
    <w:rsid w:val="00407D62"/>
    <w:rsid w:val="004105C0"/>
    <w:rsid w:val="004133ED"/>
    <w:rsid w:val="00413C4C"/>
    <w:rsid w:val="004172E3"/>
    <w:rsid w:val="00417648"/>
    <w:rsid w:val="00420491"/>
    <w:rsid w:val="0042063F"/>
    <w:rsid w:val="0042105B"/>
    <w:rsid w:val="00421120"/>
    <w:rsid w:val="00422D02"/>
    <w:rsid w:val="0042737F"/>
    <w:rsid w:val="00431728"/>
    <w:rsid w:val="0043189D"/>
    <w:rsid w:val="004338B7"/>
    <w:rsid w:val="00434255"/>
    <w:rsid w:val="00436593"/>
    <w:rsid w:val="00437441"/>
    <w:rsid w:val="00437BD8"/>
    <w:rsid w:val="00440879"/>
    <w:rsid w:val="004417B6"/>
    <w:rsid w:val="0044293D"/>
    <w:rsid w:val="00442C81"/>
    <w:rsid w:val="00443DE0"/>
    <w:rsid w:val="00444E14"/>
    <w:rsid w:val="00446390"/>
    <w:rsid w:val="004502FA"/>
    <w:rsid w:val="00456002"/>
    <w:rsid w:val="004561BA"/>
    <w:rsid w:val="00456C53"/>
    <w:rsid w:val="00461EC4"/>
    <w:rsid w:val="004625E7"/>
    <w:rsid w:val="004648C1"/>
    <w:rsid w:val="004653A8"/>
    <w:rsid w:val="004670F1"/>
    <w:rsid w:val="00467D68"/>
    <w:rsid w:val="00472DE9"/>
    <w:rsid w:val="0047343D"/>
    <w:rsid w:val="00473C5A"/>
    <w:rsid w:val="00473DF6"/>
    <w:rsid w:val="0047489E"/>
    <w:rsid w:val="00475615"/>
    <w:rsid w:val="00475D6B"/>
    <w:rsid w:val="00475DD9"/>
    <w:rsid w:val="0047613E"/>
    <w:rsid w:val="004769DF"/>
    <w:rsid w:val="00480862"/>
    <w:rsid w:val="0048513E"/>
    <w:rsid w:val="00485F05"/>
    <w:rsid w:val="0049257A"/>
    <w:rsid w:val="00493807"/>
    <w:rsid w:val="004955F0"/>
    <w:rsid w:val="00496AF7"/>
    <w:rsid w:val="004974E6"/>
    <w:rsid w:val="004A03AC"/>
    <w:rsid w:val="004A1B4B"/>
    <w:rsid w:val="004A1C7C"/>
    <w:rsid w:val="004A31C8"/>
    <w:rsid w:val="004A3485"/>
    <w:rsid w:val="004A37AB"/>
    <w:rsid w:val="004A414B"/>
    <w:rsid w:val="004A429A"/>
    <w:rsid w:val="004A4B0B"/>
    <w:rsid w:val="004A5087"/>
    <w:rsid w:val="004A5129"/>
    <w:rsid w:val="004A7322"/>
    <w:rsid w:val="004A7EF5"/>
    <w:rsid w:val="004B1638"/>
    <w:rsid w:val="004B18E5"/>
    <w:rsid w:val="004B3D16"/>
    <w:rsid w:val="004B6307"/>
    <w:rsid w:val="004B76EE"/>
    <w:rsid w:val="004B77C6"/>
    <w:rsid w:val="004C07D7"/>
    <w:rsid w:val="004C0B49"/>
    <w:rsid w:val="004C1957"/>
    <w:rsid w:val="004C24EB"/>
    <w:rsid w:val="004C2D33"/>
    <w:rsid w:val="004D0CF8"/>
    <w:rsid w:val="004D2A55"/>
    <w:rsid w:val="004D3410"/>
    <w:rsid w:val="004D3565"/>
    <w:rsid w:val="004D4F92"/>
    <w:rsid w:val="004D6450"/>
    <w:rsid w:val="004E0008"/>
    <w:rsid w:val="004E0B28"/>
    <w:rsid w:val="004E211F"/>
    <w:rsid w:val="004E4068"/>
    <w:rsid w:val="004E4477"/>
    <w:rsid w:val="004E4CB5"/>
    <w:rsid w:val="004E5534"/>
    <w:rsid w:val="004E5C25"/>
    <w:rsid w:val="004E6E85"/>
    <w:rsid w:val="004F0F19"/>
    <w:rsid w:val="004F15D9"/>
    <w:rsid w:val="004F31F5"/>
    <w:rsid w:val="0050004E"/>
    <w:rsid w:val="00500C68"/>
    <w:rsid w:val="00502347"/>
    <w:rsid w:val="00503D58"/>
    <w:rsid w:val="00504514"/>
    <w:rsid w:val="0050535E"/>
    <w:rsid w:val="00505801"/>
    <w:rsid w:val="00506A4A"/>
    <w:rsid w:val="005108E6"/>
    <w:rsid w:val="00511420"/>
    <w:rsid w:val="0051225C"/>
    <w:rsid w:val="00512F79"/>
    <w:rsid w:val="00514148"/>
    <w:rsid w:val="005151D5"/>
    <w:rsid w:val="00517C93"/>
    <w:rsid w:val="00520A6B"/>
    <w:rsid w:val="00523804"/>
    <w:rsid w:val="00525759"/>
    <w:rsid w:val="00526ACB"/>
    <w:rsid w:val="00530AE4"/>
    <w:rsid w:val="00530CAD"/>
    <w:rsid w:val="005348D6"/>
    <w:rsid w:val="00536D0B"/>
    <w:rsid w:val="00540087"/>
    <w:rsid w:val="005402B4"/>
    <w:rsid w:val="0054196A"/>
    <w:rsid w:val="0054239F"/>
    <w:rsid w:val="005425D9"/>
    <w:rsid w:val="005461FB"/>
    <w:rsid w:val="005502FB"/>
    <w:rsid w:val="00550BB2"/>
    <w:rsid w:val="00556F4F"/>
    <w:rsid w:val="00560F03"/>
    <w:rsid w:val="00561449"/>
    <w:rsid w:val="00561808"/>
    <w:rsid w:val="00561914"/>
    <w:rsid w:val="0056379F"/>
    <w:rsid w:val="00563B26"/>
    <w:rsid w:val="00570090"/>
    <w:rsid w:val="00570EA8"/>
    <w:rsid w:val="00573F39"/>
    <w:rsid w:val="00576366"/>
    <w:rsid w:val="0058210A"/>
    <w:rsid w:val="00582DD4"/>
    <w:rsid w:val="00582EEE"/>
    <w:rsid w:val="005837C1"/>
    <w:rsid w:val="00584463"/>
    <w:rsid w:val="00586A6B"/>
    <w:rsid w:val="005921F1"/>
    <w:rsid w:val="00593948"/>
    <w:rsid w:val="00594E3A"/>
    <w:rsid w:val="0059664F"/>
    <w:rsid w:val="00596D3E"/>
    <w:rsid w:val="00597D16"/>
    <w:rsid w:val="005A35C0"/>
    <w:rsid w:val="005A4E2C"/>
    <w:rsid w:val="005A5104"/>
    <w:rsid w:val="005A7208"/>
    <w:rsid w:val="005A7A6D"/>
    <w:rsid w:val="005B1288"/>
    <w:rsid w:val="005B262E"/>
    <w:rsid w:val="005B277E"/>
    <w:rsid w:val="005B2AEF"/>
    <w:rsid w:val="005B2DE5"/>
    <w:rsid w:val="005B3593"/>
    <w:rsid w:val="005B3B94"/>
    <w:rsid w:val="005B5CE3"/>
    <w:rsid w:val="005B6C4B"/>
    <w:rsid w:val="005C00BB"/>
    <w:rsid w:val="005C1260"/>
    <w:rsid w:val="005C16D5"/>
    <w:rsid w:val="005C6331"/>
    <w:rsid w:val="005C64C6"/>
    <w:rsid w:val="005D1E6B"/>
    <w:rsid w:val="005D2509"/>
    <w:rsid w:val="005D5625"/>
    <w:rsid w:val="005D6652"/>
    <w:rsid w:val="005D7F93"/>
    <w:rsid w:val="005E175C"/>
    <w:rsid w:val="005E1996"/>
    <w:rsid w:val="005E229F"/>
    <w:rsid w:val="005E2816"/>
    <w:rsid w:val="005E4BE6"/>
    <w:rsid w:val="005E5385"/>
    <w:rsid w:val="005E5F9F"/>
    <w:rsid w:val="005E641C"/>
    <w:rsid w:val="005E67CC"/>
    <w:rsid w:val="005F0CEA"/>
    <w:rsid w:val="005F13E9"/>
    <w:rsid w:val="005F159E"/>
    <w:rsid w:val="005F22AB"/>
    <w:rsid w:val="005F23C4"/>
    <w:rsid w:val="005F7435"/>
    <w:rsid w:val="005F798C"/>
    <w:rsid w:val="00600876"/>
    <w:rsid w:val="00602506"/>
    <w:rsid w:val="006037F6"/>
    <w:rsid w:val="00605D8E"/>
    <w:rsid w:val="00606C8E"/>
    <w:rsid w:val="006078FB"/>
    <w:rsid w:val="00607C82"/>
    <w:rsid w:val="00610167"/>
    <w:rsid w:val="0061061E"/>
    <w:rsid w:val="0061214D"/>
    <w:rsid w:val="00612F04"/>
    <w:rsid w:val="006131B0"/>
    <w:rsid w:val="00613338"/>
    <w:rsid w:val="006135F1"/>
    <w:rsid w:val="00614303"/>
    <w:rsid w:val="006150DD"/>
    <w:rsid w:val="00615758"/>
    <w:rsid w:val="00615EC3"/>
    <w:rsid w:val="00616C9E"/>
    <w:rsid w:val="006176D3"/>
    <w:rsid w:val="00617BB4"/>
    <w:rsid w:val="00620690"/>
    <w:rsid w:val="0062307E"/>
    <w:rsid w:val="00627680"/>
    <w:rsid w:val="00630E08"/>
    <w:rsid w:val="00631F25"/>
    <w:rsid w:val="00633BE8"/>
    <w:rsid w:val="0063493E"/>
    <w:rsid w:val="00636F20"/>
    <w:rsid w:val="00641A3A"/>
    <w:rsid w:val="006429DD"/>
    <w:rsid w:val="00643D58"/>
    <w:rsid w:val="006450AD"/>
    <w:rsid w:val="0064645A"/>
    <w:rsid w:val="0065037A"/>
    <w:rsid w:val="0065307A"/>
    <w:rsid w:val="006533B9"/>
    <w:rsid w:val="00653684"/>
    <w:rsid w:val="00654FE6"/>
    <w:rsid w:val="00655194"/>
    <w:rsid w:val="006561FD"/>
    <w:rsid w:val="006567BC"/>
    <w:rsid w:val="00656807"/>
    <w:rsid w:val="00665CC3"/>
    <w:rsid w:val="00666BFE"/>
    <w:rsid w:val="00672938"/>
    <w:rsid w:val="006760CF"/>
    <w:rsid w:val="00676C05"/>
    <w:rsid w:val="0067707E"/>
    <w:rsid w:val="0067784E"/>
    <w:rsid w:val="00677907"/>
    <w:rsid w:val="00680785"/>
    <w:rsid w:val="006824D9"/>
    <w:rsid w:val="00685BB8"/>
    <w:rsid w:val="00686204"/>
    <w:rsid w:val="00686470"/>
    <w:rsid w:val="00686568"/>
    <w:rsid w:val="00687EF4"/>
    <w:rsid w:val="00691CAB"/>
    <w:rsid w:val="006924B0"/>
    <w:rsid w:val="00692998"/>
    <w:rsid w:val="006931DD"/>
    <w:rsid w:val="0069543B"/>
    <w:rsid w:val="006956D1"/>
    <w:rsid w:val="00696002"/>
    <w:rsid w:val="00696FCE"/>
    <w:rsid w:val="00697EC7"/>
    <w:rsid w:val="006A0487"/>
    <w:rsid w:val="006A1329"/>
    <w:rsid w:val="006A2A6B"/>
    <w:rsid w:val="006A52A8"/>
    <w:rsid w:val="006B07C8"/>
    <w:rsid w:val="006B08BE"/>
    <w:rsid w:val="006B0AED"/>
    <w:rsid w:val="006B1F4E"/>
    <w:rsid w:val="006B239F"/>
    <w:rsid w:val="006B3FD2"/>
    <w:rsid w:val="006B4409"/>
    <w:rsid w:val="006B72DA"/>
    <w:rsid w:val="006B7EC9"/>
    <w:rsid w:val="006C1430"/>
    <w:rsid w:val="006C40AD"/>
    <w:rsid w:val="006C769A"/>
    <w:rsid w:val="006D03C2"/>
    <w:rsid w:val="006D1946"/>
    <w:rsid w:val="006D3D3D"/>
    <w:rsid w:val="006D4406"/>
    <w:rsid w:val="006D6E77"/>
    <w:rsid w:val="006D7AAF"/>
    <w:rsid w:val="006D7CF5"/>
    <w:rsid w:val="006E22DF"/>
    <w:rsid w:val="006E2DB4"/>
    <w:rsid w:val="006E34FD"/>
    <w:rsid w:val="006E3BB7"/>
    <w:rsid w:val="006E7F94"/>
    <w:rsid w:val="006F180B"/>
    <w:rsid w:val="006F270E"/>
    <w:rsid w:val="006F2A4B"/>
    <w:rsid w:val="006F4D98"/>
    <w:rsid w:val="006F565A"/>
    <w:rsid w:val="006F6E2C"/>
    <w:rsid w:val="006F6FD1"/>
    <w:rsid w:val="00700E9F"/>
    <w:rsid w:val="0070101B"/>
    <w:rsid w:val="00701A53"/>
    <w:rsid w:val="00702043"/>
    <w:rsid w:val="007050EC"/>
    <w:rsid w:val="00706266"/>
    <w:rsid w:val="00707FD8"/>
    <w:rsid w:val="00711F6D"/>
    <w:rsid w:val="00713785"/>
    <w:rsid w:val="007138BD"/>
    <w:rsid w:val="00713D76"/>
    <w:rsid w:val="0071413E"/>
    <w:rsid w:val="00717630"/>
    <w:rsid w:val="007176A8"/>
    <w:rsid w:val="00720EE7"/>
    <w:rsid w:val="00725347"/>
    <w:rsid w:val="00725E23"/>
    <w:rsid w:val="00726282"/>
    <w:rsid w:val="007276E1"/>
    <w:rsid w:val="0072786D"/>
    <w:rsid w:val="00727AA2"/>
    <w:rsid w:val="00732363"/>
    <w:rsid w:val="0073604B"/>
    <w:rsid w:val="00736136"/>
    <w:rsid w:val="007369FC"/>
    <w:rsid w:val="00740170"/>
    <w:rsid w:val="007409D1"/>
    <w:rsid w:val="0074136E"/>
    <w:rsid w:val="00741AD1"/>
    <w:rsid w:val="00742696"/>
    <w:rsid w:val="007426ED"/>
    <w:rsid w:val="0074455D"/>
    <w:rsid w:val="00744C3E"/>
    <w:rsid w:val="00745152"/>
    <w:rsid w:val="007454DA"/>
    <w:rsid w:val="0074574E"/>
    <w:rsid w:val="00745D26"/>
    <w:rsid w:val="00747C9C"/>
    <w:rsid w:val="007500A3"/>
    <w:rsid w:val="00751AD5"/>
    <w:rsid w:val="0075270D"/>
    <w:rsid w:val="0075356B"/>
    <w:rsid w:val="007550FB"/>
    <w:rsid w:val="0075709E"/>
    <w:rsid w:val="00760F4C"/>
    <w:rsid w:val="00762E43"/>
    <w:rsid w:val="00763A4D"/>
    <w:rsid w:val="007643DE"/>
    <w:rsid w:val="00764B6B"/>
    <w:rsid w:val="00765C0B"/>
    <w:rsid w:val="00766A0D"/>
    <w:rsid w:val="007675C3"/>
    <w:rsid w:val="00770367"/>
    <w:rsid w:val="00771807"/>
    <w:rsid w:val="007736F8"/>
    <w:rsid w:val="00773CB8"/>
    <w:rsid w:val="007744FA"/>
    <w:rsid w:val="00774B49"/>
    <w:rsid w:val="00775C9B"/>
    <w:rsid w:val="00776B8C"/>
    <w:rsid w:val="00776D5E"/>
    <w:rsid w:val="00776F40"/>
    <w:rsid w:val="00780907"/>
    <w:rsid w:val="00781419"/>
    <w:rsid w:val="0078275A"/>
    <w:rsid w:val="00782DCA"/>
    <w:rsid w:val="00787CED"/>
    <w:rsid w:val="00792CFD"/>
    <w:rsid w:val="00794551"/>
    <w:rsid w:val="0079515F"/>
    <w:rsid w:val="00796263"/>
    <w:rsid w:val="007966D7"/>
    <w:rsid w:val="00797ECD"/>
    <w:rsid w:val="007A6B38"/>
    <w:rsid w:val="007B164B"/>
    <w:rsid w:val="007B2806"/>
    <w:rsid w:val="007B305C"/>
    <w:rsid w:val="007B51BB"/>
    <w:rsid w:val="007B750D"/>
    <w:rsid w:val="007C0749"/>
    <w:rsid w:val="007C0940"/>
    <w:rsid w:val="007C25F5"/>
    <w:rsid w:val="007C272D"/>
    <w:rsid w:val="007C29F2"/>
    <w:rsid w:val="007C3692"/>
    <w:rsid w:val="007C5477"/>
    <w:rsid w:val="007C5A0E"/>
    <w:rsid w:val="007D0EC1"/>
    <w:rsid w:val="007D4776"/>
    <w:rsid w:val="007E138C"/>
    <w:rsid w:val="007E1E4B"/>
    <w:rsid w:val="007E32EA"/>
    <w:rsid w:val="007F0D21"/>
    <w:rsid w:val="007F0D82"/>
    <w:rsid w:val="007F1855"/>
    <w:rsid w:val="007F1D76"/>
    <w:rsid w:val="007F2A03"/>
    <w:rsid w:val="007F2C2F"/>
    <w:rsid w:val="00801029"/>
    <w:rsid w:val="008011EB"/>
    <w:rsid w:val="0080150E"/>
    <w:rsid w:val="00802388"/>
    <w:rsid w:val="008025F7"/>
    <w:rsid w:val="008035DE"/>
    <w:rsid w:val="00804966"/>
    <w:rsid w:val="00805D53"/>
    <w:rsid w:val="00806800"/>
    <w:rsid w:val="00807684"/>
    <w:rsid w:val="00807B03"/>
    <w:rsid w:val="008107AF"/>
    <w:rsid w:val="008107E8"/>
    <w:rsid w:val="00811A2D"/>
    <w:rsid w:val="008122E8"/>
    <w:rsid w:val="00812507"/>
    <w:rsid w:val="008167CF"/>
    <w:rsid w:val="00821302"/>
    <w:rsid w:val="0082154C"/>
    <w:rsid w:val="00822675"/>
    <w:rsid w:val="00822F96"/>
    <w:rsid w:val="00824052"/>
    <w:rsid w:val="008269B9"/>
    <w:rsid w:val="008278E4"/>
    <w:rsid w:val="00827E13"/>
    <w:rsid w:val="00830F07"/>
    <w:rsid w:val="00831228"/>
    <w:rsid w:val="0083228D"/>
    <w:rsid w:val="00832617"/>
    <w:rsid w:val="00833665"/>
    <w:rsid w:val="00834538"/>
    <w:rsid w:val="00837855"/>
    <w:rsid w:val="00840887"/>
    <w:rsid w:val="00840D00"/>
    <w:rsid w:val="008427C2"/>
    <w:rsid w:val="008438C1"/>
    <w:rsid w:val="0084437E"/>
    <w:rsid w:val="008465FE"/>
    <w:rsid w:val="00850718"/>
    <w:rsid w:val="00852204"/>
    <w:rsid w:val="0085428E"/>
    <w:rsid w:val="00854D47"/>
    <w:rsid w:val="008550BA"/>
    <w:rsid w:val="00855798"/>
    <w:rsid w:val="00856A65"/>
    <w:rsid w:val="00856AD4"/>
    <w:rsid w:val="00857F0C"/>
    <w:rsid w:val="00860754"/>
    <w:rsid w:val="00862552"/>
    <w:rsid w:val="00864F8E"/>
    <w:rsid w:val="00870AF1"/>
    <w:rsid w:val="00870D14"/>
    <w:rsid w:val="00871580"/>
    <w:rsid w:val="00871C8C"/>
    <w:rsid w:val="008723DD"/>
    <w:rsid w:val="00873B72"/>
    <w:rsid w:val="00875A03"/>
    <w:rsid w:val="0087726C"/>
    <w:rsid w:val="00877686"/>
    <w:rsid w:val="00880E20"/>
    <w:rsid w:val="00880FFB"/>
    <w:rsid w:val="008814EB"/>
    <w:rsid w:val="00882E2A"/>
    <w:rsid w:val="00884F87"/>
    <w:rsid w:val="0088642D"/>
    <w:rsid w:val="0089021B"/>
    <w:rsid w:val="008A0C7A"/>
    <w:rsid w:val="008A1AFE"/>
    <w:rsid w:val="008A21F8"/>
    <w:rsid w:val="008A3605"/>
    <w:rsid w:val="008A4839"/>
    <w:rsid w:val="008A52EC"/>
    <w:rsid w:val="008A589F"/>
    <w:rsid w:val="008A7112"/>
    <w:rsid w:val="008B0682"/>
    <w:rsid w:val="008B0CDA"/>
    <w:rsid w:val="008B10D9"/>
    <w:rsid w:val="008B14A2"/>
    <w:rsid w:val="008B2159"/>
    <w:rsid w:val="008B2573"/>
    <w:rsid w:val="008B3BEC"/>
    <w:rsid w:val="008B41B4"/>
    <w:rsid w:val="008B4C34"/>
    <w:rsid w:val="008C1AAE"/>
    <w:rsid w:val="008C1D68"/>
    <w:rsid w:val="008C2228"/>
    <w:rsid w:val="008C24C3"/>
    <w:rsid w:val="008C2CDD"/>
    <w:rsid w:val="008C3A9A"/>
    <w:rsid w:val="008C4073"/>
    <w:rsid w:val="008C6A8A"/>
    <w:rsid w:val="008C6D30"/>
    <w:rsid w:val="008D31DC"/>
    <w:rsid w:val="008D3205"/>
    <w:rsid w:val="008D364B"/>
    <w:rsid w:val="008D3679"/>
    <w:rsid w:val="008D3C50"/>
    <w:rsid w:val="008D403A"/>
    <w:rsid w:val="008D523A"/>
    <w:rsid w:val="008D65C8"/>
    <w:rsid w:val="008D78D3"/>
    <w:rsid w:val="008E00CA"/>
    <w:rsid w:val="008E19F4"/>
    <w:rsid w:val="008E2853"/>
    <w:rsid w:val="008E35AF"/>
    <w:rsid w:val="008E4D22"/>
    <w:rsid w:val="008E5662"/>
    <w:rsid w:val="008E66B3"/>
    <w:rsid w:val="008E690E"/>
    <w:rsid w:val="008E732F"/>
    <w:rsid w:val="008F008D"/>
    <w:rsid w:val="008F094D"/>
    <w:rsid w:val="008F2FAC"/>
    <w:rsid w:val="008F5C3B"/>
    <w:rsid w:val="008F6617"/>
    <w:rsid w:val="00902A5A"/>
    <w:rsid w:val="00903CBB"/>
    <w:rsid w:val="009048E6"/>
    <w:rsid w:val="00905D21"/>
    <w:rsid w:val="00906C9A"/>
    <w:rsid w:val="00907DF8"/>
    <w:rsid w:val="00913513"/>
    <w:rsid w:val="00913A5A"/>
    <w:rsid w:val="00914440"/>
    <w:rsid w:val="0091495F"/>
    <w:rsid w:val="00916817"/>
    <w:rsid w:val="00923470"/>
    <w:rsid w:val="00926667"/>
    <w:rsid w:val="009306D7"/>
    <w:rsid w:val="00930C61"/>
    <w:rsid w:val="00932E09"/>
    <w:rsid w:val="009335E3"/>
    <w:rsid w:val="00933ED3"/>
    <w:rsid w:val="0093430B"/>
    <w:rsid w:val="00934451"/>
    <w:rsid w:val="00934594"/>
    <w:rsid w:val="009349FA"/>
    <w:rsid w:val="009359A6"/>
    <w:rsid w:val="00935C8B"/>
    <w:rsid w:val="00936BAA"/>
    <w:rsid w:val="00941B7F"/>
    <w:rsid w:val="00941BA5"/>
    <w:rsid w:val="00943078"/>
    <w:rsid w:val="009439B4"/>
    <w:rsid w:val="00943DD1"/>
    <w:rsid w:val="009460F2"/>
    <w:rsid w:val="0094622A"/>
    <w:rsid w:val="00947C48"/>
    <w:rsid w:val="00947CA2"/>
    <w:rsid w:val="009505A4"/>
    <w:rsid w:val="00950EED"/>
    <w:rsid w:val="0095104E"/>
    <w:rsid w:val="00951A5D"/>
    <w:rsid w:val="009545B0"/>
    <w:rsid w:val="00954F19"/>
    <w:rsid w:val="00955394"/>
    <w:rsid w:val="0095554C"/>
    <w:rsid w:val="00955664"/>
    <w:rsid w:val="009558AE"/>
    <w:rsid w:val="0095629B"/>
    <w:rsid w:val="0096042A"/>
    <w:rsid w:val="009604E9"/>
    <w:rsid w:val="00961C16"/>
    <w:rsid w:val="009621C2"/>
    <w:rsid w:val="009627F2"/>
    <w:rsid w:val="00962E8A"/>
    <w:rsid w:val="00963D8C"/>
    <w:rsid w:val="00964AE0"/>
    <w:rsid w:val="00966538"/>
    <w:rsid w:val="00966D01"/>
    <w:rsid w:val="00967809"/>
    <w:rsid w:val="00970942"/>
    <w:rsid w:val="00971AFF"/>
    <w:rsid w:val="00974291"/>
    <w:rsid w:val="00975855"/>
    <w:rsid w:val="00975951"/>
    <w:rsid w:val="00980757"/>
    <w:rsid w:val="009833AC"/>
    <w:rsid w:val="00984B51"/>
    <w:rsid w:val="00986D9A"/>
    <w:rsid w:val="00990473"/>
    <w:rsid w:val="0099060E"/>
    <w:rsid w:val="009908F8"/>
    <w:rsid w:val="009914B9"/>
    <w:rsid w:val="00994205"/>
    <w:rsid w:val="009A4825"/>
    <w:rsid w:val="009A64A0"/>
    <w:rsid w:val="009A6EFA"/>
    <w:rsid w:val="009A795C"/>
    <w:rsid w:val="009B12CC"/>
    <w:rsid w:val="009B17BA"/>
    <w:rsid w:val="009B19BA"/>
    <w:rsid w:val="009B40B0"/>
    <w:rsid w:val="009B4CAA"/>
    <w:rsid w:val="009B4D2E"/>
    <w:rsid w:val="009B57F5"/>
    <w:rsid w:val="009B59CE"/>
    <w:rsid w:val="009B6D6B"/>
    <w:rsid w:val="009B7BB9"/>
    <w:rsid w:val="009C1641"/>
    <w:rsid w:val="009C4827"/>
    <w:rsid w:val="009C559F"/>
    <w:rsid w:val="009C5D8E"/>
    <w:rsid w:val="009C5DD5"/>
    <w:rsid w:val="009C7625"/>
    <w:rsid w:val="009D06BB"/>
    <w:rsid w:val="009D102C"/>
    <w:rsid w:val="009D18FE"/>
    <w:rsid w:val="009D5E1B"/>
    <w:rsid w:val="009D7BCF"/>
    <w:rsid w:val="009E04D1"/>
    <w:rsid w:val="009E1CA0"/>
    <w:rsid w:val="009E2E45"/>
    <w:rsid w:val="009E2EC9"/>
    <w:rsid w:val="009E2EFE"/>
    <w:rsid w:val="009E433C"/>
    <w:rsid w:val="009E48EA"/>
    <w:rsid w:val="009E5135"/>
    <w:rsid w:val="009F218F"/>
    <w:rsid w:val="009F2C35"/>
    <w:rsid w:val="009F3065"/>
    <w:rsid w:val="009F6A19"/>
    <w:rsid w:val="009F77AA"/>
    <w:rsid w:val="00A00381"/>
    <w:rsid w:val="00A003FA"/>
    <w:rsid w:val="00A01CDC"/>
    <w:rsid w:val="00A025CF"/>
    <w:rsid w:val="00A045C0"/>
    <w:rsid w:val="00A0590D"/>
    <w:rsid w:val="00A0591D"/>
    <w:rsid w:val="00A0619E"/>
    <w:rsid w:val="00A063C2"/>
    <w:rsid w:val="00A10C9C"/>
    <w:rsid w:val="00A1177D"/>
    <w:rsid w:val="00A11A86"/>
    <w:rsid w:val="00A12C3F"/>
    <w:rsid w:val="00A1394C"/>
    <w:rsid w:val="00A15705"/>
    <w:rsid w:val="00A16676"/>
    <w:rsid w:val="00A167BC"/>
    <w:rsid w:val="00A22B55"/>
    <w:rsid w:val="00A23854"/>
    <w:rsid w:val="00A24303"/>
    <w:rsid w:val="00A246E3"/>
    <w:rsid w:val="00A329B2"/>
    <w:rsid w:val="00A33347"/>
    <w:rsid w:val="00A34CA7"/>
    <w:rsid w:val="00A34E1A"/>
    <w:rsid w:val="00A356E2"/>
    <w:rsid w:val="00A3610A"/>
    <w:rsid w:val="00A372B1"/>
    <w:rsid w:val="00A4043A"/>
    <w:rsid w:val="00A40710"/>
    <w:rsid w:val="00A41B1A"/>
    <w:rsid w:val="00A4218E"/>
    <w:rsid w:val="00A436A2"/>
    <w:rsid w:val="00A4464A"/>
    <w:rsid w:val="00A458AE"/>
    <w:rsid w:val="00A459D1"/>
    <w:rsid w:val="00A473F0"/>
    <w:rsid w:val="00A476A3"/>
    <w:rsid w:val="00A4783B"/>
    <w:rsid w:val="00A47D73"/>
    <w:rsid w:val="00A47EA8"/>
    <w:rsid w:val="00A5014B"/>
    <w:rsid w:val="00A5018F"/>
    <w:rsid w:val="00A50917"/>
    <w:rsid w:val="00A51D98"/>
    <w:rsid w:val="00A53911"/>
    <w:rsid w:val="00A54FF6"/>
    <w:rsid w:val="00A55AD4"/>
    <w:rsid w:val="00A55E0B"/>
    <w:rsid w:val="00A56091"/>
    <w:rsid w:val="00A56EE7"/>
    <w:rsid w:val="00A57DF7"/>
    <w:rsid w:val="00A600B2"/>
    <w:rsid w:val="00A62F6C"/>
    <w:rsid w:val="00A63643"/>
    <w:rsid w:val="00A65377"/>
    <w:rsid w:val="00A65744"/>
    <w:rsid w:val="00A662AA"/>
    <w:rsid w:val="00A67006"/>
    <w:rsid w:val="00A6735E"/>
    <w:rsid w:val="00A70536"/>
    <w:rsid w:val="00A70B69"/>
    <w:rsid w:val="00A70E01"/>
    <w:rsid w:val="00A7340C"/>
    <w:rsid w:val="00A7424B"/>
    <w:rsid w:val="00A75EA5"/>
    <w:rsid w:val="00A764C3"/>
    <w:rsid w:val="00A76B9A"/>
    <w:rsid w:val="00A82F38"/>
    <w:rsid w:val="00A84385"/>
    <w:rsid w:val="00A84B19"/>
    <w:rsid w:val="00A85390"/>
    <w:rsid w:val="00A86292"/>
    <w:rsid w:val="00A86A64"/>
    <w:rsid w:val="00A87697"/>
    <w:rsid w:val="00A87ECF"/>
    <w:rsid w:val="00A90C30"/>
    <w:rsid w:val="00A90D33"/>
    <w:rsid w:val="00A92044"/>
    <w:rsid w:val="00A9284B"/>
    <w:rsid w:val="00A93805"/>
    <w:rsid w:val="00A957B2"/>
    <w:rsid w:val="00A976B0"/>
    <w:rsid w:val="00AA047F"/>
    <w:rsid w:val="00AA1169"/>
    <w:rsid w:val="00AA2486"/>
    <w:rsid w:val="00AA2B1A"/>
    <w:rsid w:val="00AA4593"/>
    <w:rsid w:val="00AA4A82"/>
    <w:rsid w:val="00AA5E44"/>
    <w:rsid w:val="00AA65EF"/>
    <w:rsid w:val="00AB0D93"/>
    <w:rsid w:val="00AB1525"/>
    <w:rsid w:val="00AB1869"/>
    <w:rsid w:val="00AB1FD7"/>
    <w:rsid w:val="00AB46EF"/>
    <w:rsid w:val="00AB56B8"/>
    <w:rsid w:val="00AB5B25"/>
    <w:rsid w:val="00AC0FC6"/>
    <w:rsid w:val="00AC1BBD"/>
    <w:rsid w:val="00AC3B83"/>
    <w:rsid w:val="00AC5A11"/>
    <w:rsid w:val="00AC600C"/>
    <w:rsid w:val="00AC631E"/>
    <w:rsid w:val="00AD0500"/>
    <w:rsid w:val="00AD1148"/>
    <w:rsid w:val="00AD30F6"/>
    <w:rsid w:val="00AD4364"/>
    <w:rsid w:val="00AD4CB0"/>
    <w:rsid w:val="00AD63ED"/>
    <w:rsid w:val="00AD7332"/>
    <w:rsid w:val="00AD778C"/>
    <w:rsid w:val="00AE3705"/>
    <w:rsid w:val="00AE3C62"/>
    <w:rsid w:val="00AE4684"/>
    <w:rsid w:val="00AE49A9"/>
    <w:rsid w:val="00AE4EAE"/>
    <w:rsid w:val="00AE63CF"/>
    <w:rsid w:val="00AE7884"/>
    <w:rsid w:val="00AE7A24"/>
    <w:rsid w:val="00AE7C98"/>
    <w:rsid w:val="00AF05BC"/>
    <w:rsid w:val="00AF0924"/>
    <w:rsid w:val="00AF1E5E"/>
    <w:rsid w:val="00AF2CA4"/>
    <w:rsid w:val="00AF52CD"/>
    <w:rsid w:val="00AF57A5"/>
    <w:rsid w:val="00AF6ADA"/>
    <w:rsid w:val="00AF7AFC"/>
    <w:rsid w:val="00B01164"/>
    <w:rsid w:val="00B01D59"/>
    <w:rsid w:val="00B0580C"/>
    <w:rsid w:val="00B05B1B"/>
    <w:rsid w:val="00B07216"/>
    <w:rsid w:val="00B07A17"/>
    <w:rsid w:val="00B11CE3"/>
    <w:rsid w:val="00B11FE7"/>
    <w:rsid w:val="00B1247B"/>
    <w:rsid w:val="00B1430B"/>
    <w:rsid w:val="00B15305"/>
    <w:rsid w:val="00B16930"/>
    <w:rsid w:val="00B17E01"/>
    <w:rsid w:val="00B22503"/>
    <w:rsid w:val="00B22FA6"/>
    <w:rsid w:val="00B236D8"/>
    <w:rsid w:val="00B240B9"/>
    <w:rsid w:val="00B2421E"/>
    <w:rsid w:val="00B24CA5"/>
    <w:rsid w:val="00B30C5C"/>
    <w:rsid w:val="00B337A6"/>
    <w:rsid w:val="00B34EA6"/>
    <w:rsid w:val="00B35C4F"/>
    <w:rsid w:val="00B3665B"/>
    <w:rsid w:val="00B41EE6"/>
    <w:rsid w:val="00B42AD6"/>
    <w:rsid w:val="00B43711"/>
    <w:rsid w:val="00B43FDF"/>
    <w:rsid w:val="00B44873"/>
    <w:rsid w:val="00B46A30"/>
    <w:rsid w:val="00B46D01"/>
    <w:rsid w:val="00B47D93"/>
    <w:rsid w:val="00B500CF"/>
    <w:rsid w:val="00B50390"/>
    <w:rsid w:val="00B514EB"/>
    <w:rsid w:val="00B53B44"/>
    <w:rsid w:val="00B54235"/>
    <w:rsid w:val="00B54F1A"/>
    <w:rsid w:val="00B564FB"/>
    <w:rsid w:val="00B5654A"/>
    <w:rsid w:val="00B60BD1"/>
    <w:rsid w:val="00B63B61"/>
    <w:rsid w:val="00B64490"/>
    <w:rsid w:val="00B64946"/>
    <w:rsid w:val="00B6587F"/>
    <w:rsid w:val="00B66352"/>
    <w:rsid w:val="00B67F85"/>
    <w:rsid w:val="00B730C3"/>
    <w:rsid w:val="00B73B19"/>
    <w:rsid w:val="00B73CF2"/>
    <w:rsid w:val="00B73E33"/>
    <w:rsid w:val="00B80743"/>
    <w:rsid w:val="00B83CEA"/>
    <w:rsid w:val="00B843D1"/>
    <w:rsid w:val="00B8472F"/>
    <w:rsid w:val="00B84AFE"/>
    <w:rsid w:val="00B84FF5"/>
    <w:rsid w:val="00B90A39"/>
    <w:rsid w:val="00B9153F"/>
    <w:rsid w:val="00B934E6"/>
    <w:rsid w:val="00B94448"/>
    <w:rsid w:val="00B97D10"/>
    <w:rsid w:val="00BA028D"/>
    <w:rsid w:val="00BA0AEE"/>
    <w:rsid w:val="00BA1D03"/>
    <w:rsid w:val="00BA578D"/>
    <w:rsid w:val="00BA658C"/>
    <w:rsid w:val="00BB306E"/>
    <w:rsid w:val="00BB38B6"/>
    <w:rsid w:val="00BB3D16"/>
    <w:rsid w:val="00BB4B1B"/>
    <w:rsid w:val="00BB4FED"/>
    <w:rsid w:val="00BB509F"/>
    <w:rsid w:val="00BB5DC4"/>
    <w:rsid w:val="00BB7A38"/>
    <w:rsid w:val="00BB7BCC"/>
    <w:rsid w:val="00BC0033"/>
    <w:rsid w:val="00BC2787"/>
    <w:rsid w:val="00BC51F8"/>
    <w:rsid w:val="00BC53EB"/>
    <w:rsid w:val="00BC67DD"/>
    <w:rsid w:val="00BC7AC4"/>
    <w:rsid w:val="00BD2067"/>
    <w:rsid w:val="00BD24CD"/>
    <w:rsid w:val="00BD3D3F"/>
    <w:rsid w:val="00BD5AC2"/>
    <w:rsid w:val="00BD5EF8"/>
    <w:rsid w:val="00BD65A6"/>
    <w:rsid w:val="00BE076C"/>
    <w:rsid w:val="00BE156B"/>
    <w:rsid w:val="00BE25B6"/>
    <w:rsid w:val="00BE5454"/>
    <w:rsid w:val="00BE5799"/>
    <w:rsid w:val="00BE5978"/>
    <w:rsid w:val="00BE6225"/>
    <w:rsid w:val="00BE64E4"/>
    <w:rsid w:val="00BE736A"/>
    <w:rsid w:val="00BE7E72"/>
    <w:rsid w:val="00BF086A"/>
    <w:rsid w:val="00BF0AA9"/>
    <w:rsid w:val="00BF1191"/>
    <w:rsid w:val="00BF1A5C"/>
    <w:rsid w:val="00BF423E"/>
    <w:rsid w:val="00BF7361"/>
    <w:rsid w:val="00BF7D06"/>
    <w:rsid w:val="00C01B39"/>
    <w:rsid w:val="00C01C5F"/>
    <w:rsid w:val="00C0336A"/>
    <w:rsid w:val="00C057AB"/>
    <w:rsid w:val="00C075BA"/>
    <w:rsid w:val="00C07E87"/>
    <w:rsid w:val="00C11005"/>
    <w:rsid w:val="00C1152D"/>
    <w:rsid w:val="00C11EE3"/>
    <w:rsid w:val="00C120DE"/>
    <w:rsid w:val="00C12D1A"/>
    <w:rsid w:val="00C14612"/>
    <w:rsid w:val="00C14D24"/>
    <w:rsid w:val="00C15362"/>
    <w:rsid w:val="00C16BDF"/>
    <w:rsid w:val="00C2019F"/>
    <w:rsid w:val="00C20EF3"/>
    <w:rsid w:val="00C2103C"/>
    <w:rsid w:val="00C239FF"/>
    <w:rsid w:val="00C23A08"/>
    <w:rsid w:val="00C2439A"/>
    <w:rsid w:val="00C255EC"/>
    <w:rsid w:val="00C26D4D"/>
    <w:rsid w:val="00C27FB1"/>
    <w:rsid w:val="00C30943"/>
    <w:rsid w:val="00C349AF"/>
    <w:rsid w:val="00C3516F"/>
    <w:rsid w:val="00C35F52"/>
    <w:rsid w:val="00C37807"/>
    <w:rsid w:val="00C4019E"/>
    <w:rsid w:val="00C41465"/>
    <w:rsid w:val="00C43D7B"/>
    <w:rsid w:val="00C444FE"/>
    <w:rsid w:val="00C45B78"/>
    <w:rsid w:val="00C50CB9"/>
    <w:rsid w:val="00C52633"/>
    <w:rsid w:val="00C5773D"/>
    <w:rsid w:val="00C66174"/>
    <w:rsid w:val="00C670D9"/>
    <w:rsid w:val="00C67419"/>
    <w:rsid w:val="00C67C9C"/>
    <w:rsid w:val="00C738D7"/>
    <w:rsid w:val="00C73EAB"/>
    <w:rsid w:val="00C74CD1"/>
    <w:rsid w:val="00C75967"/>
    <w:rsid w:val="00C75D40"/>
    <w:rsid w:val="00C768B6"/>
    <w:rsid w:val="00C83161"/>
    <w:rsid w:val="00C85FD7"/>
    <w:rsid w:val="00C9070B"/>
    <w:rsid w:val="00C91BFD"/>
    <w:rsid w:val="00C922B9"/>
    <w:rsid w:val="00C9238C"/>
    <w:rsid w:val="00C95998"/>
    <w:rsid w:val="00C95E33"/>
    <w:rsid w:val="00C97426"/>
    <w:rsid w:val="00C9743C"/>
    <w:rsid w:val="00CA1FA1"/>
    <w:rsid w:val="00CA44EF"/>
    <w:rsid w:val="00CA4AC5"/>
    <w:rsid w:val="00CA6AB9"/>
    <w:rsid w:val="00CA6D2D"/>
    <w:rsid w:val="00CA7B3F"/>
    <w:rsid w:val="00CB3EDF"/>
    <w:rsid w:val="00CB490F"/>
    <w:rsid w:val="00CB5177"/>
    <w:rsid w:val="00CB6686"/>
    <w:rsid w:val="00CB7658"/>
    <w:rsid w:val="00CC0267"/>
    <w:rsid w:val="00CC36AD"/>
    <w:rsid w:val="00CC5AAA"/>
    <w:rsid w:val="00CC7978"/>
    <w:rsid w:val="00CD027A"/>
    <w:rsid w:val="00CD0F5F"/>
    <w:rsid w:val="00CD14A2"/>
    <w:rsid w:val="00CD46A0"/>
    <w:rsid w:val="00CD56FB"/>
    <w:rsid w:val="00CD5A83"/>
    <w:rsid w:val="00CD6AAE"/>
    <w:rsid w:val="00CD7613"/>
    <w:rsid w:val="00CD7BFE"/>
    <w:rsid w:val="00CE1F8E"/>
    <w:rsid w:val="00CE33FE"/>
    <w:rsid w:val="00CE3494"/>
    <w:rsid w:val="00CE5E71"/>
    <w:rsid w:val="00CE6E6F"/>
    <w:rsid w:val="00CE776F"/>
    <w:rsid w:val="00CF04E7"/>
    <w:rsid w:val="00CF0910"/>
    <w:rsid w:val="00CF102B"/>
    <w:rsid w:val="00CF253B"/>
    <w:rsid w:val="00CF2CCC"/>
    <w:rsid w:val="00CF4D2F"/>
    <w:rsid w:val="00D01822"/>
    <w:rsid w:val="00D02367"/>
    <w:rsid w:val="00D02EDD"/>
    <w:rsid w:val="00D04624"/>
    <w:rsid w:val="00D0517D"/>
    <w:rsid w:val="00D051D5"/>
    <w:rsid w:val="00D06369"/>
    <w:rsid w:val="00D07BCD"/>
    <w:rsid w:val="00D1050C"/>
    <w:rsid w:val="00D11B53"/>
    <w:rsid w:val="00D15BBC"/>
    <w:rsid w:val="00D21BAB"/>
    <w:rsid w:val="00D22001"/>
    <w:rsid w:val="00D223A5"/>
    <w:rsid w:val="00D228CC"/>
    <w:rsid w:val="00D22DFE"/>
    <w:rsid w:val="00D26325"/>
    <w:rsid w:val="00D27E21"/>
    <w:rsid w:val="00D32228"/>
    <w:rsid w:val="00D326A3"/>
    <w:rsid w:val="00D33736"/>
    <w:rsid w:val="00D34939"/>
    <w:rsid w:val="00D4207E"/>
    <w:rsid w:val="00D422CC"/>
    <w:rsid w:val="00D431AE"/>
    <w:rsid w:val="00D45F27"/>
    <w:rsid w:val="00D46348"/>
    <w:rsid w:val="00D4726E"/>
    <w:rsid w:val="00D52058"/>
    <w:rsid w:val="00D529C6"/>
    <w:rsid w:val="00D53FEC"/>
    <w:rsid w:val="00D54296"/>
    <w:rsid w:val="00D61332"/>
    <w:rsid w:val="00D61D83"/>
    <w:rsid w:val="00D6284B"/>
    <w:rsid w:val="00D630A6"/>
    <w:rsid w:val="00D630D9"/>
    <w:rsid w:val="00D64867"/>
    <w:rsid w:val="00D652ED"/>
    <w:rsid w:val="00D665E6"/>
    <w:rsid w:val="00D66BB8"/>
    <w:rsid w:val="00D672D3"/>
    <w:rsid w:val="00D674C1"/>
    <w:rsid w:val="00D678DD"/>
    <w:rsid w:val="00D721C8"/>
    <w:rsid w:val="00D72CC8"/>
    <w:rsid w:val="00D75E05"/>
    <w:rsid w:val="00D76454"/>
    <w:rsid w:val="00D779D9"/>
    <w:rsid w:val="00D77AED"/>
    <w:rsid w:val="00D800CA"/>
    <w:rsid w:val="00D81999"/>
    <w:rsid w:val="00D8234F"/>
    <w:rsid w:val="00D823D7"/>
    <w:rsid w:val="00D847E0"/>
    <w:rsid w:val="00D86E2D"/>
    <w:rsid w:val="00D87D8F"/>
    <w:rsid w:val="00D87E79"/>
    <w:rsid w:val="00D90520"/>
    <w:rsid w:val="00D90A1C"/>
    <w:rsid w:val="00D933C9"/>
    <w:rsid w:val="00D959FE"/>
    <w:rsid w:val="00D969BB"/>
    <w:rsid w:val="00D9796E"/>
    <w:rsid w:val="00D97F40"/>
    <w:rsid w:val="00DA060F"/>
    <w:rsid w:val="00DA0A47"/>
    <w:rsid w:val="00DA112A"/>
    <w:rsid w:val="00DA1401"/>
    <w:rsid w:val="00DA190F"/>
    <w:rsid w:val="00DA2ECB"/>
    <w:rsid w:val="00DA3A78"/>
    <w:rsid w:val="00DA3EAC"/>
    <w:rsid w:val="00DA4F13"/>
    <w:rsid w:val="00DA5226"/>
    <w:rsid w:val="00DA591C"/>
    <w:rsid w:val="00DA5AEF"/>
    <w:rsid w:val="00DA5D98"/>
    <w:rsid w:val="00DA6D0B"/>
    <w:rsid w:val="00DA764A"/>
    <w:rsid w:val="00DA7C17"/>
    <w:rsid w:val="00DB0B62"/>
    <w:rsid w:val="00DB1A2C"/>
    <w:rsid w:val="00DB4573"/>
    <w:rsid w:val="00DB46D9"/>
    <w:rsid w:val="00DB641C"/>
    <w:rsid w:val="00DB6AC0"/>
    <w:rsid w:val="00DB7C1C"/>
    <w:rsid w:val="00DB7EBD"/>
    <w:rsid w:val="00DC1FFA"/>
    <w:rsid w:val="00DC4829"/>
    <w:rsid w:val="00DC5100"/>
    <w:rsid w:val="00DD00AC"/>
    <w:rsid w:val="00DD09D7"/>
    <w:rsid w:val="00DD0BE7"/>
    <w:rsid w:val="00DD1186"/>
    <w:rsid w:val="00DD40D2"/>
    <w:rsid w:val="00DD4F38"/>
    <w:rsid w:val="00DD66B2"/>
    <w:rsid w:val="00DD74C1"/>
    <w:rsid w:val="00DE161C"/>
    <w:rsid w:val="00DE1AC8"/>
    <w:rsid w:val="00DE2826"/>
    <w:rsid w:val="00DE2A0F"/>
    <w:rsid w:val="00DE3B68"/>
    <w:rsid w:val="00DE3EF7"/>
    <w:rsid w:val="00DE43F3"/>
    <w:rsid w:val="00DE5FAA"/>
    <w:rsid w:val="00DE692B"/>
    <w:rsid w:val="00DE7D04"/>
    <w:rsid w:val="00DF1641"/>
    <w:rsid w:val="00DF2AFD"/>
    <w:rsid w:val="00DF479E"/>
    <w:rsid w:val="00DF7550"/>
    <w:rsid w:val="00DF7661"/>
    <w:rsid w:val="00E00698"/>
    <w:rsid w:val="00E02DBD"/>
    <w:rsid w:val="00E05227"/>
    <w:rsid w:val="00E06421"/>
    <w:rsid w:val="00E06E0A"/>
    <w:rsid w:val="00E10AE8"/>
    <w:rsid w:val="00E11FDC"/>
    <w:rsid w:val="00E14A2A"/>
    <w:rsid w:val="00E15DAD"/>
    <w:rsid w:val="00E15F70"/>
    <w:rsid w:val="00E17A1B"/>
    <w:rsid w:val="00E21079"/>
    <w:rsid w:val="00E222FF"/>
    <w:rsid w:val="00E23204"/>
    <w:rsid w:val="00E23745"/>
    <w:rsid w:val="00E2437E"/>
    <w:rsid w:val="00E251D1"/>
    <w:rsid w:val="00E260BA"/>
    <w:rsid w:val="00E268F6"/>
    <w:rsid w:val="00E27434"/>
    <w:rsid w:val="00E27634"/>
    <w:rsid w:val="00E33C15"/>
    <w:rsid w:val="00E3407D"/>
    <w:rsid w:val="00E35B0E"/>
    <w:rsid w:val="00E36BF5"/>
    <w:rsid w:val="00E3738F"/>
    <w:rsid w:val="00E40588"/>
    <w:rsid w:val="00E4219E"/>
    <w:rsid w:val="00E43730"/>
    <w:rsid w:val="00E43BD0"/>
    <w:rsid w:val="00E440B3"/>
    <w:rsid w:val="00E44318"/>
    <w:rsid w:val="00E44C48"/>
    <w:rsid w:val="00E4556A"/>
    <w:rsid w:val="00E45723"/>
    <w:rsid w:val="00E466AC"/>
    <w:rsid w:val="00E50BF0"/>
    <w:rsid w:val="00E5101B"/>
    <w:rsid w:val="00E53386"/>
    <w:rsid w:val="00E558DE"/>
    <w:rsid w:val="00E56FD9"/>
    <w:rsid w:val="00E603A8"/>
    <w:rsid w:val="00E60CA8"/>
    <w:rsid w:val="00E60D40"/>
    <w:rsid w:val="00E615F6"/>
    <w:rsid w:val="00E618E6"/>
    <w:rsid w:val="00E6227D"/>
    <w:rsid w:val="00E627D0"/>
    <w:rsid w:val="00E62F6E"/>
    <w:rsid w:val="00E65ECD"/>
    <w:rsid w:val="00E709F5"/>
    <w:rsid w:val="00E70CEB"/>
    <w:rsid w:val="00E71185"/>
    <w:rsid w:val="00E74F93"/>
    <w:rsid w:val="00E76180"/>
    <w:rsid w:val="00E76925"/>
    <w:rsid w:val="00E7764D"/>
    <w:rsid w:val="00E82102"/>
    <w:rsid w:val="00E82595"/>
    <w:rsid w:val="00E826F3"/>
    <w:rsid w:val="00E832DD"/>
    <w:rsid w:val="00E834E3"/>
    <w:rsid w:val="00E8594B"/>
    <w:rsid w:val="00E86994"/>
    <w:rsid w:val="00E87EB6"/>
    <w:rsid w:val="00E91DC0"/>
    <w:rsid w:val="00E9267F"/>
    <w:rsid w:val="00E95207"/>
    <w:rsid w:val="00E95C9F"/>
    <w:rsid w:val="00E962F1"/>
    <w:rsid w:val="00E973E3"/>
    <w:rsid w:val="00E97902"/>
    <w:rsid w:val="00EA22A2"/>
    <w:rsid w:val="00EA2FEE"/>
    <w:rsid w:val="00EA3B77"/>
    <w:rsid w:val="00EB104B"/>
    <w:rsid w:val="00EB3622"/>
    <w:rsid w:val="00EB3A66"/>
    <w:rsid w:val="00EB41FC"/>
    <w:rsid w:val="00EB4EEB"/>
    <w:rsid w:val="00EB579C"/>
    <w:rsid w:val="00EB60F0"/>
    <w:rsid w:val="00EB7EC2"/>
    <w:rsid w:val="00EC1860"/>
    <w:rsid w:val="00EC2EA8"/>
    <w:rsid w:val="00EC3718"/>
    <w:rsid w:val="00EC3B99"/>
    <w:rsid w:val="00EC3F33"/>
    <w:rsid w:val="00EC453E"/>
    <w:rsid w:val="00EC4D92"/>
    <w:rsid w:val="00EC75AE"/>
    <w:rsid w:val="00ED10FB"/>
    <w:rsid w:val="00ED11D0"/>
    <w:rsid w:val="00ED18CD"/>
    <w:rsid w:val="00ED2674"/>
    <w:rsid w:val="00ED3F4F"/>
    <w:rsid w:val="00ED6501"/>
    <w:rsid w:val="00ED7ED2"/>
    <w:rsid w:val="00EE028F"/>
    <w:rsid w:val="00EE0F1D"/>
    <w:rsid w:val="00EE161E"/>
    <w:rsid w:val="00EE3257"/>
    <w:rsid w:val="00EE412F"/>
    <w:rsid w:val="00EE4FF9"/>
    <w:rsid w:val="00EE5A3F"/>
    <w:rsid w:val="00EE6A15"/>
    <w:rsid w:val="00EE78CA"/>
    <w:rsid w:val="00EF0CEB"/>
    <w:rsid w:val="00EF0E7F"/>
    <w:rsid w:val="00EF2DCD"/>
    <w:rsid w:val="00EF34EB"/>
    <w:rsid w:val="00EF3663"/>
    <w:rsid w:val="00EF50D6"/>
    <w:rsid w:val="00EF6AC7"/>
    <w:rsid w:val="00EF76BD"/>
    <w:rsid w:val="00EF7DA3"/>
    <w:rsid w:val="00F00E52"/>
    <w:rsid w:val="00F022F0"/>
    <w:rsid w:val="00F03046"/>
    <w:rsid w:val="00F03682"/>
    <w:rsid w:val="00F0390A"/>
    <w:rsid w:val="00F05C51"/>
    <w:rsid w:val="00F0773E"/>
    <w:rsid w:val="00F07E7F"/>
    <w:rsid w:val="00F07F7A"/>
    <w:rsid w:val="00F11306"/>
    <w:rsid w:val="00F115AA"/>
    <w:rsid w:val="00F118C7"/>
    <w:rsid w:val="00F139A5"/>
    <w:rsid w:val="00F1506A"/>
    <w:rsid w:val="00F15A80"/>
    <w:rsid w:val="00F16C5F"/>
    <w:rsid w:val="00F16F6F"/>
    <w:rsid w:val="00F203F2"/>
    <w:rsid w:val="00F21CE9"/>
    <w:rsid w:val="00F22163"/>
    <w:rsid w:val="00F2245F"/>
    <w:rsid w:val="00F237BA"/>
    <w:rsid w:val="00F2557C"/>
    <w:rsid w:val="00F27268"/>
    <w:rsid w:val="00F27858"/>
    <w:rsid w:val="00F2794B"/>
    <w:rsid w:val="00F32571"/>
    <w:rsid w:val="00F34495"/>
    <w:rsid w:val="00F347A4"/>
    <w:rsid w:val="00F40A1A"/>
    <w:rsid w:val="00F4101C"/>
    <w:rsid w:val="00F438C3"/>
    <w:rsid w:val="00F45477"/>
    <w:rsid w:val="00F46076"/>
    <w:rsid w:val="00F46171"/>
    <w:rsid w:val="00F47D72"/>
    <w:rsid w:val="00F527CC"/>
    <w:rsid w:val="00F54392"/>
    <w:rsid w:val="00F5484A"/>
    <w:rsid w:val="00F550F3"/>
    <w:rsid w:val="00F55413"/>
    <w:rsid w:val="00F560E7"/>
    <w:rsid w:val="00F5705F"/>
    <w:rsid w:val="00F62811"/>
    <w:rsid w:val="00F632F4"/>
    <w:rsid w:val="00F63843"/>
    <w:rsid w:val="00F63BEB"/>
    <w:rsid w:val="00F64197"/>
    <w:rsid w:val="00F657E9"/>
    <w:rsid w:val="00F659E2"/>
    <w:rsid w:val="00F66546"/>
    <w:rsid w:val="00F66998"/>
    <w:rsid w:val="00F70866"/>
    <w:rsid w:val="00F71EAC"/>
    <w:rsid w:val="00F731DF"/>
    <w:rsid w:val="00F736C7"/>
    <w:rsid w:val="00F7398C"/>
    <w:rsid w:val="00F7428D"/>
    <w:rsid w:val="00F7476D"/>
    <w:rsid w:val="00F765F3"/>
    <w:rsid w:val="00F77A3F"/>
    <w:rsid w:val="00F80079"/>
    <w:rsid w:val="00F81848"/>
    <w:rsid w:val="00F81B4C"/>
    <w:rsid w:val="00F81B63"/>
    <w:rsid w:val="00F833B8"/>
    <w:rsid w:val="00F84080"/>
    <w:rsid w:val="00F846F0"/>
    <w:rsid w:val="00F852F3"/>
    <w:rsid w:val="00F856FB"/>
    <w:rsid w:val="00F85CC3"/>
    <w:rsid w:val="00F901DC"/>
    <w:rsid w:val="00F90837"/>
    <w:rsid w:val="00F92FF0"/>
    <w:rsid w:val="00F937DB"/>
    <w:rsid w:val="00F957EA"/>
    <w:rsid w:val="00F96631"/>
    <w:rsid w:val="00F96BE1"/>
    <w:rsid w:val="00F96D9E"/>
    <w:rsid w:val="00FA1623"/>
    <w:rsid w:val="00FA1ECB"/>
    <w:rsid w:val="00FA5AC9"/>
    <w:rsid w:val="00FA5BA5"/>
    <w:rsid w:val="00FA7045"/>
    <w:rsid w:val="00FB2121"/>
    <w:rsid w:val="00FB2E53"/>
    <w:rsid w:val="00FB4D3E"/>
    <w:rsid w:val="00FB51E6"/>
    <w:rsid w:val="00FC0147"/>
    <w:rsid w:val="00FC1A25"/>
    <w:rsid w:val="00FC3C24"/>
    <w:rsid w:val="00FC685C"/>
    <w:rsid w:val="00FC6B4F"/>
    <w:rsid w:val="00FC7C5A"/>
    <w:rsid w:val="00FC7D63"/>
    <w:rsid w:val="00FD0610"/>
    <w:rsid w:val="00FD10F7"/>
    <w:rsid w:val="00FD1BD3"/>
    <w:rsid w:val="00FD42F8"/>
    <w:rsid w:val="00FD47EB"/>
    <w:rsid w:val="00FD4C54"/>
    <w:rsid w:val="00FE058A"/>
    <w:rsid w:val="00FE18A3"/>
    <w:rsid w:val="00FE1B9A"/>
    <w:rsid w:val="00FE1C09"/>
    <w:rsid w:val="00FE22EA"/>
    <w:rsid w:val="00FE27FA"/>
    <w:rsid w:val="00FE3D05"/>
    <w:rsid w:val="00FE51D3"/>
    <w:rsid w:val="00FE5645"/>
    <w:rsid w:val="00FE619C"/>
    <w:rsid w:val="00FE6E34"/>
    <w:rsid w:val="00FF329D"/>
    <w:rsid w:val="00FF3A19"/>
    <w:rsid w:val="00FF46CC"/>
    <w:rsid w:val="00FF7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8913">
      <o:colormenu v:ext="edit" fillcolor="none [4]" strokecolor="none [1]" shadowcolor="none [2]"/>
    </o:shapedefaults>
    <o:shapelayout v:ext="edit">
      <o:idmap v:ext="edit" data="1"/>
    </o:shapelayout>
  </w:shapeDefaults>
  <w:doNotEmbedSmartTags/>
  <w:decimalSymbol w:val="."/>
  <w:listSeparator w:val=","/>
  <w14:docId w14:val="42BBD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DejaVu Sans" w:cs="Lohit Devanagari"/>
      <w:kern w:val="1"/>
      <w:sz w:val="24"/>
      <w:szCs w:val="24"/>
      <w:lang w:eastAsia="hi-IN" w:bidi="hi-IN"/>
    </w:rPr>
  </w:style>
  <w:style w:type="paragraph" w:styleId="Heading1">
    <w:name w:val="heading 1"/>
    <w:basedOn w:val="Heading"/>
    <w:next w:val="BodyText"/>
    <w:qFormat/>
    <w:rsid w:val="00D26325"/>
    <w:pPr>
      <w:outlineLvl w:val="0"/>
    </w:pPr>
    <w:rPr>
      <w:rFonts w:ascii="Times New Roman" w:hAnsi="Times New Roman"/>
      <w:b/>
      <w:bCs/>
      <w:sz w:val="40"/>
      <w:szCs w:val="48"/>
    </w:rPr>
  </w:style>
  <w:style w:type="paragraph" w:styleId="Heading2">
    <w:name w:val="heading 2"/>
    <w:basedOn w:val="Normal"/>
    <w:next w:val="Normal"/>
    <w:link w:val="Heading2Char"/>
    <w:uiPriority w:val="9"/>
    <w:unhideWhenUsed/>
    <w:qFormat/>
    <w:rsid w:val="00D26325"/>
    <w:pPr>
      <w:keepNext/>
      <w:keepLines/>
      <w:spacing w:before="200"/>
      <w:outlineLvl w:val="1"/>
    </w:pPr>
    <w:rPr>
      <w:rFonts w:eastAsiaTheme="majorEastAsia" w:cstheme="majorBidi"/>
      <w:b/>
      <w:bCs/>
      <w:i/>
      <w:color w:val="000000" w:themeColor="text1"/>
      <w:sz w:val="32"/>
      <w:szCs w:val="26"/>
    </w:rPr>
  </w:style>
  <w:style w:type="paragraph" w:styleId="Heading3">
    <w:name w:val="heading 3"/>
    <w:basedOn w:val="Normal"/>
    <w:next w:val="Normal"/>
    <w:link w:val="Heading3Char"/>
    <w:autoRedefine/>
    <w:uiPriority w:val="9"/>
    <w:unhideWhenUsed/>
    <w:qFormat/>
    <w:rsid w:val="003B534B"/>
    <w:pPr>
      <w:keepNext/>
      <w:keepLines/>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312DB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2DB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051E"/>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DejaVu Sans Mono" w:eastAsia="DejaVu Sans Mono" w:hAnsi="DejaVu Sans Mono"/>
      <w:sz w:val="20"/>
      <w:szCs w:val="20"/>
    </w:rPr>
  </w:style>
  <w:style w:type="paragraph" w:customStyle="1" w:styleId="TableContents">
    <w:name w:val="Table Contents"/>
    <w:basedOn w:val="Normal"/>
    <w:pPr>
      <w:suppressLineNumbers/>
    </w:pPr>
  </w:style>
  <w:style w:type="paragraph" w:customStyle="1" w:styleId="Framecontents">
    <w:name w:val="Frame contents"/>
    <w:basedOn w:val="BodyText"/>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suppressLineNumbers w:val="0"/>
      <w:spacing w:before="120"/>
    </w:pPr>
    <w:rPr>
      <w:rFonts w:asciiTheme="majorHAnsi" w:hAnsiTheme="majorHAnsi"/>
      <w:b/>
      <w:color w:val="548DD4"/>
    </w:rPr>
  </w:style>
  <w:style w:type="paragraph" w:styleId="TOC2">
    <w:name w:val="toc 2"/>
    <w:basedOn w:val="Index"/>
    <w:uiPriority w:val="39"/>
    <w:pPr>
      <w:suppressLineNumbers w:val="0"/>
    </w:pPr>
    <w:rPr>
      <w:rFonts w:asciiTheme="minorHAnsi" w:hAnsiTheme="minorHAnsi"/>
      <w:sz w:val="22"/>
      <w:szCs w:val="22"/>
    </w:rPr>
  </w:style>
  <w:style w:type="paragraph" w:styleId="TOC3">
    <w:name w:val="toc 3"/>
    <w:basedOn w:val="Index"/>
    <w:uiPriority w:val="39"/>
    <w:pPr>
      <w:suppressLineNumbers w:val="0"/>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85220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204"/>
    <w:rPr>
      <w:rFonts w:ascii="Lucida Grande" w:eastAsia="DejaVu Sans" w:hAnsi="Lucida Grande" w:cs="Lucida Grande"/>
      <w:kern w:val="1"/>
      <w:sz w:val="18"/>
      <w:szCs w:val="18"/>
      <w:lang w:eastAsia="hi-IN" w:bidi="hi-IN"/>
    </w:rPr>
  </w:style>
  <w:style w:type="paragraph" w:styleId="ListParagraph">
    <w:name w:val="List Paragraph"/>
    <w:basedOn w:val="Normal"/>
    <w:uiPriority w:val="34"/>
    <w:qFormat/>
    <w:rsid w:val="00852204"/>
    <w:pPr>
      <w:ind w:left="720"/>
      <w:contextualSpacing/>
    </w:pPr>
  </w:style>
  <w:style w:type="table" w:styleId="TableGrid">
    <w:name w:val="Table Grid"/>
    <w:basedOn w:val="TableNormal"/>
    <w:uiPriority w:val="59"/>
    <w:rsid w:val="009906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745D2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8C2CDD"/>
    <w:pPr>
      <w:widowControl/>
      <w:suppressAutoHyphens w:val="0"/>
      <w:spacing w:before="100" w:beforeAutospacing="1" w:after="100" w:afterAutospacing="1"/>
    </w:pPr>
    <w:rPr>
      <w:rFonts w:ascii="Times" w:eastAsia="Times New Roman" w:hAnsi="Times" w:cs="Times New Roman"/>
      <w:kern w:val="0"/>
      <w:sz w:val="20"/>
      <w:szCs w:val="20"/>
      <w:lang w:eastAsia="en-US" w:bidi="ar-SA"/>
    </w:rPr>
  </w:style>
  <w:style w:type="character" w:styleId="CommentReference">
    <w:name w:val="annotation reference"/>
    <w:basedOn w:val="DefaultParagraphFont"/>
    <w:uiPriority w:val="99"/>
    <w:semiHidden/>
    <w:unhideWhenUsed/>
    <w:rsid w:val="00A40710"/>
    <w:rPr>
      <w:sz w:val="18"/>
      <w:szCs w:val="18"/>
    </w:rPr>
  </w:style>
  <w:style w:type="paragraph" w:styleId="CommentText">
    <w:name w:val="annotation text"/>
    <w:basedOn w:val="Normal"/>
    <w:link w:val="CommentTextChar"/>
    <w:uiPriority w:val="99"/>
    <w:semiHidden/>
    <w:unhideWhenUsed/>
    <w:rsid w:val="00A40710"/>
  </w:style>
  <w:style w:type="character" w:customStyle="1" w:styleId="CommentTextChar">
    <w:name w:val="Comment Text Char"/>
    <w:basedOn w:val="DefaultParagraphFont"/>
    <w:link w:val="CommentText"/>
    <w:uiPriority w:val="99"/>
    <w:semiHidden/>
    <w:rsid w:val="00A40710"/>
    <w:rPr>
      <w:rFonts w:eastAsia="DejaVu Sans" w:cs="Lohit Devanagari"/>
      <w:kern w:val="1"/>
      <w:sz w:val="24"/>
      <w:szCs w:val="24"/>
      <w:lang w:eastAsia="hi-IN" w:bidi="hi-IN"/>
    </w:rPr>
  </w:style>
  <w:style w:type="paragraph" w:styleId="CommentSubject">
    <w:name w:val="annotation subject"/>
    <w:basedOn w:val="CommentText"/>
    <w:next w:val="CommentText"/>
    <w:link w:val="CommentSubjectChar"/>
    <w:uiPriority w:val="99"/>
    <w:semiHidden/>
    <w:unhideWhenUsed/>
    <w:rsid w:val="00A40710"/>
    <w:rPr>
      <w:b/>
      <w:bCs/>
      <w:sz w:val="20"/>
      <w:szCs w:val="20"/>
    </w:rPr>
  </w:style>
  <w:style w:type="character" w:customStyle="1" w:styleId="CommentSubjectChar">
    <w:name w:val="Comment Subject Char"/>
    <w:basedOn w:val="CommentTextChar"/>
    <w:link w:val="CommentSubject"/>
    <w:uiPriority w:val="99"/>
    <w:semiHidden/>
    <w:rsid w:val="00A40710"/>
    <w:rPr>
      <w:rFonts w:eastAsia="DejaVu Sans" w:cs="Lohit Devanagari"/>
      <w:b/>
      <w:bCs/>
      <w:kern w:val="1"/>
      <w:sz w:val="24"/>
      <w:szCs w:val="24"/>
      <w:lang w:eastAsia="hi-IN" w:bidi="hi-IN"/>
    </w:rPr>
  </w:style>
  <w:style w:type="character" w:styleId="Hyperlink">
    <w:name w:val="Hyperlink"/>
    <w:basedOn w:val="DefaultParagraphFont"/>
    <w:uiPriority w:val="99"/>
    <w:unhideWhenUsed/>
    <w:rsid w:val="0033578D"/>
    <w:rPr>
      <w:color w:val="0000FF" w:themeColor="hyperlink"/>
      <w:u w:val="single"/>
    </w:rPr>
  </w:style>
  <w:style w:type="character" w:styleId="Emphasis">
    <w:name w:val="Emphasis"/>
    <w:basedOn w:val="DefaultParagraphFont"/>
    <w:uiPriority w:val="20"/>
    <w:qFormat/>
    <w:rsid w:val="00EB3622"/>
    <w:rPr>
      <w:i/>
      <w:iCs/>
    </w:rPr>
  </w:style>
  <w:style w:type="character" w:customStyle="1" w:styleId="highlight">
    <w:name w:val="highlight"/>
    <w:basedOn w:val="DefaultParagraphFont"/>
    <w:rsid w:val="001E3E73"/>
  </w:style>
  <w:style w:type="character" w:styleId="FollowedHyperlink">
    <w:name w:val="FollowedHyperlink"/>
    <w:basedOn w:val="DefaultParagraphFont"/>
    <w:uiPriority w:val="99"/>
    <w:semiHidden/>
    <w:unhideWhenUsed/>
    <w:rsid w:val="00526ACB"/>
    <w:rPr>
      <w:color w:val="800080" w:themeColor="followedHyperlink"/>
      <w:u w:val="single"/>
    </w:rPr>
  </w:style>
  <w:style w:type="character" w:styleId="Strong">
    <w:name w:val="Strong"/>
    <w:basedOn w:val="DefaultParagraphFont"/>
    <w:uiPriority w:val="22"/>
    <w:qFormat/>
    <w:rsid w:val="003C09A7"/>
    <w:rPr>
      <w:b/>
      <w:bCs/>
    </w:rPr>
  </w:style>
  <w:style w:type="paragraph" w:styleId="TOCHeading">
    <w:name w:val="TOC Heading"/>
    <w:basedOn w:val="Heading1"/>
    <w:next w:val="Normal"/>
    <w:uiPriority w:val="39"/>
    <w:unhideWhenUsed/>
    <w:qFormat/>
    <w:rsid w:val="00312DBC"/>
    <w:pPr>
      <w:keepLines/>
      <w:spacing w:before="480" w:after="0"/>
      <w:outlineLvl w:val="9"/>
    </w:pPr>
    <w:rPr>
      <w:rFonts w:eastAsiaTheme="majorEastAsia" w:cstheme="majorBidi"/>
      <w:color w:val="345A8A" w:themeColor="accent1" w:themeShade="B5"/>
      <w:sz w:val="32"/>
      <w:szCs w:val="32"/>
    </w:rPr>
  </w:style>
  <w:style w:type="paragraph" w:styleId="Footer">
    <w:name w:val="footer"/>
    <w:basedOn w:val="Normal"/>
    <w:link w:val="FooterChar"/>
    <w:uiPriority w:val="99"/>
    <w:unhideWhenUsed/>
    <w:rsid w:val="00D26325"/>
    <w:pPr>
      <w:tabs>
        <w:tab w:val="center" w:pos="4320"/>
        <w:tab w:val="right" w:pos="8640"/>
      </w:tabs>
    </w:pPr>
  </w:style>
  <w:style w:type="character" w:customStyle="1" w:styleId="FooterChar">
    <w:name w:val="Footer Char"/>
    <w:basedOn w:val="DefaultParagraphFont"/>
    <w:link w:val="Footer"/>
    <w:uiPriority w:val="99"/>
    <w:rsid w:val="00D26325"/>
    <w:rPr>
      <w:rFonts w:eastAsia="DejaVu Sans" w:cs="Lohit Devanagari"/>
      <w:kern w:val="1"/>
      <w:sz w:val="24"/>
      <w:szCs w:val="24"/>
      <w:lang w:eastAsia="hi-IN" w:bidi="hi-IN"/>
    </w:rPr>
  </w:style>
  <w:style w:type="character" w:styleId="PageNumber">
    <w:name w:val="page number"/>
    <w:basedOn w:val="DefaultParagraphFont"/>
    <w:uiPriority w:val="99"/>
    <w:semiHidden/>
    <w:unhideWhenUsed/>
    <w:rsid w:val="00D26325"/>
  </w:style>
  <w:style w:type="character" w:customStyle="1" w:styleId="Heading2Char">
    <w:name w:val="Heading 2 Char"/>
    <w:basedOn w:val="DefaultParagraphFont"/>
    <w:link w:val="Heading2"/>
    <w:uiPriority w:val="9"/>
    <w:rsid w:val="00D26325"/>
    <w:rPr>
      <w:rFonts w:eastAsiaTheme="majorEastAsia" w:cstheme="majorBidi"/>
      <w:b/>
      <w:bCs/>
      <w:i/>
      <w:color w:val="000000" w:themeColor="text1"/>
      <w:kern w:val="1"/>
      <w:sz w:val="32"/>
      <w:szCs w:val="26"/>
      <w:lang w:eastAsia="hi-IN" w:bidi="hi-IN"/>
    </w:rPr>
  </w:style>
  <w:style w:type="character" w:customStyle="1" w:styleId="Heading3Char">
    <w:name w:val="Heading 3 Char"/>
    <w:basedOn w:val="DefaultParagraphFont"/>
    <w:link w:val="Heading3"/>
    <w:uiPriority w:val="9"/>
    <w:rsid w:val="003B534B"/>
    <w:rPr>
      <w:rFonts w:eastAsiaTheme="majorEastAsia" w:cstheme="majorBidi"/>
      <w:b/>
      <w:bCs/>
      <w:i/>
      <w:color w:val="000000" w:themeColor="text1"/>
      <w:kern w:val="1"/>
      <w:sz w:val="24"/>
      <w:szCs w:val="24"/>
      <w:lang w:eastAsia="hi-IN" w:bidi="hi-IN"/>
    </w:rPr>
  </w:style>
  <w:style w:type="paragraph" w:styleId="TOC4">
    <w:name w:val="toc 4"/>
    <w:basedOn w:val="Normal"/>
    <w:next w:val="Normal"/>
    <w:autoRedefine/>
    <w:uiPriority w:val="39"/>
    <w:unhideWhenUsed/>
    <w:rsid w:val="004D2A55"/>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4D2A55"/>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4D2A55"/>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4D2A55"/>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4D2A55"/>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4D2A55"/>
    <w:pPr>
      <w:pBdr>
        <w:between w:val="double" w:sz="6" w:space="0" w:color="auto"/>
      </w:pBdr>
      <w:ind w:left="1680"/>
    </w:pPr>
    <w:rPr>
      <w:rFonts w:asciiTheme="minorHAnsi" w:hAnsiTheme="minorHAnsi"/>
      <w:sz w:val="20"/>
      <w:szCs w:val="20"/>
    </w:rPr>
  </w:style>
  <w:style w:type="character" w:customStyle="1" w:styleId="Heading4Char">
    <w:name w:val="Heading 4 Char"/>
    <w:basedOn w:val="DefaultParagraphFont"/>
    <w:link w:val="Heading4"/>
    <w:uiPriority w:val="9"/>
    <w:rsid w:val="00312DBC"/>
    <w:rPr>
      <w:rFonts w:asciiTheme="majorHAnsi" w:eastAsiaTheme="majorEastAsia" w:hAnsiTheme="majorHAnsi" w:cstheme="majorBidi"/>
      <w:b/>
      <w:bCs/>
      <w:i/>
      <w:iCs/>
      <w:color w:val="4F81BD" w:themeColor="accent1"/>
      <w:kern w:val="1"/>
      <w:sz w:val="24"/>
      <w:szCs w:val="24"/>
      <w:lang w:eastAsia="hi-IN" w:bidi="hi-IN"/>
    </w:rPr>
  </w:style>
  <w:style w:type="character" w:customStyle="1" w:styleId="Heading5Char">
    <w:name w:val="Heading 5 Char"/>
    <w:basedOn w:val="DefaultParagraphFont"/>
    <w:link w:val="Heading5"/>
    <w:uiPriority w:val="9"/>
    <w:rsid w:val="00312DBC"/>
    <w:rPr>
      <w:rFonts w:asciiTheme="majorHAnsi" w:eastAsiaTheme="majorEastAsia" w:hAnsiTheme="majorHAnsi" w:cstheme="majorBidi"/>
      <w:color w:val="243F60" w:themeColor="accent1" w:themeShade="7F"/>
      <w:kern w:val="1"/>
      <w:sz w:val="24"/>
      <w:szCs w:val="24"/>
      <w:lang w:eastAsia="hi-IN" w:bidi="hi-IN"/>
    </w:rPr>
  </w:style>
  <w:style w:type="paragraph" w:styleId="Header">
    <w:name w:val="header"/>
    <w:basedOn w:val="Normal"/>
    <w:link w:val="HeaderChar"/>
    <w:uiPriority w:val="99"/>
    <w:unhideWhenUsed/>
    <w:rsid w:val="0029002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90026"/>
    <w:rPr>
      <w:rFonts w:eastAsia="DejaVu Sans" w:cs="Mangal"/>
      <w:kern w:val="1"/>
      <w:sz w:val="24"/>
      <w:szCs w:val="21"/>
      <w:lang w:eastAsia="hi-IN" w:bidi="hi-IN"/>
    </w:rPr>
  </w:style>
  <w:style w:type="paragraph" w:styleId="Revision">
    <w:name w:val="Revision"/>
    <w:hidden/>
    <w:uiPriority w:val="99"/>
    <w:semiHidden/>
    <w:rsid w:val="00290026"/>
    <w:rPr>
      <w:rFonts w:eastAsia="DejaVu Sans" w:cs="Mangal"/>
      <w:kern w:val="1"/>
      <w:sz w:val="24"/>
      <w:szCs w:val="21"/>
      <w:lang w:eastAsia="hi-IN" w:bidi="hi-IN"/>
    </w:rPr>
  </w:style>
  <w:style w:type="paragraph" w:styleId="NoSpacing">
    <w:name w:val="No Spacing"/>
    <w:uiPriority w:val="1"/>
    <w:qFormat/>
    <w:rsid w:val="003B1A29"/>
    <w:pPr>
      <w:widowControl w:val="0"/>
      <w:suppressAutoHyphens/>
    </w:pPr>
    <w:rPr>
      <w:rFonts w:eastAsia="DejaVu Sans" w:cs="Mangal"/>
      <w:kern w:val="1"/>
      <w:sz w:val="24"/>
      <w:szCs w:val="21"/>
      <w:lang w:eastAsia="hi-IN" w:bidi="hi-IN"/>
    </w:rPr>
  </w:style>
  <w:style w:type="character" w:customStyle="1" w:styleId="Heading6Char">
    <w:name w:val="Heading 6 Char"/>
    <w:basedOn w:val="DefaultParagraphFont"/>
    <w:link w:val="Heading6"/>
    <w:uiPriority w:val="9"/>
    <w:rsid w:val="000D051E"/>
    <w:rPr>
      <w:rFonts w:asciiTheme="majorHAnsi" w:eastAsiaTheme="majorEastAsia" w:hAnsiTheme="majorHAnsi" w:cs="Mangal"/>
      <w:i/>
      <w:iCs/>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DejaVu Sans" w:cs="Lohit Devanagari"/>
      <w:kern w:val="1"/>
      <w:sz w:val="24"/>
      <w:szCs w:val="24"/>
      <w:lang w:eastAsia="hi-IN" w:bidi="hi-IN"/>
    </w:rPr>
  </w:style>
  <w:style w:type="paragraph" w:styleId="Heading1">
    <w:name w:val="heading 1"/>
    <w:basedOn w:val="Heading"/>
    <w:next w:val="BodyText"/>
    <w:qFormat/>
    <w:rsid w:val="00D26325"/>
    <w:pPr>
      <w:outlineLvl w:val="0"/>
    </w:pPr>
    <w:rPr>
      <w:rFonts w:ascii="Times New Roman" w:hAnsi="Times New Roman"/>
      <w:b/>
      <w:bCs/>
      <w:sz w:val="40"/>
      <w:szCs w:val="48"/>
    </w:rPr>
  </w:style>
  <w:style w:type="paragraph" w:styleId="Heading2">
    <w:name w:val="heading 2"/>
    <w:basedOn w:val="Normal"/>
    <w:next w:val="Normal"/>
    <w:link w:val="Heading2Char"/>
    <w:uiPriority w:val="9"/>
    <w:unhideWhenUsed/>
    <w:qFormat/>
    <w:rsid w:val="00D26325"/>
    <w:pPr>
      <w:keepNext/>
      <w:keepLines/>
      <w:spacing w:before="200"/>
      <w:outlineLvl w:val="1"/>
    </w:pPr>
    <w:rPr>
      <w:rFonts w:eastAsiaTheme="majorEastAsia" w:cstheme="majorBidi"/>
      <w:b/>
      <w:bCs/>
      <w:i/>
      <w:color w:val="000000" w:themeColor="text1"/>
      <w:sz w:val="32"/>
      <w:szCs w:val="26"/>
    </w:rPr>
  </w:style>
  <w:style w:type="paragraph" w:styleId="Heading3">
    <w:name w:val="heading 3"/>
    <w:basedOn w:val="Normal"/>
    <w:next w:val="Normal"/>
    <w:link w:val="Heading3Char"/>
    <w:autoRedefine/>
    <w:uiPriority w:val="9"/>
    <w:unhideWhenUsed/>
    <w:qFormat/>
    <w:rsid w:val="003B534B"/>
    <w:pPr>
      <w:keepNext/>
      <w:keepLines/>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312DB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2DB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051E"/>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DejaVu Sans Mono" w:eastAsia="DejaVu Sans Mono" w:hAnsi="DejaVu Sans Mono"/>
      <w:sz w:val="20"/>
      <w:szCs w:val="20"/>
    </w:rPr>
  </w:style>
  <w:style w:type="paragraph" w:customStyle="1" w:styleId="TableContents">
    <w:name w:val="Table Contents"/>
    <w:basedOn w:val="Normal"/>
    <w:pPr>
      <w:suppressLineNumbers/>
    </w:pPr>
  </w:style>
  <w:style w:type="paragraph" w:customStyle="1" w:styleId="Framecontents">
    <w:name w:val="Frame contents"/>
    <w:basedOn w:val="BodyText"/>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suppressLineNumbers w:val="0"/>
      <w:spacing w:before="120"/>
    </w:pPr>
    <w:rPr>
      <w:rFonts w:asciiTheme="majorHAnsi" w:hAnsiTheme="majorHAnsi"/>
      <w:b/>
      <w:color w:val="548DD4"/>
    </w:rPr>
  </w:style>
  <w:style w:type="paragraph" w:styleId="TOC2">
    <w:name w:val="toc 2"/>
    <w:basedOn w:val="Index"/>
    <w:uiPriority w:val="39"/>
    <w:pPr>
      <w:suppressLineNumbers w:val="0"/>
    </w:pPr>
    <w:rPr>
      <w:rFonts w:asciiTheme="minorHAnsi" w:hAnsiTheme="minorHAnsi"/>
      <w:sz w:val="22"/>
      <w:szCs w:val="22"/>
    </w:rPr>
  </w:style>
  <w:style w:type="paragraph" w:styleId="TOC3">
    <w:name w:val="toc 3"/>
    <w:basedOn w:val="Index"/>
    <w:uiPriority w:val="39"/>
    <w:pPr>
      <w:suppressLineNumbers w:val="0"/>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85220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204"/>
    <w:rPr>
      <w:rFonts w:ascii="Lucida Grande" w:eastAsia="DejaVu Sans" w:hAnsi="Lucida Grande" w:cs="Lucida Grande"/>
      <w:kern w:val="1"/>
      <w:sz w:val="18"/>
      <w:szCs w:val="18"/>
      <w:lang w:eastAsia="hi-IN" w:bidi="hi-IN"/>
    </w:rPr>
  </w:style>
  <w:style w:type="paragraph" w:styleId="ListParagraph">
    <w:name w:val="List Paragraph"/>
    <w:basedOn w:val="Normal"/>
    <w:uiPriority w:val="34"/>
    <w:qFormat/>
    <w:rsid w:val="00852204"/>
    <w:pPr>
      <w:ind w:left="720"/>
      <w:contextualSpacing/>
    </w:pPr>
  </w:style>
  <w:style w:type="table" w:styleId="TableGrid">
    <w:name w:val="Table Grid"/>
    <w:basedOn w:val="TableNormal"/>
    <w:uiPriority w:val="59"/>
    <w:rsid w:val="009906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745D2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8C2CDD"/>
    <w:pPr>
      <w:widowControl/>
      <w:suppressAutoHyphens w:val="0"/>
      <w:spacing w:before="100" w:beforeAutospacing="1" w:after="100" w:afterAutospacing="1"/>
    </w:pPr>
    <w:rPr>
      <w:rFonts w:ascii="Times" w:eastAsia="Times New Roman" w:hAnsi="Times" w:cs="Times New Roman"/>
      <w:kern w:val="0"/>
      <w:sz w:val="20"/>
      <w:szCs w:val="20"/>
      <w:lang w:eastAsia="en-US" w:bidi="ar-SA"/>
    </w:rPr>
  </w:style>
  <w:style w:type="character" w:styleId="CommentReference">
    <w:name w:val="annotation reference"/>
    <w:basedOn w:val="DefaultParagraphFont"/>
    <w:uiPriority w:val="99"/>
    <w:semiHidden/>
    <w:unhideWhenUsed/>
    <w:rsid w:val="00A40710"/>
    <w:rPr>
      <w:sz w:val="18"/>
      <w:szCs w:val="18"/>
    </w:rPr>
  </w:style>
  <w:style w:type="paragraph" w:styleId="CommentText">
    <w:name w:val="annotation text"/>
    <w:basedOn w:val="Normal"/>
    <w:link w:val="CommentTextChar"/>
    <w:uiPriority w:val="99"/>
    <w:semiHidden/>
    <w:unhideWhenUsed/>
    <w:rsid w:val="00A40710"/>
  </w:style>
  <w:style w:type="character" w:customStyle="1" w:styleId="CommentTextChar">
    <w:name w:val="Comment Text Char"/>
    <w:basedOn w:val="DefaultParagraphFont"/>
    <w:link w:val="CommentText"/>
    <w:uiPriority w:val="99"/>
    <w:semiHidden/>
    <w:rsid w:val="00A40710"/>
    <w:rPr>
      <w:rFonts w:eastAsia="DejaVu Sans" w:cs="Lohit Devanagari"/>
      <w:kern w:val="1"/>
      <w:sz w:val="24"/>
      <w:szCs w:val="24"/>
      <w:lang w:eastAsia="hi-IN" w:bidi="hi-IN"/>
    </w:rPr>
  </w:style>
  <w:style w:type="paragraph" w:styleId="CommentSubject">
    <w:name w:val="annotation subject"/>
    <w:basedOn w:val="CommentText"/>
    <w:next w:val="CommentText"/>
    <w:link w:val="CommentSubjectChar"/>
    <w:uiPriority w:val="99"/>
    <w:semiHidden/>
    <w:unhideWhenUsed/>
    <w:rsid w:val="00A40710"/>
    <w:rPr>
      <w:b/>
      <w:bCs/>
      <w:sz w:val="20"/>
      <w:szCs w:val="20"/>
    </w:rPr>
  </w:style>
  <w:style w:type="character" w:customStyle="1" w:styleId="CommentSubjectChar">
    <w:name w:val="Comment Subject Char"/>
    <w:basedOn w:val="CommentTextChar"/>
    <w:link w:val="CommentSubject"/>
    <w:uiPriority w:val="99"/>
    <w:semiHidden/>
    <w:rsid w:val="00A40710"/>
    <w:rPr>
      <w:rFonts w:eastAsia="DejaVu Sans" w:cs="Lohit Devanagari"/>
      <w:b/>
      <w:bCs/>
      <w:kern w:val="1"/>
      <w:sz w:val="24"/>
      <w:szCs w:val="24"/>
      <w:lang w:eastAsia="hi-IN" w:bidi="hi-IN"/>
    </w:rPr>
  </w:style>
  <w:style w:type="character" w:styleId="Hyperlink">
    <w:name w:val="Hyperlink"/>
    <w:basedOn w:val="DefaultParagraphFont"/>
    <w:uiPriority w:val="99"/>
    <w:unhideWhenUsed/>
    <w:rsid w:val="0033578D"/>
    <w:rPr>
      <w:color w:val="0000FF" w:themeColor="hyperlink"/>
      <w:u w:val="single"/>
    </w:rPr>
  </w:style>
  <w:style w:type="character" w:styleId="Emphasis">
    <w:name w:val="Emphasis"/>
    <w:basedOn w:val="DefaultParagraphFont"/>
    <w:uiPriority w:val="20"/>
    <w:qFormat/>
    <w:rsid w:val="00EB3622"/>
    <w:rPr>
      <w:i/>
      <w:iCs/>
    </w:rPr>
  </w:style>
  <w:style w:type="character" w:customStyle="1" w:styleId="highlight">
    <w:name w:val="highlight"/>
    <w:basedOn w:val="DefaultParagraphFont"/>
    <w:rsid w:val="001E3E73"/>
  </w:style>
  <w:style w:type="character" w:styleId="FollowedHyperlink">
    <w:name w:val="FollowedHyperlink"/>
    <w:basedOn w:val="DefaultParagraphFont"/>
    <w:uiPriority w:val="99"/>
    <w:semiHidden/>
    <w:unhideWhenUsed/>
    <w:rsid w:val="00526ACB"/>
    <w:rPr>
      <w:color w:val="800080" w:themeColor="followedHyperlink"/>
      <w:u w:val="single"/>
    </w:rPr>
  </w:style>
  <w:style w:type="character" w:styleId="Strong">
    <w:name w:val="Strong"/>
    <w:basedOn w:val="DefaultParagraphFont"/>
    <w:uiPriority w:val="22"/>
    <w:qFormat/>
    <w:rsid w:val="003C09A7"/>
    <w:rPr>
      <w:b/>
      <w:bCs/>
    </w:rPr>
  </w:style>
  <w:style w:type="paragraph" w:styleId="TOCHeading">
    <w:name w:val="TOC Heading"/>
    <w:basedOn w:val="Heading1"/>
    <w:next w:val="Normal"/>
    <w:uiPriority w:val="39"/>
    <w:unhideWhenUsed/>
    <w:qFormat/>
    <w:rsid w:val="00312DBC"/>
    <w:pPr>
      <w:keepLines/>
      <w:spacing w:before="480" w:after="0"/>
      <w:outlineLvl w:val="9"/>
    </w:pPr>
    <w:rPr>
      <w:rFonts w:eastAsiaTheme="majorEastAsia" w:cstheme="majorBidi"/>
      <w:color w:val="345A8A" w:themeColor="accent1" w:themeShade="B5"/>
      <w:sz w:val="32"/>
      <w:szCs w:val="32"/>
    </w:rPr>
  </w:style>
  <w:style w:type="paragraph" w:styleId="Footer">
    <w:name w:val="footer"/>
    <w:basedOn w:val="Normal"/>
    <w:link w:val="FooterChar"/>
    <w:uiPriority w:val="99"/>
    <w:unhideWhenUsed/>
    <w:rsid w:val="00D26325"/>
    <w:pPr>
      <w:tabs>
        <w:tab w:val="center" w:pos="4320"/>
        <w:tab w:val="right" w:pos="8640"/>
      </w:tabs>
    </w:pPr>
  </w:style>
  <w:style w:type="character" w:customStyle="1" w:styleId="FooterChar">
    <w:name w:val="Footer Char"/>
    <w:basedOn w:val="DefaultParagraphFont"/>
    <w:link w:val="Footer"/>
    <w:uiPriority w:val="99"/>
    <w:rsid w:val="00D26325"/>
    <w:rPr>
      <w:rFonts w:eastAsia="DejaVu Sans" w:cs="Lohit Devanagari"/>
      <w:kern w:val="1"/>
      <w:sz w:val="24"/>
      <w:szCs w:val="24"/>
      <w:lang w:eastAsia="hi-IN" w:bidi="hi-IN"/>
    </w:rPr>
  </w:style>
  <w:style w:type="character" w:styleId="PageNumber">
    <w:name w:val="page number"/>
    <w:basedOn w:val="DefaultParagraphFont"/>
    <w:uiPriority w:val="99"/>
    <w:semiHidden/>
    <w:unhideWhenUsed/>
    <w:rsid w:val="00D26325"/>
  </w:style>
  <w:style w:type="character" w:customStyle="1" w:styleId="Heading2Char">
    <w:name w:val="Heading 2 Char"/>
    <w:basedOn w:val="DefaultParagraphFont"/>
    <w:link w:val="Heading2"/>
    <w:uiPriority w:val="9"/>
    <w:rsid w:val="00D26325"/>
    <w:rPr>
      <w:rFonts w:eastAsiaTheme="majorEastAsia" w:cstheme="majorBidi"/>
      <w:b/>
      <w:bCs/>
      <w:i/>
      <w:color w:val="000000" w:themeColor="text1"/>
      <w:kern w:val="1"/>
      <w:sz w:val="32"/>
      <w:szCs w:val="26"/>
      <w:lang w:eastAsia="hi-IN" w:bidi="hi-IN"/>
    </w:rPr>
  </w:style>
  <w:style w:type="character" w:customStyle="1" w:styleId="Heading3Char">
    <w:name w:val="Heading 3 Char"/>
    <w:basedOn w:val="DefaultParagraphFont"/>
    <w:link w:val="Heading3"/>
    <w:uiPriority w:val="9"/>
    <w:rsid w:val="003B534B"/>
    <w:rPr>
      <w:rFonts w:eastAsiaTheme="majorEastAsia" w:cstheme="majorBidi"/>
      <w:b/>
      <w:bCs/>
      <w:i/>
      <w:color w:val="000000" w:themeColor="text1"/>
      <w:kern w:val="1"/>
      <w:sz w:val="24"/>
      <w:szCs w:val="24"/>
      <w:lang w:eastAsia="hi-IN" w:bidi="hi-IN"/>
    </w:rPr>
  </w:style>
  <w:style w:type="paragraph" w:styleId="TOC4">
    <w:name w:val="toc 4"/>
    <w:basedOn w:val="Normal"/>
    <w:next w:val="Normal"/>
    <w:autoRedefine/>
    <w:uiPriority w:val="39"/>
    <w:unhideWhenUsed/>
    <w:rsid w:val="004D2A55"/>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4D2A55"/>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4D2A55"/>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4D2A55"/>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4D2A55"/>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4D2A55"/>
    <w:pPr>
      <w:pBdr>
        <w:between w:val="double" w:sz="6" w:space="0" w:color="auto"/>
      </w:pBdr>
      <w:ind w:left="1680"/>
    </w:pPr>
    <w:rPr>
      <w:rFonts w:asciiTheme="minorHAnsi" w:hAnsiTheme="minorHAnsi"/>
      <w:sz w:val="20"/>
      <w:szCs w:val="20"/>
    </w:rPr>
  </w:style>
  <w:style w:type="character" w:customStyle="1" w:styleId="Heading4Char">
    <w:name w:val="Heading 4 Char"/>
    <w:basedOn w:val="DefaultParagraphFont"/>
    <w:link w:val="Heading4"/>
    <w:uiPriority w:val="9"/>
    <w:rsid w:val="00312DBC"/>
    <w:rPr>
      <w:rFonts w:asciiTheme="majorHAnsi" w:eastAsiaTheme="majorEastAsia" w:hAnsiTheme="majorHAnsi" w:cstheme="majorBidi"/>
      <w:b/>
      <w:bCs/>
      <w:i/>
      <w:iCs/>
      <w:color w:val="4F81BD" w:themeColor="accent1"/>
      <w:kern w:val="1"/>
      <w:sz w:val="24"/>
      <w:szCs w:val="24"/>
      <w:lang w:eastAsia="hi-IN" w:bidi="hi-IN"/>
    </w:rPr>
  </w:style>
  <w:style w:type="character" w:customStyle="1" w:styleId="Heading5Char">
    <w:name w:val="Heading 5 Char"/>
    <w:basedOn w:val="DefaultParagraphFont"/>
    <w:link w:val="Heading5"/>
    <w:uiPriority w:val="9"/>
    <w:rsid w:val="00312DBC"/>
    <w:rPr>
      <w:rFonts w:asciiTheme="majorHAnsi" w:eastAsiaTheme="majorEastAsia" w:hAnsiTheme="majorHAnsi" w:cstheme="majorBidi"/>
      <w:color w:val="243F60" w:themeColor="accent1" w:themeShade="7F"/>
      <w:kern w:val="1"/>
      <w:sz w:val="24"/>
      <w:szCs w:val="24"/>
      <w:lang w:eastAsia="hi-IN" w:bidi="hi-IN"/>
    </w:rPr>
  </w:style>
  <w:style w:type="paragraph" w:styleId="Header">
    <w:name w:val="header"/>
    <w:basedOn w:val="Normal"/>
    <w:link w:val="HeaderChar"/>
    <w:uiPriority w:val="99"/>
    <w:unhideWhenUsed/>
    <w:rsid w:val="0029002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90026"/>
    <w:rPr>
      <w:rFonts w:eastAsia="DejaVu Sans" w:cs="Mangal"/>
      <w:kern w:val="1"/>
      <w:sz w:val="24"/>
      <w:szCs w:val="21"/>
      <w:lang w:eastAsia="hi-IN" w:bidi="hi-IN"/>
    </w:rPr>
  </w:style>
  <w:style w:type="paragraph" w:styleId="Revision">
    <w:name w:val="Revision"/>
    <w:hidden/>
    <w:uiPriority w:val="99"/>
    <w:semiHidden/>
    <w:rsid w:val="00290026"/>
    <w:rPr>
      <w:rFonts w:eastAsia="DejaVu Sans" w:cs="Mangal"/>
      <w:kern w:val="1"/>
      <w:sz w:val="24"/>
      <w:szCs w:val="21"/>
      <w:lang w:eastAsia="hi-IN" w:bidi="hi-IN"/>
    </w:rPr>
  </w:style>
  <w:style w:type="paragraph" w:styleId="NoSpacing">
    <w:name w:val="No Spacing"/>
    <w:uiPriority w:val="1"/>
    <w:qFormat/>
    <w:rsid w:val="003B1A29"/>
    <w:pPr>
      <w:widowControl w:val="0"/>
      <w:suppressAutoHyphens/>
    </w:pPr>
    <w:rPr>
      <w:rFonts w:eastAsia="DejaVu Sans" w:cs="Mangal"/>
      <w:kern w:val="1"/>
      <w:sz w:val="24"/>
      <w:szCs w:val="21"/>
      <w:lang w:eastAsia="hi-IN" w:bidi="hi-IN"/>
    </w:rPr>
  </w:style>
  <w:style w:type="character" w:customStyle="1" w:styleId="Heading6Char">
    <w:name w:val="Heading 6 Char"/>
    <w:basedOn w:val="DefaultParagraphFont"/>
    <w:link w:val="Heading6"/>
    <w:uiPriority w:val="9"/>
    <w:rsid w:val="000D051E"/>
    <w:rPr>
      <w:rFonts w:asciiTheme="majorHAnsi" w:eastAsiaTheme="majorEastAsia" w:hAnsiTheme="majorHAnsi" w:cs="Mangal"/>
      <w:i/>
      <w:iCs/>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0568">
      <w:bodyDiv w:val="1"/>
      <w:marLeft w:val="0"/>
      <w:marRight w:val="0"/>
      <w:marTop w:val="0"/>
      <w:marBottom w:val="0"/>
      <w:divBdr>
        <w:top w:val="none" w:sz="0" w:space="0" w:color="auto"/>
        <w:left w:val="none" w:sz="0" w:space="0" w:color="auto"/>
        <w:bottom w:val="none" w:sz="0" w:space="0" w:color="auto"/>
        <w:right w:val="none" w:sz="0" w:space="0" w:color="auto"/>
      </w:divBdr>
    </w:div>
    <w:div w:id="134296777">
      <w:bodyDiv w:val="1"/>
      <w:marLeft w:val="0"/>
      <w:marRight w:val="0"/>
      <w:marTop w:val="0"/>
      <w:marBottom w:val="0"/>
      <w:divBdr>
        <w:top w:val="none" w:sz="0" w:space="0" w:color="auto"/>
        <w:left w:val="none" w:sz="0" w:space="0" w:color="auto"/>
        <w:bottom w:val="none" w:sz="0" w:space="0" w:color="auto"/>
        <w:right w:val="none" w:sz="0" w:space="0" w:color="auto"/>
      </w:divBdr>
    </w:div>
    <w:div w:id="171991559">
      <w:bodyDiv w:val="1"/>
      <w:marLeft w:val="0"/>
      <w:marRight w:val="0"/>
      <w:marTop w:val="0"/>
      <w:marBottom w:val="0"/>
      <w:divBdr>
        <w:top w:val="none" w:sz="0" w:space="0" w:color="auto"/>
        <w:left w:val="none" w:sz="0" w:space="0" w:color="auto"/>
        <w:bottom w:val="none" w:sz="0" w:space="0" w:color="auto"/>
        <w:right w:val="none" w:sz="0" w:space="0" w:color="auto"/>
      </w:divBdr>
    </w:div>
    <w:div w:id="210574940">
      <w:bodyDiv w:val="1"/>
      <w:marLeft w:val="0"/>
      <w:marRight w:val="0"/>
      <w:marTop w:val="0"/>
      <w:marBottom w:val="0"/>
      <w:divBdr>
        <w:top w:val="none" w:sz="0" w:space="0" w:color="auto"/>
        <w:left w:val="none" w:sz="0" w:space="0" w:color="auto"/>
        <w:bottom w:val="none" w:sz="0" w:space="0" w:color="auto"/>
        <w:right w:val="none" w:sz="0" w:space="0" w:color="auto"/>
      </w:divBdr>
    </w:div>
    <w:div w:id="353847938">
      <w:bodyDiv w:val="1"/>
      <w:marLeft w:val="0"/>
      <w:marRight w:val="0"/>
      <w:marTop w:val="0"/>
      <w:marBottom w:val="0"/>
      <w:divBdr>
        <w:top w:val="none" w:sz="0" w:space="0" w:color="auto"/>
        <w:left w:val="none" w:sz="0" w:space="0" w:color="auto"/>
        <w:bottom w:val="none" w:sz="0" w:space="0" w:color="auto"/>
        <w:right w:val="none" w:sz="0" w:space="0" w:color="auto"/>
      </w:divBdr>
    </w:div>
    <w:div w:id="380785468">
      <w:bodyDiv w:val="1"/>
      <w:marLeft w:val="0"/>
      <w:marRight w:val="0"/>
      <w:marTop w:val="0"/>
      <w:marBottom w:val="0"/>
      <w:divBdr>
        <w:top w:val="none" w:sz="0" w:space="0" w:color="auto"/>
        <w:left w:val="none" w:sz="0" w:space="0" w:color="auto"/>
        <w:bottom w:val="none" w:sz="0" w:space="0" w:color="auto"/>
        <w:right w:val="none" w:sz="0" w:space="0" w:color="auto"/>
      </w:divBdr>
    </w:div>
    <w:div w:id="404301053">
      <w:bodyDiv w:val="1"/>
      <w:marLeft w:val="0"/>
      <w:marRight w:val="0"/>
      <w:marTop w:val="0"/>
      <w:marBottom w:val="0"/>
      <w:divBdr>
        <w:top w:val="none" w:sz="0" w:space="0" w:color="auto"/>
        <w:left w:val="none" w:sz="0" w:space="0" w:color="auto"/>
        <w:bottom w:val="none" w:sz="0" w:space="0" w:color="auto"/>
        <w:right w:val="none" w:sz="0" w:space="0" w:color="auto"/>
      </w:divBdr>
    </w:div>
    <w:div w:id="458187792">
      <w:bodyDiv w:val="1"/>
      <w:marLeft w:val="0"/>
      <w:marRight w:val="0"/>
      <w:marTop w:val="0"/>
      <w:marBottom w:val="0"/>
      <w:divBdr>
        <w:top w:val="none" w:sz="0" w:space="0" w:color="auto"/>
        <w:left w:val="none" w:sz="0" w:space="0" w:color="auto"/>
        <w:bottom w:val="none" w:sz="0" w:space="0" w:color="auto"/>
        <w:right w:val="none" w:sz="0" w:space="0" w:color="auto"/>
      </w:divBdr>
    </w:div>
    <w:div w:id="509372357">
      <w:bodyDiv w:val="1"/>
      <w:marLeft w:val="0"/>
      <w:marRight w:val="0"/>
      <w:marTop w:val="0"/>
      <w:marBottom w:val="0"/>
      <w:divBdr>
        <w:top w:val="none" w:sz="0" w:space="0" w:color="auto"/>
        <w:left w:val="none" w:sz="0" w:space="0" w:color="auto"/>
        <w:bottom w:val="none" w:sz="0" w:space="0" w:color="auto"/>
        <w:right w:val="none" w:sz="0" w:space="0" w:color="auto"/>
      </w:divBdr>
    </w:div>
    <w:div w:id="547835900">
      <w:bodyDiv w:val="1"/>
      <w:marLeft w:val="0"/>
      <w:marRight w:val="0"/>
      <w:marTop w:val="0"/>
      <w:marBottom w:val="0"/>
      <w:divBdr>
        <w:top w:val="none" w:sz="0" w:space="0" w:color="auto"/>
        <w:left w:val="none" w:sz="0" w:space="0" w:color="auto"/>
        <w:bottom w:val="none" w:sz="0" w:space="0" w:color="auto"/>
        <w:right w:val="none" w:sz="0" w:space="0" w:color="auto"/>
      </w:divBdr>
    </w:div>
    <w:div w:id="556554363">
      <w:bodyDiv w:val="1"/>
      <w:marLeft w:val="0"/>
      <w:marRight w:val="0"/>
      <w:marTop w:val="0"/>
      <w:marBottom w:val="0"/>
      <w:divBdr>
        <w:top w:val="none" w:sz="0" w:space="0" w:color="auto"/>
        <w:left w:val="none" w:sz="0" w:space="0" w:color="auto"/>
        <w:bottom w:val="none" w:sz="0" w:space="0" w:color="auto"/>
        <w:right w:val="none" w:sz="0" w:space="0" w:color="auto"/>
      </w:divBdr>
    </w:div>
    <w:div w:id="767190839">
      <w:bodyDiv w:val="1"/>
      <w:marLeft w:val="0"/>
      <w:marRight w:val="0"/>
      <w:marTop w:val="0"/>
      <w:marBottom w:val="0"/>
      <w:divBdr>
        <w:top w:val="none" w:sz="0" w:space="0" w:color="auto"/>
        <w:left w:val="none" w:sz="0" w:space="0" w:color="auto"/>
        <w:bottom w:val="none" w:sz="0" w:space="0" w:color="auto"/>
        <w:right w:val="none" w:sz="0" w:space="0" w:color="auto"/>
      </w:divBdr>
    </w:div>
    <w:div w:id="860510888">
      <w:bodyDiv w:val="1"/>
      <w:marLeft w:val="0"/>
      <w:marRight w:val="0"/>
      <w:marTop w:val="0"/>
      <w:marBottom w:val="0"/>
      <w:divBdr>
        <w:top w:val="none" w:sz="0" w:space="0" w:color="auto"/>
        <w:left w:val="none" w:sz="0" w:space="0" w:color="auto"/>
        <w:bottom w:val="none" w:sz="0" w:space="0" w:color="auto"/>
        <w:right w:val="none" w:sz="0" w:space="0" w:color="auto"/>
      </w:divBdr>
    </w:div>
    <w:div w:id="911934650">
      <w:bodyDiv w:val="1"/>
      <w:marLeft w:val="0"/>
      <w:marRight w:val="0"/>
      <w:marTop w:val="0"/>
      <w:marBottom w:val="0"/>
      <w:divBdr>
        <w:top w:val="none" w:sz="0" w:space="0" w:color="auto"/>
        <w:left w:val="none" w:sz="0" w:space="0" w:color="auto"/>
        <w:bottom w:val="none" w:sz="0" w:space="0" w:color="auto"/>
        <w:right w:val="none" w:sz="0" w:space="0" w:color="auto"/>
      </w:divBdr>
    </w:div>
    <w:div w:id="1016882540">
      <w:bodyDiv w:val="1"/>
      <w:marLeft w:val="0"/>
      <w:marRight w:val="0"/>
      <w:marTop w:val="0"/>
      <w:marBottom w:val="0"/>
      <w:divBdr>
        <w:top w:val="none" w:sz="0" w:space="0" w:color="auto"/>
        <w:left w:val="none" w:sz="0" w:space="0" w:color="auto"/>
        <w:bottom w:val="none" w:sz="0" w:space="0" w:color="auto"/>
        <w:right w:val="none" w:sz="0" w:space="0" w:color="auto"/>
      </w:divBdr>
    </w:div>
    <w:div w:id="1077903148">
      <w:bodyDiv w:val="1"/>
      <w:marLeft w:val="0"/>
      <w:marRight w:val="0"/>
      <w:marTop w:val="0"/>
      <w:marBottom w:val="0"/>
      <w:divBdr>
        <w:top w:val="none" w:sz="0" w:space="0" w:color="auto"/>
        <w:left w:val="none" w:sz="0" w:space="0" w:color="auto"/>
        <w:bottom w:val="none" w:sz="0" w:space="0" w:color="auto"/>
        <w:right w:val="none" w:sz="0" w:space="0" w:color="auto"/>
      </w:divBdr>
    </w:div>
    <w:div w:id="1184324553">
      <w:bodyDiv w:val="1"/>
      <w:marLeft w:val="0"/>
      <w:marRight w:val="0"/>
      <w:marTop w:val="0"/>
      <w:marBottom w:val="0"/>
      <w:divBdr>
        <w:top w:val="none" w:sz="0" w:space="0" w:color="auto"/>
        <w:left w:val="none" w:sz="0" w:space="0" w:color="auto"/>
        <w:bottom w:val="none" w:sz="0" w:space="0" w:color="auto"/>
        <w:right w:val="none" w:sz="0" w:space="0" w:color="auto"/>
      </w:divBdr>
    </w:div>
    <w:div w:id="1196692125">
      <w:bodyDiv w:val="1"/>
      <w:marLeft w:val="0"/>
      <w:marRight w:val="0"/>
      <w:marTop w:val="0"/>
      <w:marBottom w:val="0"/>
      <w:divBdr>
        <w:top w:val="none" w:sz="0" w:space="0" w:color="auto"/>
        <w:left w:val="none" w:sz="0" w:space="0" w:color="auto"/>
        <w:bottom w:val="none" w:sz="0" w:space="0" w:color="auto"/>
        <w:right w:val="none" w:sz="0" w:space="0" w:color="auto"/>
      </w:divBdr>
    </w:div>
    <w:div w:id="1303727809">
      <w:bodyDiv w:val="1"/>
      <w:marLeft w:val="0"/>
      <w:marRight w:val="0"/>
      <w:marTop w:val="0"/>
      <w:marBottom w:val="0"/>
      <w:divBdr>
        <w:top w:val="none" w:sz="0" w:space="0" w:color="auto"/>
        <w:left w:val="none" w:sz="0" w:space="0" w:color="auto"/>
        <w:bottom w:val="none" w:sz="0" w:space="0" w:color="auto"/>
        <w:right w:val="none" w:sz="0" w:space="0" w:color="auto"/>
      </w:divBdr>
    </w:div>
    <w:div w:id="1410691193">
      <w:bodyDiv w:val="1"/>
      <w:marLeft w:val="0"/>
      <w:marRight w:val="0"/>
      <w:marTop w:val="0"/>
      <w:marBottom w:val="0"/>
      <w:divBdr>
        <w:top w:val="none" w:sz="0" w:space="0" w:color="auto"/>
        <w:left w:val="none" w:sz="0" w:space="0" w:color="auto"/>
        <w:bottom w:val="none" w:sz="0" w:space="0" w:color="auto"/>
        <w:right w:val="none" w:sz="0" w:space="0" w:color="auto"/>
      </w:divBdr>
    </w:div>
    <w:div w:id="1442727199">
      <w:bodyDiv w:val="1"/>
      <w:marLeft w:val="0"/>
      <w:marRight w:val="0"/>
      <w:marTop w:val="0"/>
      <w:marBottom w:val="0"/>
      <w:divBdr>
        <w:top w:val="none" w:sz="0" w:space="0" w:color="auto"/>
        <w:left w:val="none" w:sz="0" w:space="0" w:color="auto"/>
        <w:bottom w:val="none" w:sz="0" w:space="0" w:color="auto"/>
        <w:right w:val="none" w:sz="0" w:space="0" w:color="auto"/>
      </w:divBdr>
    </w:div>
    <w:div w:id="1472670155">
      <w:bodyDiv w:val="1"/>
      <w:marLeft w:val="0"/>
      <w:marRight w:val="0"/>
      <w:marTop w:val="0"/>
      <w:marBottom w:val="0"/>
      <w:divBdr>
        <w:top w:val="none" w:sz="0" w:space="0" w:color="auto"/>
        <w:left w:val="none" w:sz="0" w:space="0" w:color="auto"/>
        <w:bottom w:val="none" w:sz="0" w:space="0" w:color="auto"/>
        <w:right w:val="none" w:sz="0" w:space="0" w:color="auto"/>
      </w:divBdr>
    </w:div>
    <w:div w:id="1491755295">
      <w:bodyDiv w:val="1"/>
      <w:marLeft w:val="0"/>
      <w:marRight w:val="0"/>
      <w:marTop w:val="0"/>
      <w:marBottom w:val="0"/>
      <w:divBdr>
        <w:top w:val="none" w:sz="0" w:space="0" w:color="auto"/>
        <w:left w:val="none" w:sz="0" w:space="0" w:color="auto"/>
        <w:bottom w:val="none" w:sz="0" w:space="0" w:color="auto"/>
        <w:right w:val="none" w:sz="0" w:space="0" w:color="auto"/>
      </w:divBdr>
    </w:div>
    <w:div w:id="1512917937">
      <w:bodyDiv w:val="1"/>
      <w:marLeft w:val="0"/>
      <w:marRight w:val="0"/>
      <w:marTop w:val="0"/>
      <w:marBottom w:val="0"/>
      <w:divBdr>
        <w:top w:val="none" w:sz="0" w:space="0" w:color="auto"/>
        <w:left w:val="none" w:sz="0" w:space="0" w:color="auto"/>
        <w:bottom w:val="none" w:sz="0" w:space="0" w:color="auto"/>
        <w:right w:val="none" w:sz="0" w:space="0" w:color="auto"/>
      </w:divBdr>
    </w:div>
    <w:div w:id="1541474680">
      <w:bodyDiv w:val="1"/>
      <w:marLeft w:val="0"/>
      <w:marRight w:val="0"/>
      <w:marTop w:val="0"/>
      <w:marBottom w:val="0"/>
      <w:divBdr>
        <w:top w:val="none" w:sz="0" w:space="0" w:color="auto"/>
        <w:left w:val="none" w:sz="0" w:space="0" w:color="auto"/>
        <w:bottom w:val="none" w:sz="0" w:space="0" w:color="auto"/>
        <w:right w:val="none" w:sz="0" w:space="0" w:color="auto"/>
      </w:divBdr>
    </w:div>
    <w:div w:id="1566333295">
      <w:bodyDiv w:val="1"/>
      <w:marLeft w:val="0"/>
      <w:marRight w:val="0"/>
      <w:marTop w:val="0"/>
      <w:marBottom w:val="0"/>
      <w:divBdr>
        <w:top w:val="none" w:sz="0" w:space="0" w:color="auto"/>
        <w:left w:val="none" w:sz="0" w:space="0" w:color="auto"/>
        <w:bottom w:val="none" w:sz="0" w:space="0" w:color="auto"/>
        <w:right w:val="none" w:sz="0" w:space="0" w:color="auto"/>
      </w:divBdr>
    </w:div>
    <w:div w:id="1572233658">
      <w:bodyDiv w:val="1"/>
      <w:marLeft w:val="0"/>
      <w:marRight w:val="0"/>
      <w:marTop w:val="0"/>
      <w:marBottom w:val="0"/>
      <w:divBdr>
        <w:top w:val="none" w:sz="0" w:space="0" w:color="auto"/>
        <w:left w:val="none" w:sz="0" w:space="0" w:color="auto"/>
        <w:bottom w:val="none" w:sz="0" w:space="0" w:color="auto"/>
        <w:right w:val="none" w:sz="0" w:space="0" w:color="auto"/>
      </w:divBdr>
    </w:div>
    <w:div w:id="1603295320">
      <w:bodyDiv w:val="1"/>
      <w:marLeft w:val="0"/>
      <w:marRight w:val="0"/>
      <w:marTop w:val="0"/>
      <w:marBottom w:val="0"/>
      <w:divBdr>
        <w:top w:val="none" w:sz="0" w:space="0" w:color="auto"/>
        <w:left w:val="none" w:sz="0" w:space="0" w:color="auto"/>
        <w:bottom w:val="none" w:sz="0" w:space="0" w:color="auto"/>
        <w:right w:val="none" w:sz="0" w:space="0" w:color="auto"/>
      </w:divBdr>
    </w:div>
    <w:div w:id="1613589925">
      <w:bodyDiv w:val="1"/>
      <w:marLeft w:val="0"/>
      <w:marRight w:val="0"/>
      <w:marTop w:val="0"/>
      <w:marBottom w:val="0"/>
      <w:divBdr>
        <w:top w:val="none" w:sz="0" w:space="0" w:color="auto"/>
        <w:left w:val="none" w:sz="0" w:space="0" w:color="auto"/>
        <w:bottom w:val="none" w:sz="0" w:space="0" w:color="auto"/>
        <w:right w:val="none" w:sz="0" w:space="0" w:color="auto"/>
      </w:divBdr>
    </w:div>
    <w:div w:id="1708405043">
      <w:bodyDiv w:val="1"/>
      <w:marLeft w:val="0"/>
      <w:marRight w:val="0"/>
      <w:marTop w:val="0"/>
      <w:marBottom w:val="0"/>
      <w:divBdr>
        <w:top w:val="none" w:sz="0" w:space="0" w:color="auto"/>
        <w:left w:val="none" w:sz="0" w:space="0" w:color="auto"/>
        <w:bottom w:val="none" w:sz="0" w:space="0" w:color="auto"/>
        <w:right w:val="none" w:sz="0" w:space="0" w:color="auto"/>
      </w:divBdr>
    </w:div>
    <w:div w:id="1747989747">
      <w:bodyDiv w:val="1"/>
      <w:marLeft w:val="0"/>
      <w:marRight w:val="0"/>
      <w:marTop w:val="0"/>
      <w:marBottom w:val="0"/>
      <w:divBdr>
        <w:top w:val="none" w:sz="0" w:space="0" w:color="auto"/>
        <w:left w:val="none" w:sz="0" w:space="0" w:color="auto"/>
        <w:bottom w:val="none" w:sz="0" w:space="0" w:color="auto"/>
        <w:right w:val="none" w:sz="0" w:space="0" w:color="auto"/>
      </w:divBdr>
    </w:div>
    <w:div w:id="1775663292">
      <w:bodyDiv w:val="1"/>
      <w:marLeft w:val="0"/>
      <w:marRight w:val="0"/>
      <w:marTop w:val="0"/>
      <w:marBottom w:val="0"/>
      <w:divBdr>
        <w:top w:val="none" w:sz="0" w:space="0" w:color="auto"/>
        <w:left w:val="none" w:sz="0" w:space="0" w:color="auto"/>
        <w:bottom w:val="none" w:sz="0" w:space="0" w:color="auto"/>
        <w:right w:val="none" w:sz="0" w:space="0" w:color="auto"/>
      </w:divBdr>
    </w:div>
    <w:div w:id="2041852572">
      <w:bodyDiv w:val="1"/>
      <w:marLeft w:val="0"/>
      <w:marRight w:val="0"/>
      <w:marTop w:val="0"/>
      <w:marBottom w:val="0"/>
      <w:divBdr>
        <w:top w:val="none" w:sz="0" w:space="0" w:color="auto"/>
        <w:left w:val="none" w:sz="0" w:space="0" w:color="auto"/>
        <w:bottom w:val="none" w:sz="0" w:space="0" w:color="auto"/>
        <w:right w:val="none" w:sz="0" w:space="0" w:color="auto"/>
      </w:divBdr>
    </w:div>
    <w:div w:id="21145469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BEF2B1-40BF-4C73-A5B7-F68F7EEEACFA}">
  <ds:schemaRefs>
    <ds:schemaRef ds:uri="http://schemas.openxmlformats.org/officeDocument/2006/bibliography"/>
  </ds:schemaRefs>
</ds:datastoreItem>
</file>

<file path=customXml/itemProps2.xml><?xml version="1.0" encoding="utf-8"?>
<ds:datastoreItem xmlns:ds="http://schemas.openxmlformats.org/officeDocument/2006/customXml" ds:itemID="{8F9CC9E4-1385-40C0-BF98-AC840DBE4337}">
  <ds:schemaRefs>
    <ds:schemaRef ds:uri="http://schemas.openxmlformats.org/officeDocument/2006/bibliography"/>
  </ds:schemaRefs>
</ds:datastoreItem>
</file>

<file path=customXml/itemProps3.xml><?xml version="1.0" encoding="utf-8"?>
<ds:datastoreItem xmlns:ds="http://schemas.openxmlformats.org/officeDocument/2006/customXml" ds:itemID="{0D3BE9F7-A1A7-40F6-B0CD-86B9E8AFF91E}">
  <ds:schemaRefs>
    <ds:schemaRef ds:uri="http://schemas.openxmlformats.org/officeDocument/2006/bibliography"/>
  </ds:schemaRefs>
</ds:datastoreItem>
</file>

<file path=customXml/itemProps4.xml><?xml version="1.0" encoding="utf-8"?>
<ds:datastoreItem xmlns:ds="http://schemas.openxmlformats.org/officeDocument/2006/customXml" ds:itemID="{4D882245-5F8F-433E-A15F-733803937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67</Pages>
  <Words>20297</Words>
  <Characters>115699</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Pennsylvania State University</Company>
  <LinksUpToDate>false</LinksUpToDate>
  <CharactersWithSpaces>135725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Frase;Sarah Pendergrass;Neerja Katiyar</dc:creator>
  <cp:lastModifiedBy>Alexander Thomas Frase</cp:lastModifiedBy>
  <cp:revision>26</cp:revision>
  <cp:lastPrinted>2016-03-25T19:51:00Z</cp:lastPrinted>
  <dcterms:created xsi:type="dcterms:W3CDTF">2016-03-10T16:22:00Z</dcterms:created>
  <dcterms:modified xsi:type="dcterms:W3CDTF">2016-03-29T17:29:00Z</dcterms:modified>
</cp:coreProperties>
</file>